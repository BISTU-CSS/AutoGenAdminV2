
<file path=[Content_Types].xml><?xml version="1.0" encoding="utf-8"?>
<Types xmlns="http://schemas.openxmlformats.org/package/2006/content-types">
  <Default ContentType="image/x-emf" Extension="emf"/>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63201E" w14:textId="77777777" w:rsidR="003A0016" w:rsidRDefault="003A0016">
      <w:pPr>
        <w:ind w:right="100"/>
        <w:jc w:val="both"/>
        <w:rPr>
          <w:rFonts w:ascii="宋体" w:eastAsia="宋体" w:hAnsi="宋体" w:cs="宋体"/>
          <w:sz w:val="48"/>
          <w:szCs w:val="48"/>
          <w:lang w:eastAsia="zh-CN"/>
        </w:rPr>
      </w:pPr>
    </w:p>
    <w:p w14:paraId="22D3E99B" w14:textId="77777777" w:rsidR="003A0016" w:rsidRDefault="0008438E">
      <w:pPr>
        <w:tabs>
          <w:tab w:val="left" w:pos="6139"/>
        </w:tabs>
        <w:ind w:right="100"/>
        <w:rPr>
          <w:rFonts w:ascii="宋体" w:eastAsia="宋体" w:hAnsi="宋体" w:cs="宋体"/>
          <w:sz w:val="48"/>
          <w:szCs w:val="48"/>
          <w:lang w:eastAsia="zh-CN"/>
        </w:rPr>
      </w:pPr>
      <w:r>
        <w:rPr>
          <w:rFonts w:ascii="宋体" w:eastAsia="宋体" w:hAnsi="宋体" w:cs="宋体" w:hint="eastAsia"/>
          <w:sz w:val="48"/>
          <w:szCs w:val="48"/>
          <w:lang w:eastAsia="zh-CN"/>
        </w:rPr>
        <w:tab/>
      </w:r>
    </w:p>
    <w:p w14:paraId="36B59675" w14:textId="77777777" w:rsidR="003A0016" w:rsidRDefault="003A0016">
      <w:pPr>
        <w:ind w:right="100"/>
        <w:jc w:val="center"/>
        <w:rPr>
          <w:rFonts w:ascii="仿宋" w:eastAsia="仿宋" w:hAnsi="仿宋" w:cs="仿宋"/>
          <w:sz w:val="44"/>
          <w:szCs w:val="44"/>
          <w:lang w:eastAsia="zh-CN"/>
        </w:rPr>
      </w:pPr>
    </w:p>
    <w:p w14:paraId="6F59D45A" w14:textId="77777777" w:rsidR="003A0016" w:rsidRDefault="003A0016">
      <w:pPr>
        <w:jc w:val="center"/>
        <w:rPr>
          <w:rFonts w:ascii="仿宋" w:eastAsia="仿宋" w:hAnsi="仿宋" w:cs="仿宋"/>
          <w:sz w:val="44"/>
          <w:szCs w:val="44"/>
          <w:lang w:eastAsia="zh-CN"/>
        </w:rPr>
      </w:pPr>
    </w:p>
    <w:p w14:paraId="64347655" w14:textId="77777777" w:rsidR="003A0016" w:rsidRDefault="003A0016">
      <w:pPr>
        <w:jc w:val="center"/>
        <w:rPr>
          <w:rFonts w:ascii="仿宋" w:eastAsia="仿宋" w:hAnsi="仿宋" w:cs="仿宋"/>
          <w:sz w:val="44"/>
          <w:szCs w:val="44"/>
          <w:lang w:eastAsia="zh-CN"/>
        </w:rPr>
      </w:pPr>
    </w:p>
    <w:p w14:paraId="4BAC7B9C" w14:textId="77777777" w:rsidR="003A0016" w:rsidRDefault="003A0016">
      <w:pPr>
        <w:jc w:val="center"/>
        <w:rPr>
          <w:rFonts w:ascii="仿宋" w:eastAsia="仿宋" w:hAnsi="仿宋" w:cs="仿宋"/>
          <w:sz w:val="44"/>
          <w:szCs w:val="44"/>
          <w:lang w:eastAsia="zh-CN"/>
        </w:rPr>
      </w:pPr>
    </w:p>
    <w:p w14:paraId="330EFC9E" w14:textId="77777777" w:rsidR="003A0016" w:rsidRDefault="003A0016">
      <w:pPr>
        <w:jc w:val="center"/>
        <w:rPr>
          <w:rFonts w:ascii="仿宋" w:eastAsia="仿宋" w:hAnsi="仿宋" w:cs="仿宋"/>
          <w:sz w:val="44"/>
          <w:szCs w:val="44"/>
          <w:lang w:eastAsia="zh-CN"/>
        </w:rPr>
      </w:pPr>
    </w:p>
    <w:p w14:paraId="60FE1748" w14:textId="30D00DB1" w:rsidR="003A0016" w:rsidRDefault="0096740E">
      <w:pPr>
        <w:jc w:val="center"/>
        <w:rPr>
          <w:rFonts w:ascii="仿宋" w:eastAsia="仿宋" w:hAnsi="仿宋" w:cs="仿宋"/>
          <w:sz w:val="44"/>
          <w:szCs w:val="44"/>
          <w:lang w:eastAsia="zh-CN"/>
        </w:rPr>
      </w:pPr>
      <w:r w:rsidRPr="0096740E">
        <w:rPr>
          <w:rFonts w:ascii="仿宋" w:eastAsia="仿宋" w:hAnsi="仿宋" w:cs="仿宋"/>
          <w:sz w:val="44"/>
          <w:szCs w:val="44"/>
          <w:lang w:eastAsia="zh-CN"/>
        </w:rPr>
        <w:t>普洱公积金综合服务平台</w:t>
      </w:r>
      <w:r w:rsidR="0008438E">
        <w:rPr>
          <w:rFonts w:ascii="仿宋" w:eastAsia="仿宋" w:hAnsi="仿宋" w:cs="仿宋" w:hint="eastAsia"/>
          <w:sz w:val="44"/>
          <w:szCs w:val="44"/>
          <w:lang w:eastAsia="zh-CN"/>
        </w:rPr>
        <w:t>密码应用方案</w:t>
      </w:r>
    </w:p>
    <w:p w14:paraId="0ED015DA" w14:textId="77777777" w:rsidR="003A0016" w:rsidRDefault="003A0016">
      <w:pPr>
        <w:rPr>
          <w:rFonts w:ascii="宋体" w:eastAsia="宋体" w:hAnsi="宋体" w:cs="宋体"/>
          <w:sz w:val="48"/>
          <w:szCs w:val="48"/>
          <w:lang w:eastAsia="zh-CN"/>
        </w:rPr>
      </w:pPr>
    </w:p>
    <w:p w14:paraId="5FE306DD" w14:textId="77777777" w:rsidR="003A0016" w:rsidRDefault="003A0016">
      <w:pPr>
        <w:rPr>
          <w:rFonts w:ascii="宋体" w:eastAsia="宋体" w:hAnsi="宋体" w:cs="宋体"/>
          <w:sz w:val="48"/>
          <w:szCs w:val="48"/>
          <w:lang w:eastAsia="zh-CN"/>
        </w:rPr>
      </w:pPr>
    </w:p>
    <w:p w14:paraId="238B2EBE" w14:textId="77777777" w:rsidR="003A0016" w:rsidRDefault="003A0016">
      <w:pPr>
        <w:rPr>
          <w:rFonts w:ascii="宋体" w:eastAsia="宋体" w:hAnsi="宋体" w:cs="宋体"/>
          <w:sz w:val="48"/>
          <w:szCs w:val="48"/>
          <w:lang w:eastAsia="zh-CN"/>
        </w:rPr>
      </w:pPr>
    </w:p>
    <w:p w14:paraId="2D8CFC6D" w14:textId="77777777" w:rsidR="003A0016" w:rsidRDefault="003A0016">
      <w:pPr>
        <w:rPr>
          <w:rFonts w:ascii="宋体" w:eastAsia="宋体" w:hAnsi="宋体" w:cs="宋体"/>
          <w:sz w:val="48"/>
          <w:szCs w:val="48"/>
          <w:lang w:eastAsia="zh-CN"/>
        </w:rPr>
      </w:pPr>
    </w:p>
    <w:p w14:paraId="14BCAD6E" w14:textId="77777777" w:rsidR="003A0016" w:rsidRDefault="003A0016">
      <w:pPr>
        <w:spacing w:before="6"/>
        <w:rPr>
          <w:rFonts w:ascii="宋体" w:eastAsia="宋体" w:hAnsi="宋体" w:cs="宋体"/>
          <w:sz w:val="67"/>
          <w:szCs w:val="67"/>
          <w:lang w:eastAsia="zh-CN"/>
        </w:rPr>
      </w:pPr>
    </w:p>
    <w:p w14:paraId="2556018C" w14:textId="464BE4BE" w:rsidR="003A0016" w:rsidRDefault="0008438E" w:rsidP="0079781A">
      <w:pPr>
        <w:spacing w:line="636" w:lineRule="auto"/>
        <w:ind w:leftChars="300" w:left="660"/>
        <w:rPr>
          <w:rFonts w:ascii="仿宋" w:eastAsia="仿宋" w:hAnsi="仿宋" w:cs="仿宋"/>
          <w:sz w:val="36"/>
          <w:szCs w:val="36"/>
          <w:lang w:eastAsia="zh-CN"/>
        </w:rPr>
      </w:pPr>
      <w:r>
        <w:rPr>
          <w:rFonts w:ascii="仿宋" w:eastAsia="仿宋" w:hAnsi="仿宋" w:cs="仿宋" w:hint="eastAsia"/>
          <w:sz w:val="36"/>
          <w:szCs w:val="36"/>
          <w:lang w:eastAsia="zh-CN"/>
        </w:rPr>
        <w:t xml:space="preserve">项目名称： </w:t>
      </w:r>
      <w:r w:rsidR="009952EC" w:rsidRPr="009952EC">
        <w:rPr>
          <w:rFonts w:ascii="仿宋" w:eastAsia="仿宋" w:hAnsi="仿宋" w:cs="仿宋"/>
          <w:sz w:val="36"/>
          <w:szCs w:val="36"/>
          <w:lang w:eastAsia="zh-CN"/>
        </w:rPr>
        <w:t>普洱公积金综合服务平台</w:t>
      </w:r>
    </w:p>
    <w:p w14:paraId="6F860E41" w14:textId="3A5E1505" w:rsidR="003A0016" w:rsidRPr="0096740E" w:rsidRDefault="0008438E" w:rsidP="0079781A">
      <w:pPr>
        <w:spacing w:line="636" w:lineRule="auto"/>
        <w:ind w:leftChars="300" w:left="660"/>
        <w:rPr>
          <w:rFonts w:ascii="仿宋" w:eastAsia="仿宋" w:hAnsi="仿宋" w:cs="仿宋"/>
          <w:sz w:val="36"/>
          <w:szCs w:val="36"/>
          <w:lang w:eastAsia="zh-CN"/>
        </w:rPr>
      </w:pPr>
      <w:r>
        <w:rPr>
          <w:rFonts w:ascii="仿宋" w:eastAsia="仿宋" w:hAnsi="仿宋" w:cs="仿宋" w:hint="eastAsia"/>
          <w:sz w:val="36"/>
          <w:szCs w:val="36"/>
          <w:lang w:eastAsia="zh-CN"/>
        </w:rPr>
        <w:t xml:space="preserve">项目建设单位： </w:t>
      </w:r>
      <w:r w:rsidR="0096740E" w:rsidRPr="0096740E">
        <w:rPr>
          <w:rFonts w:ascii="仿宋" w:eastAsia="仿宋" w:hAnsi="仿宋" w:cs="仿宋"/>
          <w:sz w:val="36"/>
          <w:szCs w:val="36"/>
          <w:lang w:eastAsia="zh-CN"/>
        </w:rPr>
        <w:t>普洱市住房公积金管理中心</w:t>
      </w:r>
    </w:p>
    <w:p w14:paraId="04DDCEE0" w14:textId="01EE98FA" w:rsidR="003A0016" w:rsidRDefault="0008438E" w:rsidP="0079781A">
      <w:pPr>
        <w:spacing w:line="636" w:lineRule="auto"/>
        <w:ind w:leftChars="300" w:left="660"/>
        <w:rPr>
          <w:rFonts w:ascii="仿宋" w:eastAsia="仿宋" w:hAnsi="仿宋" w:cs="仿宋"/>
          <w:sz w:val="36"/>
          <w:szCs w:val="36"/>
          <w:lang w:eastAsia="zh-CN"/>
        </w:rPr>
      </w:pPr>
      <w:r>
        <w:rPr>
          <w:rFonts w:ascii="仿宋" w:eastAsia="仿宋" w:hAnsi="仿宋" w:cs="仿宋" w:hint="eastAsia"/>
          <w:sz w:val="36"/>
          <w:szCs w:val="36"/>
          <w:lang w:eastAsia="zh-CN"/>
        </w:rPr>
        <w:t>编制日期：</w:t>
      </w:r>
      <w:r w:rsidR="0096740E" w:rsidRPr="0096740E">
        <w:rPr>
          <w:rFonts w:ascii="仿宋" w:eastAsia="仿宋" w:hAnsi="仿宋" w:cs="仿宋"/>
          <w:sz w:val="36"/>
          <w:szCs w:val="36"/>
          <w:lang w:eastAsia="zh-CN"/>
        </w:rPr>
        <w:t>2024年07月15日</w:t>
      </w:r>
    </w:p>
    <w:p w14:paraId="4C561335" w14:textId="77777777" w:rsidR="003A0016" w:rsidRDefault="003A0016">
      <w:pPr>
        <w:rPr>
          <w:lang w:eastAsia="zh-CN"/>
        </w:rPr>
      </w:pPr>
    </w:p>
    <w:p w14:paraId="1D2BBC10" w14:textId="77777777" w:rsidR="003A0016" w:rsidRDefault="003A0016">
      <w:pPr>
        <w:rPr>
          <w:lang w:eastAsia="zh-CN"/>
        </w:rPr>
      </w:pPr>
    </w:p>
    <w:p w14:paraId="31DA6331" w14:textId="77777777" w:rsidR="003A0016" w:rsidRDefault="003A0016">
      <w:pPr>
        <w:rPr>
          <w:lang w:eastAsia="zh-CN"/>
        </w:rPr>
        <w:sectPr w:rsidR="003A0016">
          <w:headerReference w:type="default" r:id="rId8"/>
          <w:pgSz w:w="11906" w:h="16838"/>
          <w:pgMar w:top="1440" w:right="1800" w:bottom="1440" w:left="1800" w:header="851" w:footer="992" w:gutter="0"/>
          <w:cols w:space="425"/>
          <w:docGrid w:type="lines" w:linePitch="312"/>
        </w:sectPr>
      </w:pPr>
    </w:p>
    <w:p w14:paraId="221C1D2E" w14:textId="77777777" w:rsidR="003A0016" w:rsidRDefault="003A0016">
      <w:pPr>
        <w:rPr>
          <w:lang w:eastAsia="zh-CN"/>
        </w:rPr>
      </w:pPr>
    </w:p>
    <w:sdt>
      <w:sdtPr>
        <w:rPr>
          <w:rFonts w:ascii="宋体" w:eastAsia="宋体" w:hAnsi="宋体"/>
          <w:b/>
          <w:bCs/>
          <w:sz w:val="36"/>
          <w:szCs w:val="36"/>
        </w:rPr>
        <w:id w:val="147476654"/>
        <w15:color w:val="DBDBDB"/>
        <w:docPartObj>
          <w:docPartGallery w:val="Table of Contents"/>
          <w:docPartUnique/>
        </w:docPartObj>
      </w:sdtPr>
      <w:sdtContent>
        <w:p w14:paraId="2B98210A" w14:textId="77777777" w:rsidR="003A0016" w:rsidRDefault="0008438E">
          <w:pPr>
            <w:jc w:val="center"/>
            <w:rPr>
              <w:b/>
              <w:bCs/>
              <w:sz w:val="36"/>
              <w:szCs w:val="36"/>
              <w:lang w:eastAsia="zh-CN"/>
            </w:rPr>
          </w:pPr>
          <w:r>
            <w:rPr>
              <w:rFonts w:ascii="宋体" w:eastAsia="宋体" w:hAnsi="宋体"/>
              <w:b/>
              <w:bCs/>
              <w:sz w:val="36"/>
              <w:szCs w:val="36"/>
              <w:lang w:eastAsia="zh-CN"/>
            </w:rPr>
            <w:t>目录</w:t>
          </w:r>
        </w:p>
        <w:p w14:paraId="0A11A621" w14:textId="67F4184C" w:rsidR="00F57416" w:rsidRDefault="0008438E">
          <w:pPr>
            <w:pStyle w:val="TOC1"/>
            <w:tabs>
              <w:tab w:val="right" w:leader="dot" w:pos="8296"/>
            </w:tabs>
            <w:rPr>
              <w:noProof/>
              <w:kern w:val="2"/>
              <w:sz w:val="21"/>
              <w:lang w:eastAsia="zh-CN"/>
              <w14:ligatures w14:val="standardContextual"/>
            </w:rPr>
          </w:pPr>
          <w:r>
            <w:rPr>
              <w:sz w:val="24"/>
              <w:szCs w:val="24"/>
            </w:rPr>
            <w:fldChar w:fldCharType="begin"/>
          </w:r>
          <w:r>
            <w:rPr>
              <w:sz w:val="24"/>
              <w:szCs w:val="24"/>
            </w:rPr>
            <w:instrText xml:space="preserve">TOC \o "1-2" \h \u </w:instrText>
          </w:r>
          <w:r>
            <w:rPr>
              <w:sz w:val="24"/>
              <w:szCs w:val="24"/>
            </w:rPr>
            <w:fldChar w:fldCharType="separate"/>
          </w:r>
          <w:hyperlink w:anchor="_Toc167377439" w:history="1">
            <w:r w:rsidR="00F57416" w:rsidRPr="00540B87">
              <w:rPr>
                <w:rStyle w:val="ad"/>
                <w:noProof/>
                <w:lang w:eastAsia="zh-CN"/>
              </w:rPr>
              <w:t>1</w:t>
            </w:r>
            <w:r w:rsidR="00F57416" w:rsidRPr="00540B87">
              <w:rPr>
                <w:rStyle w:val="ad"/>
                <w:noProof/>
                <w:lang w:eastAsia="zh-CN"/>
              </w:rPr>
              <w:t>背景</w:t>
            </w:r>
            <w:r w:rsidR="00F57416">
              <w:rPr>
                <w:noProof/>
              </w:rPr>
              <w:tab/>
            </w:r>
            <w:r w:rsidR="00F57416">
              <w:rPr>
                <w:noProof/>
              </w:rPr>
              <w:fldChar w:fldCharType="begin"/>
            </w:r>
            <w:r w:rsidR="00F57416">
              <w:rPr>
                <w:noProof/>
              </w:rPr>
              <w:instrText xml:space="preserve"> PAGEREF _Toc167377439 \h </w:instrText>
            </w:r>
            <w:r w:rsidR="00F57416">
              <w:rPr>
                <w:noProof/>
              </w:rPr>
            </w:r>
            <w:r w:rsidR="00F57416">
              <w:rPr>
                <w:noProof/>
              </w:rPr>
              <w:fldChar w:fldCharType="separate"/>
            </w:r>
            <w:r w:rsidR="00F57416">
              <w:rPr>
                <w:noProof/>
              </w:rPr>
              <w:t>1</w:t>
            </w:r>
            <w:r w:rsidR="00F57416">
              <w:rPr>
                <w:noProof/>
              </w:rPr>
              <w:fldChar w:fldCharType="end"/>
            </w:r>
          </w:hyperlink>
        </w:p>
        <w:p w14:paraId="621EF855" w14:textId="3039BDA8" w:rsidR="00F57416" w:rsidRDefault="00000000">
          <w:pPr>
            <w:pStyle w:val="TOC2"/>
            <w:tabs>
              <w:tab w:val="right" w:leader="dot" w:pos="8296"/>
            </w:tabs>
            <w:ind w:left="440"/>
            <w:rPr>
              <w:noProof/>
              <w:kern w:val="2"/>
              <w:sz w:val="21"/>
              <w:lang w:eastAsia="zh-CN"/>
              <w14:ligatures w14:val="standardContextual"/>
            </w:rPr>
          </w:pPr>
          <w:hyperlink w:anchor="_Toc167377440" w:history="1">
            <w:r w:rsidR="00F57416" w:rsidRPr="00540B87">
              <w:rPr>
                <w:rStyle w:val="ad"/>
                <w:noProof/>
                <w:lang w:eastAsia="zh-CN"/>
              </w:rPr>
              <w:t>1.1</w:t>
            </w:r>
            <w:r w:rsidR="00F57416" w:rsidRPr="00540B87">
              <w:rPr>
                <w:rStyle w:val="ad"/>
                <w:noProof/>
                <w:lang w:eastAsia="zh-CN"/>
              </w:rPr>
              <w:t>系统的建设规划</w:t>
            </w:r>
            <w:r w:rsidR="00F57416">
              <w:rPr>
                <w:noProof/>
              </w:rPr>
              <w:tab/>
            </w:r>
            <w:r w:rsidR="00F57416">
              <w:rPr>
                <w:noProof/>
              </w:rPr>
              <w:fldChar w:fldCharType="begin"/>
            </w:r>
            <w:r w:rsidR="00F57416">
              <w:rPr>
                <w:noProof/>
              </w:rPr>
              <w:instrText xml:space="preserve"> PAGEREF _Toc167377440 \h </w:instrText>
            </w:r>
            <w:r w:rsidR="00F57416">
              <w:rPr>
                <w:noProof/>
              </w:rPr>
            </w:r>
            <w:r w:rsidR="00F57416">
              <w:rPr>
                <w:noProof/>
              </w:rPr>
              <w:fldChar w:fldCharType="separate"/>
            </w:r>
            <w:r w:rsidR="00F57416">
              <w:rPr>
                <w:noProof/>
              </w:rPr>
              <w:t>1</w:t>
            </w:r>
            <w:r w:rsidR="00F57416">
              <w:rPr>
                <w:noProof/>
              </w:rPr>
              <w:fldChar w:fldCharType="end"/>
            </w:r>
          </w:hyperlink>
        </w:p>
        <w:p w14:paraId="5929D0FF" w14:textId="6B8B1D41" w:rsidR="00F57416" w:rsidRDefault="00000000">
          <w:pPr>
            <w:pStyle w:val="TOC2"/>
            <w:tabs>
              <w:tab w:val="right" w:leader="dot" w:pos="8296"/>
            </w:tabs>
            <w:ind w:left="440"/>
            <w:rPr>
              <w:noProof/>
              <w:kern w:val="2"/>
              <w:sz w:val="21"/>
              <w:lang w:eastAsia="zh-CN"/>
              <w14:ligatures w14:val="standardContextual"/>
            </w:rPr>
          </w:pPr>
          <w:hyperlink w:anchor="_Toc167377441" w:history="1">
            <w:r w:rsidR="00F57416" w:rsidRPr="00540B87">
              <w:rPr>
                <w:rStyle w:val="ad"/>
                <w:noProof/>
                <w:lang w:eastAsia="zh-CN"/>
              </w:rPr>
              <w:t>1.2</w:t>
            </w:r>
            <w:r w:rsidR="00F57416" w:rsidRPr="00540B87">
              <w:rPr>
                <w:rStyle w:val="ad"/>
                <w:noProof/>
                <w:lang w:eastAsia="zh-CN"/>
              </w:rPr>
              <w:t>国家有关法律法规要求</w:t>
            </w:r>
            <w:r w:rsidR="00F57416">
              <w:rPr>
                <w:noProof/>
              </w:rPr>
              <w:tab/>
            </w:r>
            <w:r w:rsidR="00F57416">
              <w:rPr>
                <w:noProof/>
              </w:rPr>
              <w:fldChar w:fldCharType="begin"/>
            </w:r>
            <w:r w:rsidR="00F57416">
              <w:rPr>
                <w:noProof/>
              </w:rPr>
              <w:instrText xml:space="preserve"> PAGEREF _Toc167377441 \h </w:instrText>
            </w:r>
            <w:r w:rsidR="00F57416">
              <w:rPr>
                <w:noProof/>
              </w:rPr>
            </w:r>
            <w:r w:rsidR="00F57416">
              <w:rPr>
                <w:noProof/>
              </w:rPr>
              <w:fldChar w:fldCharType="separate"/>
            </w:r>
            <w:r w:rsidR="00F57416">
              <w:rPr>
                <w:noProof/>
              </w:rPr>
              <w:t>1</w:t>
            </w:r>
            <w:r w:rsidR="00F57416">
              <w:rPr>
                <w:noProof/>
              </w:rPr>
              <w:fldChar w:fldCharType="end"/>
            </w:r>
          </w:hyperlink>
        </w:p>
        <w:p w14:paraId="3443AF63" w14:textId="7D703346" w:rsidR="00F57416" w:rsidRDefault="00000000">
          <w:pPr>
            <w:pStyle w:val="TOC2"/>
            <w:tabs>
              <w:tab w:val="right" w:leader="dot" w:pos="8296"/>
            </w:tabs>
            <w:ind w:left="440"/>
            <w:rPr>
              <w:noProof/>
              <w:kern w:val="2"/>
              <w:sz w:val="21"/>
              <w:lang w:eastAsia="zh-CN"/>
              <w14:ligatures w14:val="standardContextual"/>
            </w:rPr>
          </w:pPr>
          <w:hyperlink w:anchor="_Toc167377442" w:history="1">
            <w:r w:rsidR="00F57416" w:rsidRPr="00540B87">
              <w:rPr>
                <w:rStyle w:val="ad"/>
                <w:noProof/>
                <w:lang w:eastAsia="zh-CN"/>
              </w:rPr>
              <w:t>1.3</w:t>
            </w:r>
            <w:r w:rsidR="00F57416" w:rsidRPr="00540B87">
              <w:rPr>
                <w:rStyle w:val="ad"/>
                <w:noProof/>
                <w:lang w:eastAsia="zh-CN"/>
              </w:rPr>
              <w:t>与规划有关的前期情况描述</w:t>
            </w:r>
            <w:r w:rsidR="00F57416">
              <w:rPr>
                <w:noProof/>
              </w:rPr>
              <w:tab/>
            </w:r>
            <w:r w:rsidR="00F57416">
              <w:rPr>
                <w:noProof/>
              </w:rPr>
              <w:fldChar w:fldCharType="begin"/>
            </w:r>
            <w:r w:rsidR="00F57416">
              <w:rPr>
                <w:noProof/>
              </w:rPr>
              <w:instrText xml:space="preserve"> PAGEREF _Toc167377442 \h </w:instrText>
            </w:r>
            <w:r w:rsidR="00F57416">
              <w:rPr>
                <w:noProof/>
              </w:rPr>
            </w:r>
            <w:r w:rsidR="00F57416">
              <w:rPr>
                <w:noProof/>
              </w:rPr>
              <w:fldChar w:fldCharType="separate"/>
            </w:r>
            <w:r w:rsidR="00F57416">
              <w:rPr>
                <w:noProof/>
              </w:rPr>
              <w:t>4</w:t>
            </w:r>
            <w:r w:rsidR="00F57416">
              <w:rPr>
                <w:noProof/>
              </w:rPr>
              <w:fldChar w:fldCharType="end"/>
            </w:r>
          </w:hyperlink>
        </w:p>
        <w:p w14:paraId="23AC4042" w14:textId="1E7CF219" w:rsidR="00F57416" w:rsidRDefault="00000000">
          <w:pPr>
            <w:pStyle w:val="TOC2"/>
            <w:tabs>
              <w:tab w:val="right" w:leader="dot" w:pos="8296"/>
            </w:tabs>
            <w:ind w:left="440"/>
            <w:rPr>
              <w:noProof/>
              <w:kern w:val="2"/>
              <w:sz w:val="21"/>
              <w:lang w:eastAsia="zh-CN"/>
              <w14:ligatures w14:val="standardContextual"/>
            </w:rPr>
          </w:pPr>
          <w:hyperlink w:anchor="_Toc167377443" w:history="1">
            <w:r w:rsidR="00F57416" w:rsidRPr="00540B87">
              <w:rPr>
                <w:rStyle w:val="ad"/>
                <w:noProof/>
                <w:lang w:eastAsia="zh-CN"/>
              </w:rPr>
              <w:t>1.4</w:t>
            </w:r>
            <w:r w:rsidR="00F57416" w:rsidRPr="00540B87">
              <w:rPr>
                <w:rStyle w:val="ad"/>
                <w:noProof/>
                <w:lang w:eastAsia="zh-CN"/>
              </w:rPr>
              <w:t>项目实施的必要性</w:t>
            </w:r>
            <w:r w:rsidR="00F57416">
              <w:rPr>
                <w:noProof/>
              </w:rPr>
              <w:tab/>
            </w:r>
            <w:r w:rsidR="00F57416">
              <w:rPr>
                <w:noProof/>
              </w:rPr>
              <w:fldChar w:fldCharType="begin"/>
            </w:r>
            <w:r w:rsidR="00F57416">
              <w:rPr>
                <w:noProof/>
              </w:rPr>
              <w:instrText xml:space="preserve"> PAGEREF _Toc167377443 \h </w:instrText>
            </w:r>
            <w:r w:rsidR="00F57416">
              <w:rPr>
                <w:noProof/>
              </w:rPr>
            </w:r>
            <w:r w:rsidR="00F57416">
              <w:rPr>
                <w:noProof/>
              </w:rPr>
              <w:fldChar w:fldCharType="separate"/>
            </w:r>
            <w:r w:rsidR="00F57416">
              <w:rPr>
                <w:noProof/>
              </w:rPr>
              <w:t>5</w:t>
            </w:r>
            <w:r w:rsidR="00F57416">
              <w:rPr>
                <w:noProof/>
              </w:rPr>
              <w:fldChar w:fldCharType="end"/>
            </w:r>
          </w:hyperlink>
        </w:p>
        <w:p w14:paraId="3DBF0655" w14:textId="1179EEEA" w:rsidR="00F57416" w:rsidRDefault="00000000">
          <w:pPr>
            <w:pStyle w:val="TOC1"/>
            <w:tabs>
              <w:tab w:val="right" w:leader="dot" w:pos="8296"/>
            </w:tabs>
            <w:rPr>
              <w:noProof/>
              <w:kern w:val="2"/>
              <w:sz w:val="21"/>
              <w:lang w:eastAsia="zh-CN"/>
              <w14:ligatures w14:val="standardContextual"/>
            </w:rPr>
          </w:pPr>
          <w:hyperlink w:anchor="_Toc167377445" w:history="1">
            <w:r w:rsidR="00F57416" w:rsidRPr="00540B87">
              <w:rPr>
                <w:rStyle w:val="ad"/>
                <w:noProof/>
                <w:lang w:eastAsia="zh-CN"/>
              </w:rPr>
              <w:t>2</w:t>
            </w:r>
            <w:r w:rsidR="00F57416" w:rsidRPr="00540B87">
              <w:rPr>
                <w:rStyle w:val="ad"/>
                <w:noProof/>
                <w:lang w:eastAsia="zh-CN"/>
              </w:rPr>
              <w:t>系统概述</w:t>
            </w:r>
            <w:r w:rsidR="00F57416">
              <w:rPr>
                <w:noProof/>
              </w:rPr>
              <w:tab/>
            </w:r>
            <w:r w:rsidR="00F57416">
              <w:rPr>
                <w:noProof/>
              </w:rPr>
              <w:fldChar w:fldCharType="begin"/>
            </w:r>
            <w:r w:rsidR="00F57416">
              <w:rPr>
                <w:noProof/>
              </w:rPr>
              <w:instrText xml:space="preserve"> PAGEREF _Toc167377445 \h </w:instrText>
            </w:r>
            <w:r w:rsidR="00F57416">
              <w:rPr>
                <w:noProof/>
              </w:rPr>
            </w:r>
            <w:r w:rsidR="00F57416">
              <w:rPr>
                <w:noProof/>
              </w:rPr>
              <w:fldChar w:fldCharType="separate"/>
            </w:r>
            <w:r w:rsidR="00F57416">
              <w:rPr>
                <w:noProof/>
              </w:rPr>
              <w:t>7</w:t>
            </w:r>
            <w:r w:rsidR="00F57416">
              <w:rPr>
                <w:noProof/>
              </w:rPr>
              <w:fldChar w:fldCharType="end"/>
            </w:r>
          </w:hyperlink>
        </w:p>
        <w:p w14:paraId="6462D2BA" w14:textId="1A192BB8" w:rsidR="00F57416" w:rsidRDefault="00000000">
          <w:pPr>
            <w:pStyle w:val="TOC2"/>
            <w:tabs>
              <w:tab w:val="right" w:leader="dot" w:pos="8296"/>
            </w:tabs>
            <w:ind w:left="440"/>
            <w:rPr>
              <w:noProof/>
              <w:kern w:val="2"/>
              <w:sz w:val="21"/>
              <w:lang w:eastAsia="zh-CN"/>
              <w14:ligatures w14:val="standardContextual"/>
            </w:rPr>
          </w:pPr>
          <w:hyperlink w:anchor="_Toc167377446" w:history="1">
            <w:r w:rsidR="00F57416" w:rsidRPr="00540B87">
              <w:rPr>
                <w:rStyle w:val="ad"/>
                <w:noProof/>
                <w:lang w:eastAsia="zh-CN"/>
              </w:rPr>
              <w:t>2.1</w:t>
            </w:r>
            <w:r w:rsidR="00F57416" w:rsidRPr="00540B87">
              <w:rPr>
                <w:rStyle w:val="ad"/>
                <w:noProof/>
                <w:lang w:eastAsia="zh-CN"/>
              </w:rPr>
              <w:t>基本情况</w:t>
            </w:r>
            <w:r w:rsidR="00F57416">
              <w:rPr>
                <w:noProof/>
              </w:rPr>
              <w:tab/>
            </w:r>
            <w:r w:rsidR="00F57416">
              <w:rPr>
                <w:noProof/>
              </w:rPr>
              <w:fldChar w:fldCharType="begin"/>
            </w:r>
            <w:r w:rsidR="00F57416">
              <w:rPr>
                <w:noProof/>
              </w:rPr>
              <w:instrText xml:space="preserve"> PAGEREF _Toc167377446 \h </w:instrText>
            </w:r>
            <w:r w:rsidR="00F57416">
              <w:rPr>
                <w:noProof/>
              </w:rPr>
            </w:r>
            <w:r w:rsidR="00F57416">
              <w:rPr>
                <w:noProof/>
              </w:rPr>
              <w:fldChar w:fldCharType="separate"/>
            </w:r>
            <w:r w:rsidR="00F57416">
              <w:rPr>
                <w:noProof/>
              </w:rPr>
              <w:t>7</w:t>
            </w:r>
            <w:r w:rsidR="00F57416">
              <w:rPr>
                <w:noProof/>
              </w:rPr>
              <w:fldChar w:fldCharType="end"/>
            </w:r>
          </w:hyperlink>
        </w:p>
        <w:p w14:paraId="3E3B2055" w14:textId="06DB748E" w:rsidR="00F57416" w:rsidRDefault="00000000">
          <w:pPr>
            <w:pStyle w:val="TOC2"/>
            <w:tabs>
              <w:tab w:val="right" w:leader="dot" w:pos="8296"/>
            </w:tabs>
            <w:ind w:left="440"/>
            <w:rPr>
              <w:noProof/>
              <w:kern w:val="2"/>
              <w:sz w:val="21"/>
              <w:lang w:eastAsia="zh-CN"/>
              <w14:ligatures w14:val="standardContextual"/>
            </w:rPr>
          </w:pPr>
          <w:hyperlink w:anchor="_Toc167377447" w:history="1">
            <w:r w:rsidR="00F57416" w:rsidRPr="00540B87">
              <w:rPr>
                <w:rStyle w:val="ad"/>
                <w:noProof/>
                <w:lang w:eastAsia="zh-CN"/>
              </w:rPr>
              <w:t>2.2</w:t>
            </w:r>
            <w:r w:rsidR="00F57416" w:rsidRPr="00540B87">
              <w:rPr>
                <w:rStyle w:val="ad"/>
                <w:noProof/>
                <w:lang w:eastAsia="zh-CN"/>
              </w:rPr>
              <w:t>计算平台现状</w:t>
            </w:r>
            <w:r w:rsidR="00F57416">
              <w:rPr>
                <w:noProof/>
              </w:rPr>
              <w:tab/>
            </w:r>
            <w:r w:rsidR="00F57416">
              <w:rPr>
                <w:noProof/>
              </w:rPr>
              <w:fldChar w:fldCharType="begin"/>
            </w:r>
            <w:r w:rsidR="00F57416">
              <w:rPr>
                <w:noProof/>
              </w:rPr>
              <w:instrText xml:space="preserve"> PAGEREF _Toc167377447 \h </w:instrText>
            </w:r>
            <w:r w:rsidR="00F57416">
              <w:rPr>
                <w:noProof/>
              </w:rPr>
            </w:r>
            <w:r w:rsidR="00F57416">
              <w:rPr>
                <w:noProof/>
              </w:rPr>
              <w:fldChar w:fldCharType="separate"/>
            </w:r>
            <w:r w:rsidR="00F57416">
              <w:rPr>
                <w:noProof/>
              </w:rPr>
              <w:t>9</w:t>
            </w:r>
            <w:r w:rsidR="00F57416">
              <w:rPr>
                <w:noProof/>
              </w:rPr>
              <w:fldChar w:fldCharType="end"/>
            </w:r>
          </w:hyperlink>
        </w:p>
        <w:p w14:paraId="7D5432E5" w14:textId="1906FCE3" w:rsidR="00F57416" w:rsidRDefault="00000000">
          <w:pPr>
            <w:pStyle w:val="TOC2"/>
            <w:tabs>
              <w:tab w:val="right" w:leader="dot" w:pos="8296"/>
            </w:tabs>
            <w:ind w:left="440"/>
            <w:rPr>
              <w:noProof/>
              <w:kern w:val="2"/>
              <w:sz w:val="21"/>
              <w:lang w:eastAsia="zh-CN"/>
              <w14:ligatures w14:val="standardContextual"/>
            </w:rPr>
          </w:pPr>
          <w:hyperlink w:anchor="_Toc167377448" w:history="1">
            <w:r w:rsidR="00F57416" w:rsidRPr="00540B87">
              <w:rPr>
                <w:rStyle w:val="ad"/>
                <w:noProof/>
                <w:lang w:eastAsia="zh-CN"/>
              </w:rPr>
              <w:t>2.3</w:t>
            </w:r>
            <w:r w:rsidR="00F57416" w:rsidRPr="00540B87">
              <w:rPr>
                <w:rStyle w:val="ad"/>
                <w:noProof/>
                <w:lang w:eastAsia="zh-CN"/>
              </w:rPr>
              <w:t>业务应用现状</w:t>
            </w:r>
            <w:r w:rsidR="00F57416">
              <w:rPr>
                <w:noProof/>
              </w:rPr>
              <w:tab/>
            </w:r>
            <w:r w:rsidR="00F57416">
              <w:rPr>
                <w:noProof/>
              </w:rPr>
              <w:fldChar w:fldCharType="begin"/>
            </w:r>
            <w:r w:rsidR="00F57416">
              <w:rPr>
                <w:noProof/>
              </w:rPr>
              <w:instrText xml:space="preserve"> PAGEREF _Toc167377448 \h </w:instrText>
            </w:r>
            <w:r w:rsidR="00F57416">
              <w:rPr>
                <w:noProof/>
              </w:rPr>
            </w:r>
            <w:r w:rsidR="00F57416">
              <w:rPr>
                <w:noProof/>
              </w:rPr>
              <w:fldChar w:fldCharType="separate"/>
            </w:r>
            <w:r w:rsidR="00F57416">
              <w:rPr>
                <w:noProof/>
              </w:rPr>
              <w:t>13</w:t>
            </w:r>
            <w:r w:rsidR="00F57416">
              <w:rPr>
                <w:noProof/>
              </w:rPr>
              <w:fldChar w:fldCharType="end"/>
            </w:r>
          </w:hyperlink>
        </w:p>
        <w:p w14:paraId="2231691D" w14:textId="15AFBD22" w:rsidR="00F57416" w:rsidRDefault="00000000">
          <w:pPr>
            <w:pStyle w:val="TOC2"/>
            <w:tabs>
              <w:tab w:val="right" w:leader="dot" w:pos="8296"/>
            </w:tabs>
            <w:ind w:left="440"/>
            <w:rPr>
              <w:noProof/>
              <w:kern w:val="2"/>
              <w:sz w:val="21"/>
              <w:lang w:eastAsia="zh-CN"/>
              <w14:ligatures w14:val="standardContextual"/>
            </w:rPr>
          </w:pPr>
          <w:hyperlink w:anchor="_Toc167377449" w:history="1">
            <w:r w:rsidR="00F57416" w:rsidRPr="00540B87">
              <w:rPr>
                <w:rStyle w:val="ad"/>
                <w:noProof/>
                <w:lang w:eastAsia="zh-CN"/>
              </w:rPr>
              <w:t>2.4</w:t>
            </w:r>
            <w:r w:rsidR="00F57416" w:rsidRPr="00540B87">
              <w:rPr>
                <w:rStyle w:val="ad"/>
                <w:noProof/>
                <w:lang w:eastAsia="zh-CN"/>
              </w:rPr>
              <w:t>密码应用现状</w:t>
            </w:r>
            <w:r w:rsidR="00F57416">
              <w:rPr>
                <w:noProof/>
              </w:rPr>
              <w:tab/>
            </w:r>
            <w:r w:rsidR="00F57416">
              <w:rPr>
                <w:noProof/>
              </w:rPr>
              <w:fldChar w:fldCharType="begin"/>
            </w:r>
            <w:r w:rsidR="00F57416">
              <w:rPr>
                <w:noProof/>
              </w:rPr>
              <w:instrText xml:space="preserve"> PAGEREF _Toc167377449 \h </w:instrText>
            </w:r>
            <w:r w:rsidR="00F57416">
              <w:rPr>
                <w:noProof/>
              </w:rPr>
            </w:r>
            <w:r w:rsidR="00F57416">
              <w:rPr>
                <w:noProof/>
              </w:rPr>
              <w:fldChar w:fldCharType="separate"/>
            </w:r>
            <w:r w:rsidR="00F57416">
              <w:rPr>
                <w:noProof/>
              </w:rPr>
              <w:t>16</w:t>
            </w:r>
            <w:r w:rsidR="00F57416">
              <w:rPr>
                <w:noProof/>
              </w:rPr>
              <w:fldChar w:fldCharType="end"/>
            </w:r>
          </w:hyperlink>
        </w:p>
        <w:p w14:paraId="5C9A42FE" w14:textId="48AF4572" w:rsidR="00F57416" w:rsidRDefault="00000000">
          <w:pPr>
            <w:pStyle w:val="TOC2"/>
            <w:tabs>
              <w:tab w:val="right" w:leader="dot" w:pos="8296"/>
            </w:tabs>
            <w:ind w:left="440"/>
            <w:rPr>
              <w:noProof/>
              <w:kern w:val="2"/>
              <w:sz w:val="21"/>
              <w:lang w:eastAsia="zh-CN"/>
              <w14:ligatures w14:val="standardContextual"/>
            </w:rPr>
          </w:pPr>
          <w:hyperlink w:anchor="_Toc167377450" w:history="1">
            <w:r w:rsidR="00F57416" w:rsidRPr="00540B87">
              <w:rPr>
                <w:rStyle w:val="ad"/>
                <w:noProof/>
                <w:lang w:eastAsia="zh-CN"/>
              </w:rPr>
              <w:t>2.5</w:t>
            </w:r>
            <w:r w:rsidR="00F57416" w:rsidRPr="00540B87">
              <w:rPr>
                <w:rStyle w:val="ad"/>
                <w:noProof/>
                <w:lang w:eastAsia="zh-CN"/>
              </w:rPr>
              <w:t>密码应用管理现状</w:t>
            </w:r>
            <w:r w:rsidR="00F57416">
              <w:rPr>
                <w:noProof/>
              </w:rPr>
              <w:tab/>
            </w:r>
            <w:r w:rsidR="00F57416">
              <w:rPr>
                <w:noProof/>
              </w:rPr>
              <w:fldChar w:fldCharType="begin"/>
            </w:r>
            <w:r w:rsidR="00F57416">
              <w:rPr>
                <w:noProof/>
              </w:rPr>
              <w:instrText xml:space="preserve"> PAGEREF _Toc167377450 \h </w:instrText>
            </w:r>
            <w:r w:rsidR="00F57416">
              <w:rPr>
                <w:noProof/>
              </w:rPr>
            </w:r>
            <w:r w:rsidR="00F57416">
              <w:rPr>
                <w:noProof/>
              </w:rPr>
              <w:fldChar w:fldCharType="separate"/>
            </w:r>
            <w:r w:rsidR="00F57416">
              <w:rPr>
                <w:noProof/>
              </w:rPr>
              <w:t>18</w:t>
            </w:r>
            <w:r w:rsidR="00F57416">
              <w:rPr>
                <w:noProof/>
              </w:rPr>
              <w:fldChar w:fldCharType="end"/>
            </w:r>
          </w:hyperlink>
        </w:p>
        <w:p w14:paraId="2508F2BA" w14:textId="1333726A" w:rsidR="00F57416" w:rsidRDefault="00000000">
          <w:pPr>
            <w:pStyle w:val="TOC1"/>
            <w:tabs>
              <w:tab w:val="left" w:pos="420"/>
              <w:tab w:val="right" w:leader="dot" w:pos="8296"/>
            </w:tabs>
            <w:rPr>
              <w:noProof/>
              <w:kern w:val="2"/>
              <w:sz w:val="21"/>
              <w:lang w:eastAsia="zh-CN"/>
              <w14:ligatures w14:val="standardContextual"/>
            </w:rPr>
          </w:pPr>
          <w:hyperlink w:anchor="_Toc167377451" w:history="1">
            <w:r w:rsidR="00F57416" w:rsidRPr="00540B87">
              <w:rPr>
                <w:rStyle w:val="ad"/>
                <w:noProof/>
                <w:lang w:eastAsia="zh-CN"/>
              </w:rPr>
              <w:t>3.</w:t>
            </w:r>
            <w:r w:rsidR="00F57416">
              <w:rPr>
                <w:noProof/>
                <w:kern w:val="2"/>
                <w:sz w:val="21"/>
                <w:lang w:eastAsia="zh-CN"/>
                <w14:ligatures w14:val="standardContextual"/>
              </w:rPr>
              <w:tab/>
            </w:r>
            <w:r w:rsidR="00F57416" w:rsidRPr="00540B87">
              <w:rPr>
                <w:rStyle w:val="ad"/>
                <w:noProof/>
                <w:lang w:eastAsia="zh-CN"/>
              </w:rPr>
              <w:t>密码应用需求分析</w:t>
            </w:r>
            <w:r w:rsidR="00F57416">
              <w:rPr>
                <w:noProof/>
              </w:rPr>
              <w:tab/>
            </w:r>
            <w:r w:rsidR="00F57416">
              <w:rPr>
                <w:noProof/>
              </w:rPr>
              <w:fldChar w:fldCharType="begin"/>
            </w:r>
            <w:r w:rsidR="00F57416">
              <w:rPr>
                <w:noProof/>
              </w:rPr>
              <w:instrText xml:space="preserve"> PAGEREF _Toc167377451 \h </w:instrText>
            </w:r>
            <w:r w:rsidR="00F57416">
              <w:rPr>
                <w:noProof/>
              </w:rPr>
            </w:r>
            <w:r w:rsidR="00F57416">
              <w:rPr>
                <w:noProof/>
              </w:rPr>
              <w:fldChar w:fldCharType="separate"/>
            </w:r>
            <w:r w:rsidR="00F57416">
              <w:rPr>
                <w:noProof/>
              </w:rPr>
              <w:t>18</w:t>
            </w:r>
            <w:r w:rsidR="00F57416">
              <w:rPr>
                <w:noProof/>
              </w:rPr>
              <w:fldChar w:fldCharType="end"/>
            </w:r>
          </w:hyperlink>
        </w:p>
        <w:p w14:paraId="635484FD" w14:textId="137B0434" w:rsidR="00F57416" w:rsidRDefault="00000000">
          <w:pPr>
            <w:pStyle w:val="TOC2"/>
            <w:tabs>
              <w:tab w:val="right" w:leader="dot" w:pos="8296"/>
            </w:tabs>
            <w:ind w:left="440"/>
            <w:rPr>
              <w:noProof/>
              <w:kern w:val="2"/>
              <w:sz w:val="21"/>
              <w:lang w:eastAsia="zh-CN"/>
              <w14:ligatures w14:val="standardContextual"/>
            </w:rPr>
          </w:pPr>
          <w:hyperlink w:anchor="_Toc167377452" w:history="1">
            <w:r w:rsidR="00F57416" w:rsidRPr="00540B87">
              <w:rPr>
                <w:rStyle w:val="ad"/>
                <w:noProof/>
                <w:lang w:eastAsia="zh-CN"/>
              </w:rPr>
              <w:t>3.1</w:t>
            </w:r>
            <w:r w:rsidR="00F57416" w:rsidRPr="00540B87">
              <w:rPr>
                <w:rStyle w:val="ad"/>
                <w:noProof/>
                <w:lang w:eastAsia="zh-CN"/>
              </w:rPr>
              <w:t>计算平台</w:t>
            </w:r>
            <w:r w:rsidR="00F57416">
              <w:rPr>
                <w:noProof/>
              </w:rPr>
              <w:tab/>
            </w:r>
            <w:r w:rsidR="00F57416">
              <w:rPr>
                <w:noProof/>
              </w:rPr>
              <w:fldChar w:fldCharType="begin"/>
            </w:r>
            <w:r w:rsidR="00F57416">
              <w:rPr>
                <w:noProof/>
              </w:rPr>
              <w:instrText xml:space="preserve"> PAGEREF _Toc167377452 \h </w:instrText>
            </w:r>
            <w:r w:rsidR="00F57416">
              <w:rPr>
                <w:noProof/>
              </w:rPr>
            </w:r>
            <w:r w:rsidR="00F57416">
              <w:rPr>
                <w:noProof/>
              </w:rPr>
              <w:fldChar w:fldCharType="separate"/>
            </w:r>
            <w:r w:rsidR="00F57416">
              <w:rPr>
                <w:noProof/>
              </w:rPr>
              <w:t>19</w:t>
            </w:r>
            <w:r w:rsidR="00F57416">
              <w:rPr>
                <w:noProof/>
              </w:rPr>
              <w:fldChar w:fldCharType="end"/>
            </w:r>
          </w:hyperlink>
        </w:p>
        <w:p w14:paraId="3C7EB953" w14:textId="32B8F1E5" w:rsidR="00F57416" w:rsidRDefault="00000000">
          <w:pPr>
            <w:pStyle w:val="TOC2"/>
            <w:tabs>
              <w:tab w:val="right" w:leader="dot" w:pos="8296"/>
            </w:tabs>
            <w:ind w:left="440"/>
            <w:rPr>
              <w:noProof/>
              <w:kern w:val="2"/>
              <w:sz w:val="21"/>
              <w:lang w:eastAsia="zh-CN"/>
              <w14:ligatures w14:val="standardContextual"/>
            </w:rPr>
          </w:pPr>
          <w:hyperlink w:anchor="_Toc167377453" w:history="1">
            <w:r w:rsidR="00F57416" w:rsidRPr="00540B87">
              <w:rPr>
                <w:rStyle w:val="ad"/>
                <w:noProof/>
                <w:lang w:eastAsia="zh-CN"/>
              </w:rPr>
              <w:t>3.2</w:t>
            </w:r>
            <w:r w:rsidR="00F57416" w:rsidRPr="00540B87">
              <w:rPr>
                <w:rStyle w:val="ad"/>
                <w:noProof/>
                <w:lang w:eastAsia="zh-CN"/>
              </w:rPr>
              <w:t>业务应用</w:t>
            </w:r>
            <w:r w:rsidR="00F57416">
              <w:rPr>
                <w:noProof/>
              </w:rPr>
              <w:tab/>
            </w:r>
            <w:r w:rsidR="00F57416">
              <w:rPr>
                <w:noProof/>
              </w:rPr>
              <w:fldChar w:fldCharType="begin"/>
            </w:r>
            <w:r w:rsidR="00F57416">
              <w:rPr>
                <w:noProof/>
              </w:rPr>
              <w:instrText xml:space="preserve"> PAGEREF _Toc167377453 \h </w:instrText>
            </w:r>
            <w:r w:rsidR="00F57416">
              <w:rPr>
                <w:noProof/>
              </w:rPr>
            </w:r>
            <w:r w:rsidR="00F57416">
              <w:rPr>
                <w:noProof/>
              </w:rPr>
              <w:fldChar w:fldCharType="separate"/>
            </w:r>
            <w:r w:rsidR="00F57416">
              <w:rPr>
                <w:noProof/>
              </w:rPr>
              <w:t>30</w:t>
            </w:r>
            <w:r w:rsidR="00F57416">
              <w:rPr>
                <w:noProof/>
              </w:rPr>
              <w:fldChar w:fldCharType="end"/>
            </w:r>
          </w:hyperlink>
        </w:p>
        <w:p w14:paraId="64986FB4" w14:textId="01EC1E48" w:rsidR="00F57416" w:rsidRDefault="00000000">
          <w:pPr>
            <w:pStyle w:val="TOC2"/>
            <w:tabs>
              <w:tab w:val="right" w:leader="dot" w:pos="8296"/>
            </w:tabs>
            <w:ind w:left="440"/>
            <w:rPr>
              <w:noProof/>
              <w:kern w:val="2"/>
              <w:sz w:val="21"/>
              <w:lang w:eastAsia="zh-CN"/>
              <w14:ligatures w14:val="standardContextual"/>
            </w:rPr>
          </w:pPr>
          <w:hyperlink w:anchor="_Toc167377454" w:history="1">
            <w:r w:rsidR="00F57416" w:rsidRPr="00540B87">
              <w:rPr>
                <w:rStyle w:val="ad"/>
                <w:noProof/>
                <w:lang w:eastAsia="zh-CN"/>
              </w:rPr>
              <w:t>3.3</w:t>
            </w:r>
            <w:r w:rsidR="00F57416" w:rsidRPr="00540B87">
              <w:rPr>
                <w:rStyle w:val="ad"/>
                <w:noProof/>
                <w:lang w:eastAsia="zh-CN"/>
              </w:rPr>
              <w:t>安全管理</w:t>
            </w:r>
            <w:r w:rsidR="00F57416">
              <w:rPr>
                <w:noProof/>
              </w:rPr>
              <w:tab/>
            </w:r>
            <w:r w:rsidR="00F57416">
              <w:rPr>
                <w:noProof/>
              </w:rPr>
              <w:fldChar w:fldCharType="begin"/>
            </w:r>
            <w:r w:rsidR="00F57416">
              <w:rPr>
                <w:noProof/>
              </w:rPr>
              <w:instrText xml:space="preserve"> PAGEREF _Toc167377454 \h </w:instrText>
            </w:r>
            <w:r w:rsidR="00F57416">
              <w:rPr>
                <w:noProof/>
              </w:rPr>
            </w:r>
            <w:r w:rsidR="00F57416">
              <w:rPr>
                <w:noProof/>
              </w:rPr>
              <w:fldChar w:fldCharType="separate"/>
            </w:r>
            <w:r w:rsidR="00F57416">
              <w:rPr>
                <w:noProof/>
              </w:rPr>
              <w:t>34</w:t>
            </w:r>
            <w:r w:rsidR="00F57416">
              <w:rPr>
                <w:noProof/>
              </w:rPr>
              <w:fldChar w:fldCharType="end"/>
            </w:r>
          </w:hyperlink>
        </w:p>
        <w:p w14:paraId="47024254" w14:textId="0605AA18" w:rsidR="00F57416" w:rsidRDefault="00000000">
          <w:pPr>
            <w:pStyle w:val="TOC1"/>
            <w:tabs>
              <w:tab w:val="left" w:pos="420"/>
              <w:tab w:val="right" w:leader="dot" w:pos="8296"/>
            </w:tabs>
            <w:rPr>
              <w:noProof/>
              <w:kern w:val="2"/>
              <w:sz w:val="21"/>
              <w:lang w:eastAsia="zh-CN"/>
              <w14:ligatures w14:val="standardContextual"/>
            </w:rPr>
          </w:pPr>
          <w:hyperlink w:anchor="_Toc167377455" w:history="1">
            <w:r w:rsidR="00F57416" w:rsidRPr="00540B87">
              <w:rPr>
                <w:rStyle w:val="ad"/>
                <w:noProof/>
                <w:lang w:eastAsia="zh-CN"/>
              </w:rPr>
              <w:t>4.</w:t>
            </w:r>
            <w:r w:rsidR="00F57416">
              <w:rPr>
                <w:noProof/>
                <w:kern w:val="2"/>
                <w:sz w:val="21"/>
                <w:lang w:eastAsia="zh-CN"/>
                <w14:ligatures w14:val="standardContextual"/>
              </w:rPr>
              <w:tab/>
            </w:r>
            <w:r w:rsidR="00F57416" w:rsidRPr="00540B87">
              <w:rPr>
                <w:rStyle w:val="ad"/>
                <w:noProof/>
                <w:lang w:eastAsia="zh-CN"/>
              </w:rPr>
              <w:t>安全目标及设计原则</w:t>
            </w:r>
            <w:r w:rsidR="00F57416">
              <w:rPr>
                <w:noProof/>
              </w:rPr>
              <w:tab/>
            </w:r>
            <w:r w:rsidR="00F57416">
              <w:rPr>
                <w:noProof/>
              </w:rPr>
              <w:fldChar w:fldCharType="begin"/>
            </w:r>
            <w:r w:rsidR="00F57416">
              <w:rPr>
                <w:noProof/>
              </w:rPr>
              <w:instrText xml:space="preserve"> PAGEREF _Toc167377455 \h </w:instrText>
            </w:r>
            <w:r w:rsidR="00F57416">
              <w:rPr>
                <w:noProof/>
              </w:rPr>
            </w:r>
            <w:r w:rsidR="00F57416">
              <w:rPr>
                <w:noProof/>
              </w:rPr>
              <w:fldChar w:fldCharType="separate"/>
            </w:r>
            <w:r w:rsidR="00F57416">
              <w:rPr>
                <w:noProof/>
              </w:rPr>
              <w:t>35</w:t>
            </w:r>
            <w:r w:rsidR="00F57416">
              <w:rPr>
                <w:noProof/>
              </w:rPr>
              <w:fldChar w:fldCharType="end"/>
            </w:r>
          </w:hyperlink>
        </w:p>
        <w:p w14:paraId="3CB7669C" w14:textId="70966C66" w:rsidR="00F57416" w:rsidRDefault="00000000">
          <w:pPr>
            <w:pStyle w:val="TOC2"/>
            <w:tabs>
              <w:tab w:val="right" w:leader="dot" w:pos="8296"/>
            </w:tabs>
            <w:ind w:left="440"/>
            <w:rPr>
              <w:noProof/>
              <w:kern w:val="2"/>
              <w:sz w:val="21"/>
              <w:lang w:eastAsia="zh-CN"/>
              <w14:ligatures w14:val="standardContextual"/>
            </w:rPr>
          </w:pPr>
          <w:hyperlink w:anchor="_Toc167377456" w:history="1">
            <w:r w:rsidR="00F57416" w:rsidRPr="00540B87">
              <w:rPr>
                <w:rStyle w:val="ad"/>
                <w:noProof/>
                <w:lang w:eastAsia="zh-CN"/>
              </w:rPr>
              <w:t>4.1</w:t>
            </w:r>
            <w:r w:rsidR="00F57416" w:rsidRPr="00540B87">
              <w:rPr>
                <w:rStyle w:val="ad"/>
                <w:noProof/>
                <w:lang w:eastAsia="zh-CN"/>
              </w:rPr>
              <w:t>安全目标</w:t>
            </w:r>
            <w:r w:rsidR="00F57416">
              <w:rPr>
                <w:noProof/>
              </w:rPr>
              <w:tab/>
            </w:r>
            <w:r w:rsidR="00F57416">
              <w:rPr>
                <w:noProof/>
              </w:rPr>
              <w:fldChar w:fldCharType="begin"/>
            </w:r>
            <w:r w:rsidR="00F57416">
              <w:rPr>
                <w:noProof/>
              </w:rPr>
              <w:instrText xml:space="preserve"> PAGEREF _Toc167377456 \h </w:instrText>
            </w:r>
            <w:r w:rsidR="00F57416">
              <w:rPr>
                <w:noProof/>
              </w:rPr>
            </w:r>
            <w:r w:rsidR="00F57416">
              <w:rPr>
                <w:noProof/>
              </w:rPr>
              <w:fldChar w:fldCharType="separate"/>
            </w:r>
            <w:r w:rsidR="00F57416">
              <w:rPr>
                <w:noProof/>
              </w:rPr>
              <w:t>35</w:t>
            </w:r>
            <w:r w:rsidR="00F57416">
              <w:rPr>
                <w:noProof/>
              </w:rPr>
              <w:fldChar w:fldCharType="end"/>
            </w:r>
          </w:hyperlink>
        </w:p>
        <w:p w14:paraId="62E83D32" w14:textId="0DA0F3D7" w:rsidR="00F57416" w:rsidRDefault="00000000">
          <w:pPr>
            <w:pStyle w:val="TOC2"/>
            <w:tabs>
              <w:tab w:val="right" w:leader="dot" w:pos="8296"/>
            </w:tabs>
            <w:ind w:left="440"/>
            <w:rPr>
              <w:noProof/>
              <w:kern w:val="2"/>
              <w:sz w:val="21"/>
              <w:lang w:eastAsia="zh-CN"/>
              <w14:ligatures w14:val="standardContextual"/>
            </w:rPr>
          </w:pPr>
          <w:hyperlink w:anchor="_Toc167377457" w:history="1">
            <w:r w:rsidR="00F57416" w:rsidRPr="00540B87">
              <w:rPr>
                <w:rStyle w:val="ad"/>
                <w:noProof/>
                <w:lang w:eastAsia="zh-CN"/>
              </w:rPr>
              <w:t>4.2</w:t>
            </w:r>
            <w:r w:rsidR="00F57416" w:rsidRPr="00540B87">
              <w:rPr>
                <w:rStyle w:val="ad"/>
                <w:noProof/>
                <w:lang w:eastAsia="zh-CN"/>
              </w:rPr>
              <w:t>设计原则与依据</w:t>
            </w:r>
            <w:r w:rsidR="00F57416">
              <w:rPr>
                <w:noProof/>
              </w:rPr>
              <w:tab/>
            </w:r>
            <w:r w:rsidR="00F57416">
              <w:rPr>
                <w:noProof/>
              </w:rPr>
              <w:fldChar w:fldCharType="begin"/>
            </w:r>
            <w:r w:rsidR="00F57416">
              <w:rPr>
                <w:noProof/>
              </w:rPr>
              <w:instrText xml:space="preserve"> PAGEREF _Toc167377457 \h </w:instrText>
            </w:r>
            <w:r w:rsidR="00F57416">
              <w:rPr>
                <w:noProof/>
              </w:rPr>
            </w:r>
            <w:r w:rsidR="00F57416">
              <w:rPr>
                <w:noProof/>
              </w:rPr>
              <w:fldChar w:fldCharType="separate"/>
            </w:r>
            <w:r w:rsidR="00F57416">
              <w:rPr>
                <w:noProof/>
              </w:rPr>
              <w:t>35</w:t>
            </w:r>
            <w:r w:rsidR="00F57416">
              <w:rPr>
                <w:noProof/>
              </w:rPr>
              <w:fldChar w:fldCharType="end"/>
            </w:r>
          </w:hyperlink>
        </w:p>
        <w:p w14:paraId="02808ECB" w14:textId="59979D65" w:rsidR="00F57416" w:rsidRDefault="00000000">
          <w:pPr>
            <w:pStyle w:val="TOC1"/>
            <w:tabs>
              <w:tab w:val="left" w:pos="420"/>
              <w:tab w:val="right" w:leader="dot" w:pos="8296"/>
            </w:tabs>
            <w:rPr>
              <w:noProof/>
              <w:kern w:val="2"/>
              <w:sz w:val="21"/>
              <w:lang w:eastAsia="zh-CN"/>
              <w14:ligatures w14:val="standardContextual"/>
            </w:rPr>
          </w:pPr>
          <w:hyperlink w:anchor="_Toc167377458" w:history="1">
            <w:r w:rsidR="00F57416" w:rsidRPr="00540B87">
              <w:rPr>
                <w:rStyle w:val="ad"/>
                <w:noProof/>
                <w:lang w:eastAsia="zh-CN"/>
              </w:rPr>
              <w:t>5.</w:t>
            </w:r>
            <w:r w:rsidR="00F57416">
              <w:rPr>
                <w:noProof/>
                <w:kern w:val="2"/>
                <w:sz w:val="21"/>
                <w:lang w:eastAsia="zh-CN"/>
                <w14:ligatures w14:val="standardContextual"/>
              </w:rPr>
              <w:tab/>
            </w:r>
            <w:r w:rsidR="00F57416" w:rsidRPr="00540B87">
              <w:rPr>
                <w:rStyle w:val="ad"/>
                <w:noProof/>
                <w:lang w:eastAsia="zh-CN"/>
              </w:rPr>
              <w:t>密码应用设计</w:t>
            </w:r>
            <w:r w:rsidR="00F57416">
              <w:rPr>
                <w:noProof/>
              </w:rPr>
              <w:tab/>
            </w:r>
            <w:r w:rsidR="00F57416">
              <w:rPr>
                <w:noProof/>
              </w:rPr>
              <w:fldChar w:fldCharType="begin"/>
            </w:r>
            <w:r w:rsidR="00F57416">
              <w:rPr>
                <w:noProof/>
              </w:rPr>
              <w:instrText xml:space="preserve"> PAGEREF _Toc167377458 \h </w:instrText>
            </w:r>
            <w:r w:rsidR="00F57416">
              <w:rPr>
                <w:noProof/>
              </w:rPr>
            </w:r>
            <w:r w:rsidR="00F57416">
              <w:rPr>
                <w:noProof/>
              </w:rPr>
              <w:fldChar w:fldCharType="separate"/>
            </w:r>
            <w:r w:rsidR="00F57416">
              <w:rPr>
                <w:noProof/>
              </w:rPr>
              <w:t>37</w:t>
            </w:r>
            <w:r w:rsidR="00F57416">
              <w:rPr>
                <w:noProof/>
              </w:rPr>
              <w:fldChar w:fldCharType="end"/>
            </w:r>
          </w:hyperlink>
        </w:p>
        <w:p w14:paraId="18F2BD3E" w14:textId="5B88B308" w:rsidR="00F57416" w:rsidRDefault="00000000">
          <w:pPr>
            <w:pStyle w:val="TOC2"/>
            <w:tabs>
              <w:tab w:val="right" w:leader="dot" w:pos="8296"/>
            </w:tabs>
            <w:ind w:left="440"/>
            <w:rPr>
              <w:noProof/>
              <w:kern w:val="2"/>
              <w:sz w:val="21"/>
              <w:lang w:eastAsia="zh-CN"/>
              <w14:ligatures w14:val="standardContextual"/>
            </w:rPr>
          </w:pPr>
          <w:hyperlink w:anchor="_Toc167377459" w:history="1">
            <w:r w:rsidR="00F57416" w:rsidRPr="00540B87">
              <w:rPr>
                <w:rStyle w:val="ad"/>
                <w:noProof/>
                <w:lang w:eastAsia="zh-CN"/>
              </w:rPr>
              <w:t>5.1</w:t>
            </w:r>
            <w:r w:rsidR="00F57416" w:rsidRPr="00540B87">
              <w:rPr>
                <w:rStyle w:val="ad"/>
                <w:noProof/>
                <w:lang w:eastAsia="zh-CN"/>
              </w:rPr>
              <w:t>密码应用技术框架</w:t>
            </w:r>
            <w:r w:rsidR="00F57416">
              <w:rPr>
                <w:noProof/>
              </w:rPr>
              <w:tab/>
            </w:r>
            <w:r w:rsidR="00F57416">
              <w:rPr>
                <w:noProof/>
              </w:rPr>
              <w:fldChar w:fldCharType="begin"/>
            </w:r>
            <w:r w:rsidR="00F57416">
              <w:rPr>
                <w:noProof/>
              </w:rPr>
              <w:instrText xml:space="preserve"> PAGEREF _Toc167377459 \h </w:instrText>
            </w:r>
            <w:r w:rsidR="00F57416">
              <w:rPr>
                <w:noProof/>
              </w:rPr>
            </w:r>
            <w:r w:rsidR="00F57416">
              <w:rPr>
                <w:noProof/>
              </w:rPr>
              <w:fldChar w:fldCharType="separate"/>
            </w:r>
            <w:r w:rsidR="00F57416">
              <w:rPr>
                <w:noProof/>
              </w:rPr>
              <w:t>37</w:t>
            </w:r>
            <w:r w:rsidR="00F57416">
              <w:rPr>
                <w:noProof/>
              </w:rPr>
              <w:fldChar w:fldCharType="end"/>
            </w:r>
          </w:hyperlink>
        </w:p>
        <w:p w14:paraId="3352AF8B" w14:textId="13ADF3AE" w:rsidR="00F57416" w:rsidRDefault="00000000">
          <w:pPr>
            <w:pStyle w:val="TOC2"/>
            <w:tabs>
              <w:tab w:val="right" w:leader="dot" w:pos="8296"/>
            </w:tabs>
            <w:ind w:left="440"/>
            <w:rPr>
              <w:noProof/>
              <w:kern w:val="2"/>
              <w:sz w:val="21"/>
              <w:lang w:eastAsia="zh-CN"/>
              <w14:ligatures w14:val="standardContextual"/>
            </w:rPr>
          </w:pPr>
          <w:hyperlink w:anchor="_Toc167377460" w:history="1">
            <w:r w:rsidR="00F57416" w:rsidRPr="00540B87">
              <w:rPr>
                <w:rStyle w:val="ad"/>
                <w:noProof/>
                <w:lang w:eastAsia="zh-CN"/>
              </w:rPr>
              <w:t>5.2</w:t>
            </w:r>
            <w:r w:rsidR="00F57416" w:rsidRPr="00540B87">
              <w:rPr>
                <w:rStyle w:val="ad"/>
                <w:noProof/>
                <w:lang w:eastAsia="zh-CN"/>
              </w:rPr>
              <w:t>计算平台密码应用方案</w:t>
            </w:r>
            <w:r w:rsidR="00F57416">
              <w:rPr>
                <w:noProof/>
              </w:rPr>
              <w:tab/>
            </w:r>
            <w:r w:rsidR="00F57416">
              <w:rPr>
                <w:noProof/>
              </w:rPr>
              <w:fldChar w:fldCharType="begin"/>
            </w:r>
            <w:r w:rsidR="00F57416">
              <w:rPr>
                <w:noProof/>
              </w:rPr>
              <w:instrText xml:space="preserve"> PAGEREF _Toc167377460 \h </w:instrText>
            </w:r>
            <w:r w:rsidR="00F57416">
              <w:rPr>
                <w:noProof/>
              </w:rPr>
            </w:r>
            <w:r w:rsidR="00F57416">
              <w:rPr>
                <w:noProof/>
              </w:rPr>
              <w:fldChar w:fldCharType="separate"/>
            </w:r>
            <w:r w:rsidR="00F57416">
              <w:rPr>
                <w:noProof/>
              </w:rPr>
              <w:t>44</w:t>
            </w:r>
            <w:r w:rsidR="00F57416">
              <w:rPr>
                <w:noProof/>
              </w:rPr>
              <w:fldChar w:fldCharType="end"/>
            </w:r>
          </w:hyperlink>
        </w:p>
        <w:p w14:paraId="062544EF" w14:textId="7E2DFD29" w:rsidR="00F57416" w:rsidRDefault="00000000">
          <w:pPr>
            <w:pStyle w:val="TOC2"/>
            <w:tabs>
              <w:tab w:val="right" w:leader="dot" w:pos="8296"/>
            </w:tabs>
            <w:ind w:left="440"/>
            <w:rPr>
              <w:noProof/>
              <w:kern w:val="2"/>
              <w:sz w:val="21"/>
              <w:lang w:eastAsia="zh-CN"/>
              <w14:ligatures w14:val="standardContextual"/>
            </w:rPr>
          </w:pPr>
          <w:hyperlink w:anchor="_Toc167377461" w:history="1">
            <w:r w:rsidR="00F57416" w:rsidRPr="00540B87">
              <w:rPr>
                <w:rStyle w:val="ad"/>
                <w:noProof/>
                <w:lang w:eastAsia="zh-CN"/>
              </w:rPr>
              <w:t>5.3</w:t>
            </w:r>
            <w:r w:rsidR="00F57416" w:rsidRPr="00540B87">
              <w:rPr>
                <w:rStyle w:val="ad"/>
                <w:noProof/>
                <w:lang w:eastAsia="zh-CN"/>
              </w:rPr>
              <w:t>密码支撑平台方案</w:t>
            </w:r>
            <w:r w:rsidR="00F57416">
              <w:rPr>
                <w:noProof/>
              </w:rPr>
              <w:tab/>
            </w:r>
            <w:r w:rsidR="00F57416">
              <w:rPr>
                <w:noProof/>
              </w:rPr>
              <w:fldChar w:fldCharType="begin"/>
            </w:r>
            <w:r w:rsidR="00F57416">
              <w:rPr>
                <w:noProof/>
              </w:rPr>
              <w:instrText xml:space="preserve"> PAGEREF _Toc167377461 \h </w:instrText>
            </w:r>
            <w:r w:rsidR="00F57416">
              <w:rPr>
                <w:noProof/>
              </w:rPr>
            </w:r>
            <w:r w:rsidR="00F57416">
              <w:rPr>
                <w:noProof/>
              </w:rPr>
              <w:fldChar w:fldCharType="separate"/>
            </w:r>
            <w:r w:rsidR="00F57416">
              <w:rPr>
                <w:noProof/>
              </w:rPr>
              <w:t>53</w:t>
            </w:r>
            <w:r w:rsidR="00F57416">
              <w:rPr>
                <w:noProof/>
              </w:rPr>
              <w:fldChar w:fldCharType="end"/>
            </w:r>
          </w:hyperlink>
        </w:p>
        <w:p w14:paraId="5ED24BB4" w14:textId="4881EBAB" w:rsidR="00F57416" w:rsidRDefault="00000000">
          <w:pPr>
            <w:pStyle w:val="TOC2"/>
            <w:tabs>
              <w:tab w:val="right" w:leader="dot" w:pos="8296"/>
            </w:tabs>
            <w:ind w:left="440"/>
            <w:rPr>
              <w:noProof/>
              <w:kern w:val="2"/>
              <w:sz w:val="21"/>
              <w:lang w:eastAsia="zh-CN"/>
              <w14:ligatures w14:val="standardContextual"/>
            </w:rPr>
          </w:pPr>
          <w:hyperlink w:anchor="_Toc167377462" w:history="1">
            <w:r w:rsidR="00F57416" w:rsidRPr="00540B87">
              <w:rPr>
                <w:rStyle w:val="ad"/>
                <w:noProof/>
                <w:lang w:eastAsia="zh-CN"/>
              </w:rPr>
              <w:t>5.4</w:t>
            </w:r>
            <w:r w:rsidR="00F57416" w:rsidRPr="00540B87">
              <w:rPr>
                <w:rStyle w:val="ad"/>
                <w:noProof/>
                <w:lang w:eastAsia="zh-CN"/>
              </w:rPr>
              <w:t>业务应用密码应用方案</w:t>
            </w:r>
            <w:r w:rsidR="00F57416">
              <w:rPr>
                <w:noProof/>
              </w:rPr>
              <w:tab/>
            </w:r>
            <w:r w:rsidR="00F57416">
              <w:rPr>
                <w:noProof/>
              </w:rPr>
              <w:fldChar w:fldCharType="begin"/>
            </w:r>
            <w:r w:rsidR="00F57416">
              <w:rPr>
                <w:noProof/>
              </w:rPr>
              <w:instrText xml:space="preserve"> PAGEREF _Toc167377462 \h </w:instrText>
            </w:r>
            <w:r w:rsidR="00F57416">
              <w:rPr>
                <w:noProof/>
              </w:rPr>
            </w:r>
            <w:r w:rsidR="00F57416">
              <w:rPr>
                <w:noProof/>
              </w:rPr>
              <w:fldChar w:fldCharType="separate"/>
            </w:r>
            <w:r w:rsidR="00F57416">
              <w:rPr>
                <w:noProof/>
              </w:rPr>
              <w:t>60</w:t>
            </w:r>
            <w:r w:rsidR="00F57416">
              <w:rPr>
                <w:noProof/>
              </w:rPr>
              <w:fldChar w:fldCharType="end"/>
            </w:r>
          </w:hyperlink>
        </w:p>
        <w:p w14:paraId="44AF3226" w14:textId="2800611E" w:rsidR="00F57416" w:rsidRDefault="00000000">
          <w:pPr>
            <w:pStyle w:val="TOC2"/>
            <w:tabs>
              <w:tab w:val="right" w:leader="dot" w:pos="8296"/>
            </w:tabs>
            <w:ind w:left="440"/>
            <w:rPr>
              <w:noProof/>
              <w:kern w:val="2"/>
              <w:sz w:val="21"/>
              <w:lang w:eastAsia="zh-CN"/>
              <w14:ligatures w14:val="standardContextual"/>
            </w:rPr>
          </w:pPr>
          <w:hyperlink w:anchor="_Toc167377463" w:history="1">
            <w:r w:rsidR="00F57416" w:rsidRPr="00540B87">
              <w:rPr>
                <w:rStyle w:val="ad"/>
                <w:noProof/>
                <w:lang w:eastAsia="zh-CN"/>
              </w:rPr>
              <w:t>5.5</w:t>
            </w:r>
            <w:r w:rsidR="00F57416" w:rsidRPr="00540B87">
              <w:rPr>
                <w:rStyle w:val="ad"/>
                <w:noProof/>
                <w:lang w:eastAsia="zh-CN"/>
              </w:rPr>
              <w:t>密码应用部署</w:t>
            </w:r>
            <w:r w:rsidR="00F57416">
              <w:rPr>
                <w:noProof/>
              </w:rPr>
              <w:tab/>
            </w:r>
            <w:r w:rsidR="00F57416">
              <w:rPr>
                <w:noProof/>
              </w:rPr>
              <w:fldChar w:fldCharType="begin"/>
            </w:r>
            <w:r w:rsidR="00F57416">
              <w:rPr>
                <w:noProof/>
              </w:rPr>
              <w:instrText xml:space="preserve"> PAGEREF _Toc167377463 \h </w:instrText>
            </w:r>
            <w:r w:rsidR="00F57416">
              <w:rPr>
                <w:noProof/>
              </w:rPr>
            </w:r>
            <w:r w:rsidR="00F57416">
              <w:rPr>
                <w:noProof/>
              </w:rPr>
              <w:fldChar w:fldCharType="separate"/>
            </w:r>
            <w:r w:rsidR="00F57416">
              <w:rPr>
                <w:noProof/>
              </w:rPr>
              <w:t>71</w:t>
            </w:r>
            <w:r w:rsidR="00F57416">
              <w:rPr>
                <w:noProof/>
              </w:rPr>
              <w:fldChar w:fldCharType="end"/>
            </w:r>
          </w:hyperlink>
        </w:p>
        <w:p w14:paraId="1023BC04" w14:textId="0360DBB0" w:rsidR="00F57416" w:rsidRDefault="00000000">
          <w:pPr>
            <w:pStyle w:val="TOC1"/>
            <w:tabs>
              <w:tab w:val="left" w:pos="420"/>
              <w:tab w:val="right" w:leader="dot" w:pos="8296"/>
            </w:tabs>
            <w:rPr>
              <w:noProof/>
              <w:kern w:val="2"/>
              <w:sz w:val="21"/>
              <w:lang w:eastAsia="zh-CN"/>
              <w14:ligatures w14:val="standardContextual"/>
            </w:rPr>
          </w:pPr>
          <w:hyperlink w:anchor="_Toc167377464" w:history="1">
            <w:r w:rsidR="00F57416" w:rsidRPr="00540B87">
              <w:rPr>
                <w:rStyle w:val="ad"/>
                <w:noProof/>
                <w:lang w:eastAsia="zh-CN"/>
              </w:rPr>
              <w:t>6.</w:t>
            </w:r>
            <w:r w:rsidR="00F57416">
              <w:rPr>
                <w:noProof/>
                <w:kern w:val="2"/>
                <w:sz w:val="21"/>
                <w:lang w:eastAsia="zh-CN"/>
                <w14:ligatures w14:val="standardContextual"/>
              </w:rPr>
              <w:tab/>
            </w:r>
            <w:r w:rsidR="00F57416" w:rsidRPr="00540B87">
              <w:rPr>
                <w:rStyle w:val="ad"/>
                <w:noProof/>
                <w:lang w:eastAsia="zh-CN"/>
              </w:rPr>
              <w:t>安全管理方案</w:t>
            </w:r>
            <w:r w:rsidR="00F57416">
              <w:rPr>
                <w:noProof/>
              </w:rPr>
              <w:tab/>
            </w:r>
            <w:r w:rsidR="00F57416">
              <w:rPr>
                <w:noProof/>
              </w:rPr>
              <w:fldChar w:fldCharType="begin"/>
            </w:r>
            <w:r w:rsidR="00F57416">
              <w:rPr>
                <w:noProof/>
              </w:rPr>
              <w:instrText xml:space="preserve"> PAGEREF _Toc167377464 \h </w:instrText>
            </w:r>
            <w:r w:rsidR="00F57416">
              <w:rPr>
                <w:noProof/>
              </w:rPr>
            </w:r>
            <w:r w:rsidR="00F57416">
              <w:rPr>
                <w:noProof/>
              </w:rPr>
              <w:fldChar w:fldCharType="separate"/>
            </w:r>
            <w:r w:rsidR="00F57416">
              <w:rPr>
                <w:noProof/>
              </w:rPr>
              <w:t>74</w:t>
            </w:r>
            <w:r w:rsidR="00F57416">
              <w:rPr>
                <w:noProof/>
              </w:rPr>
              <w:fldChar w:fldCharType="end"/>
            </w:r>
          </w:hyperlink>
        </w:p>
        <w:p w14:paraId="45F0A19F" w14:textId="1901CD29" w:rsidR="00F57416" w:rsidRDefault="00000000">
          <w:pPr>
            <w:pStyle w:val="TOC2"/>
            <w:tabs>
              <w:tab w:val="right" w:leader="dot" w:pos="8296"/>
            </w:tabs>
            <w:ind w:left="440"/>
            <w:rPr>
              <w:noProof/>
              <w:kern w:val="2"/>
              <w:sz w:val="21"/>
              <w:lang w:eastAsia="zh-CN"/>
              <w14:ligatures w14:val="standardContextual"/>
            </w:rPr>
          </w:pPr>
          <w:hyperlink w:anchor="_Toc167377465" w:history="1">
            <w:r w:rsidR="00F57416" w:rsidRPr="00540B87">
              <w:rPr>
                <w:rStyle w:val="ad"/>
                <w:noProof/>
                <w:lang w:eastAsia="zh-CN"/>
              </w:rPr>
              <w:t>6.1</w:t>
            </w:r>
            <w:r w:rsidR="00F57416" w:rsidRPr="00540B87">
              <w:rPr>
                <w:rStyle w:val="ad"/>
                <w:noProof/>
                <w:lang w:eastAsia="zh-CN"/>
              </w:rPr>
              <w:t>管理制度</w:t>
            </w:r>
            <w:r w:rsidR="00F57416">
              <w:rPr>
                <w:noProof/>
              </w:rPr>
              <w:tab/>
            </w:r>
            <w:r w:rsidR="00F57416">
              <w:rPr>
                <w:noProof/>
              </w:rPr>
              <w:fldChar w:fldCharType="begin"/>
            </w:r>
            <w:r w:rsidR="00F57416">
              <w:rPr>
                <w:noProof/>
              </w:rPr>
              <w:instrText xml:space="preserve"> PAGEREF _Toc167377465 \h </w:instrText>
            </w:r>
            <w:r w:rsidR="00F57416">
              <w:rPr>
                <w:noProof/>
              </w:rPr>
            </w:r>
            <w:r w:rsidR="00F57416">
              <w:rPr>
                <w:noProof/>
              </w:rPr>
              <w:fldChar w:fldCharType="separate"/>
            </w:r>
            <w:r w:rsidR="00F57416">
              <w:rPr>
                <w:noProof/>
              </w:rPr>
              <w:t>74</w:t>
            </w:r>
            <w:r w:rsidR="00F57416">
              <w:rPr>
                <w:noProof/>
              </w:rPr>
              <w:fldChar w:fldCharType="end"/>
            </w:r>
          </w:hyperlink>
        </w:p>
        <w:p w14:paraId="3B752522" w14:textId="7DEB63CE" w:rsidR="00F57416" w:rsidRDefault="00000000">
          <w:pPr>
            <w:pStyle w:val="TOC2"/>
            <w:tabs>
              <w:tab w:val="right" w:leader="dot" w:pos="8296"/>
            </w:tabs>
            <w:ind w:left="440"/>
            <w:rPr>
              <w:noProof/>
              <w:kern w:val="2"/>
              <w:sz w:val="21"/>
              <w:lang w:eastAsia="zh-CN"/>
              <w14:ligatures w14:val="standardContextual"/>
            </w:rPr>
          </w:pPr>
          <w:hyperlink w:anchor="_Toc167377466" w:history="1">
            <w:r w:rsidR="00F57416" w:rsidRPr="00540B87">
              <w:rPr>
                <w:rStyle w:val="ad"/>
                <w:noProof/>
                <w:lang w:eastAsia="zh-CN"/>
              </w:rPr>
              <w:t xml:space="preserve">6.1 </w:t>
            </w:r>
            <w:r w:rsidR="00F57416" w:rsidRPr="00540B87">
              <w:rPr>
                <w:rStyle w:val="ad"/>
                <w:noProof/>
                <w:lang w:eastAsia="zh-CN"/>
              </w:rPr>
              <w:t>密码安全管理制度</w:t>
            </w:r>
            <w:r w:rsidR="00F57416">
              <w:rPr>
                <w:noProof/>
              </w:rPr>
              <w:tab/>
            </w:r>
            <w:r w:rsidR="00F57416">
              <w:rPr>
                <w:noProof/>
              </w:rPr>
              <w:fldChar w:fldCharType="begin"/>
            </w:r>
            <w:r w:rsidR="00F57416">
              <w:rPr>
                <w:noProof/>
              </w:rPr>
              <w:instrText xml:space="preserve"> PAGEREF _Toc167377466 \h </w:instrText>
            </w:r>
            <w:r w:rsidR="00F57416">
              <w:rPr>
                <w:noProof/>
              </w:rPr>
            </w:r>
            <w:r w:rsidR="00F57416">
              <w:rPr>
                <w:noProof/>
              </w:rPr>
              <w:fldChar w:fldCharType="separate"/>
            </w:r>
            <w:r w:rsidR="00F57416">
              <w:rPr>
                <w:noProof/>
              </w:rPr>
              <w:t>75</w:t>
            </w:r>
            <w:r w:rsidR="00F57416">
              <w:rPr>
                <w:noProof/>
              </w:rPr>
              <w:fldChar w:fldCharType="end"/>
            </w:r>
          </w:hyperlink>
        </w:p>
        <w:p w14:paraId="181E5110" w14:textId="0BE26093" w:rsidR="00F57416" w:rsidRDefault="00000000">
          <w:pPr>
            <w:pStyle w:val="TOC2"/>
            <w:tabs>
              <w:tab w:val="right" w:leader="dot" w:pos="8296"/>
            </w:tabs>
            <w:ind w:left="440"/>
            <w:rPr>
              <w:noProof/>
              <w:kern w:val="2"/>
              <w:sz w:val="21"/>
              <w:lang w:eastAsia="zh-CN"/>
              <w14:ligatures w14:val="standardContextual"/>
            </w:rPr>
          </w:pPr>
          <w:hyperlink w:anchor="_Toc167377467" w:history="1">
            <w:r w:rsidR="00F57416" w:rsidRPr="00540B87">
              <w:rPr>
                <w:rStyle w:val="ad"/>
                <w:noProof/>
                <w:lang w:eastAsia="zh-CN"/>
              </w:rPr>
              <w:t xml:space="preserve">6.2 </w:t>
            </w:r>
            <w:r w:rsidR="00F57416" w:rsidRPr="00540B87">
              <w:rPr>
                <w:rStyle w:val="ad"/>
                <w:noProof/>
                <w:lang w:eastAsia="zh-CN"/>
              </w:rPr>
              <w:t>人员管理</w:t>
            </w:r>
            <w:r w:rsidR="00F57416">
              <w:rPr>
                <w:noProof/>
              </w:rPr>
              <w:tab/>
            </w:r>
            <w:r w:rsidR="00F57416">
              <w:rPr>
                <w:noProof/>
              </w:rPr>
              <w:fldChar w:fldCharType="begin"/>
            </w:r>
            <w:r w:rsidR="00F57416">
              <w:rPr>
                <w:noProof/>
              </w:rPr>
              <w:instrText xml:space="preserve"> PAGEREF _Toc167377467 \h </w:instrText>
            </w:r>
            <w:r w:rsidR="00F57416">
              <w:rPr>
                <w:noProof/>
              </w:rPr>
            </w:r>
            <w:r w:rsidR="00F57416">
              <w:rPr>
                <w:noProof/>
              </w:rPr>
              <w:fldChar w:fldCharType="separate"/>
            </w:r>
            <w:r w:rsidR="00F57416">
              <w:rPr>
                <w:noProof/>
              </w:rPr>
              <w:t>78</w:t>
            </w:r>
            <w:r w:rsidR="00F57416">
              <w:rPr>
                <w:noProof/>
              </w:rPr>
              <w:fldChar w:fldCharType="end"/>
            </w:r>
          </w:hyperlink>
        </w:p>
        <w:p w14:paraId="5E187FC5" w14:textId="49443FDA" w:rsidR="00F57416" w:rsidRDefault="00000000">
          <w:pPr>
            <w:pStyle w:val="TOC2"/>
            <w:tabs>
              <w:tab w:val="right" w:leader="dot" w:pos="8296"/>
            </w:tabs>
            <w:ind w:left="440"/>
            <w:rPr>
              <w:noProof/>
              <w:kern w:val="2"/>
              <w:sz w:val="21"/>
              <w:lang w:eastAsia="zh-CN"/>
              <w14:ligatures w14:val="standardContextual"/>
            </w:rPr>
          </w:pPr>
          <w:hyperlink w:anchor="_Toc167377468" w:history="1">
            <w:r w:rsidR="00F57416" w:rsidRPr="00540B87">
              <w:rPr>
                <w:rStyle w:val="ad"/>
                <w:noProof/>
                <w:lang w:eastAsia="zh-CN"/>
              </w:rPr>
              <w:t xml:space="preserve">6.3 </w:t>
            </w:r>
            <w:r w:rsidR="00F57416" w:rsidRPr="00540B87">
              <w:rPr>
                <w:rStyle w:val="ad"/>
                <w:noProof/>
                <w:lang w:eastAsia="zh-CN"/>
              </w:rPr>
              <w:t>密钥管理</w:t>
            </w:r>
            <w:r w:rsidR="00F57416">
              <w:rPr>
                <w:noProof/>
              </w:rPr>
              <w:tab/>
            </w:r>
            <w:r w:rsidR="00F57416">
              <w:rPr>
                <w:noProof/>
              </w:rPr>
              <w:fldChar w:fldCharType="begin"/>
            </w:r>
            <w:r w:rsidR="00F57416">
              <w:rPr>
                <w:noProof/>
              </w:rPr>
              <w:instrText xml:space="preserve"> PAGEREF _Toc167377468 \h </w:instrText>
            </w:r>
            <w:r w:rsidR="00F57416">
              <w:rPr>
                <w:noProof/>
              </w:rPr>
            </w:r>
            <w:r w:rsidR="00F57416">
              <w:rPr>
                <w:noProof/>
              </w:rPr>
              <w:fldChar w:fldCharType="separate"/>
            </w:r>
            <w:r w:rsidR="00F57416">
              <w:rPr>
                <w:noProof/>
              </w:rPr>
              <w:t>81</w:t>
            </w:r>
            <w:r w:rsidR="00F57416">
              <w:rPr>
                <w:noProof/>
              </w:rPr>
              <w:fldChar w:fldCharType="end"/>
            </w:r>
          </w:hyperlink>
        </w:p>
        <w:p w14:paraId="6CEA81CE" w14:textId="691FE473" w:rsidR="00F57416" w:rsidRDefault="00000000">
          <w:pPr>
            <w:pStyle w:val="TOC2"/>
            <w:tabs>
              <w:tab w:val="right" w:leader="dot" w:pos="8296"/>
            </w:tabs>
            <w:ind w:left="440"/>
            <w:rPr>
              <w:noProof/>
              <w:kern w:val="2"/>
              <w:sz w:val="21"/>
              <w:lang w:eastAsia="zh-CN"/>
              <w14:ligatures w14:val="standardContextual"/>
            </w:rPr>
          </w:pPr>
          <w:hyperlink w:anchor="_Toc167377469" w:history="1">
            <w:r w:rsidR="00F57416" w:rsidRPr="00540B87">
              <w:rPr>
                <w:rStyle w:val="ad"/>
                <w:noProof/>
                <w:lang w:eastAsia="zh-CN"/>
              </w:rPr>
              <w:t xml:space="preserve">6.4 </w:t>
            </w:r>
            <w:r w:rsidR="00F57416" w:rsidRPr="00540B87">
              <w:rPr>
                <w:rStyle w:val="ad"/>
                <w:noProof/>
                <w:lang w:eastAsia="zh-CN"/>
              </w:rPr>
              <w:t>建设运行</w:t>
            </w:r>
            <w:r w:rsidR="00F57416">
              <w:rPr>
                <w:noProof/>
              </w:rPr>
              <w:tab/>
            </w:r>
            <w:r w:rsidR="00F57416">
              <w:rPr>
                <w:noProof/>
              </w:rPr>
              <w:fldChar w:fldCharType="begin"/>
            </w:r>
            <w:r w:rsidR="00F57416">
              <w:rPr>
                <w:noProof/>
              </w:rPr>
              <w:instrText xml:space="preserve"> PAGEREF _Toc167377469 \h </w:instrText>
            </w:r>
            <w:r w:rsidR="00F57416">
              <w:rPr>
                <w:noProof/>
              </w:rPr>
            </w:r>
            <w:r w:rsidR="00F57416">
              <w:rPr>
                <w:noProof/>
              </w:rPr>
              <w:fldChar w:fldCharType="separate"/>
            </w:r>
            <w:r w:rsidR="00F57416">
              <w:rPr>
                <w:noProof/>
              </w:rPr>
              <w:t>83</w:t>
            </w:r>
            <w:r w:rsidR="00F57416">
              <w:rPr>
                <w:noProof/>
              </w:rPr>
              <w:fldChar w:fldCharType="end"/>
            </w:r>
          </w:hyperlink>
        </w:p>
        <w:p w14:paraId="7B82A27C" w14:textId="646A2479" w:rsidR="00F57416" w:rsidRDefault="00000000">
          <w:pPr>
            <w:pStyle w:val="TOC2"/>
            <w:tabs>
              <w:tab w:val="right" w:leader="dot" w:pos="8296"/>
            </w:tabs>
            <w:ind w:left="440"/>
            <w:rPr>
              <w:noProof/>
              <w:kern w:val="2"/>
              <w:sz w:val="21"/>
              <w:lang w:eastAsia="zh-CN"/>
              <w14:ligatures w14:val="standardContextual"/>
            </w:rPr>
          </w:pPr>
          <w:hyperlink w:anchor="_Toc167377470" w:history="1">
            <w:r w:rsidR="00F57416" w:rsidRPr="00540B87">
              <w:rPr>
                <w:rStyle w:val="ad"/>
                <w:noProof/>
                <w:lang w:eastAsia="zh-CN"/>
              </w:rPr>
              <w:t xml:space="preserve">6.5 </w:t>
            </w:r>
            <w:r w:rsidR="00F57416" w:rsidRPr="00540B87">
              <w:rPr>
                <w:rStyle w:val="ad"/>
                <w:noProof/>
                <w:lang w:eastAsia="zh-CN"/>
              </w:rPr>
              <w:t>密码软硬件及介质管理</w:t>
            </w:r>
            <w:r w:rsidR="00F57416">
              <w:rPr>
                <w:noProof/>
              </w:rPr>
              <w:tab/>
            </w:r>
            <w:r w:rsidR="00F57416">
              <w:rPr>
                <w:noProof/>
              </w:rPr>
              <w:fldChar w:fldCharType="begin"/>
            </w:r>
            <w:r w:rsidR="00F57416">
              <w:rPr>
                <w:noProof/>
              </w:rPr>
              <w:instrText xml:space="preserve"> PAGEREF _Toc167377470 \h </w:instrText>
            </w:r>
            <w:r w:rsidR="00F57416">
              <w:rPr>
                <w:noProof/>
              </w:rPr>
            </w:r>
            <w:r w:rsidR="00F57416">
              <w:rPr>
                <w:noProof/>
              </w:rPr>
              <w:fldChar w:fldCharType="separate"/>
            </w:r>
            <w:r w:rsidR="00F57416">
              <w:rPr>
                <w:noProof/>
              </w:rPr>
              <w:t>84</w:t>
            </w:r>
            <w:r w:rsidR="00F57416">
              <w:rPr>
                <w:noProof/>
              </w:rPr>
              <w:fldChar w:fldCharType="end"/>
            </w:r>
          </w:hyperlink>
        </w:p>
        <w:p w14:paraId="5DA0698E" w14:textId="3E34B1AC" w:rsidR="00F57416" w:rsidRDefault="00000000">
          <w:pPr>
            <w:pStyle w:val="TOC2"/>
            <w:tabs>
              <w:tab w:val="right" w:leader="dot" w:pos="8296"/>
            </w:tabs>
            <w:ind w:left="440"/>
            <w:rPr>
              <w:noProof/>
              <w:kern w:val="2"/>
              <w:sz w:val="21"/>
              <w:lang w:eastAsia="zh-CN"/>
              <w14:ligatures w14:val="standardContextual"/>
            </w:rPr>
          </w:pPr>
          <w:hyperlink w:anchor="_Toc167377471" w:history="1">
            <w:r w:rsidR="00F57416" w:rsidRPr="00540B87">
              <w:rPr>
                <w:rStyle w:val="ad"/>
                <w:noProof/>
                <w:lang w:eastAsia="zh-CN"/>
              </w:rPr>
              <w:t xml:space="preserve">6.6 </w:t>
            </w:r>
            <w:r w:rsidR="00F57416" w:rsidRPr="00540B87">
              <w:rPr>
                <w:rStyle w:val="ad"/>
                <w:noProof/>
                <w:lang w:eastAsia="zh-CN"/>
              </w:rPr>
              <w:t>应急方案</w:t>
            </w:r>
            <w:r w:rsidR="00F57416">
              <w:rPr>
                <w:noProof/>
              </w:rPr>
              <w:tab/>
            </w:r>
            <w:r w:rsidR="00F57416">
              <w:rPr>
                <w:noProof/>
              </w:rPr>
              <w:fldChar w:fldCharType="begin"/>
            </w:r>
            <w:r w:rsidR="00F57416">
              <w:rPr>
                <w:noProof/>
              </w:rPr>
              <w:instrText xml:space="preserve"> PAGEREF _Toc167377471 \h </w:instrText>
            </w:r>
            <w:r w:rsidR="00F57416">
              <w:rPr>
                <w:noProof/>
              </w:rPr>
            </w:r>
            <w:r w:rsidR="00F57416">
              <w:rPr>
                <w:noProof/>
              </w:rPr>
              <w:fldChar w:fldCharType="separate"/>
            </w:r>
            <w:r w:rsidR="00F57416">
              <w:rPr>
                <w:noProof/>
              </w:rPr>
              <w:t>86</w:t>
            </w:r>
            <w:r w:rsidR="00F57416">
              <w:rPr>
                <w:noProof/>
              </w:rPr>
              <w:fldChar w:fldCharType="end"/>
            </w:r>
          </w:hyperlink>
        </w:p>
        <w:p w14:paraId="6DFE45D3" w14:textId="6191950C" w:rsidR="00F57416" w:rsidRDefault="00000000">
          <w:pPr>
            <w:pStyle w:val="TOC1"/>
            <w:tabs>
              <w:tab w:val="left" w:pos="420"/>
              <w:tab w:val="right" w:leader="dot" w:pos="8296"/>
            </w:tabs>
            <w:rPr>
              <w:noProof/>
              <w:kern w:val="2"/>
              <w:sz w:val="21"/>
              <w:lang w:eastAsia="zh-CN"/>
              <w14:ligatures w14:val="standardContextual"/>
            </w:rPr>
          </w:pPr>
          <w:hyperlink w:anchor="_Toc167377472" w:history="1">
            <w:r w:rsidR="00F57416" w:rsidRPr="00540B87">
              <w:rPr>
                <w:rStyle w:val="ad"/>
                <w:noProof/>
                <w:lang w:eastAsia="zh-CN"/>
              </w:rPr>
              <w:t>7.</w:t>
            </w:r>
            <w:r w:rsidR="00F57416">
              <w:rPr>
                <w:noProof/>
                <w:kern w:val="2"/>
                <w:sz w:val="21"/>
                <w:lang w:eastAsia="zh-CN"/>
                <w14:ligatures w14:val="standardContextual"/>
              </w:rPr>
              <w:tab/>
            </w:r>
            <w:r w:rsidR="00F57416" w:rsidRPr="00540B87">
              <w:rPr>
                <w:rStyle w:val="ad"/>
                <w:noProof/>
                <w:lang w:eastAsia="zh-CN"/>
              </w:rPr>
              <w:t>安全与合规性分析</w:t>
            </w:r>
            <w:r w:rsidR="00F57416">
              <w:rPr>
                <w:noProof/>
              </w:rPr>
              <w:tab/>
            </w:r>
            <w:r w:rsidR="00F57416">
              <w:rPr>
                <w:noProof/>
              </w:rPr>
              <w:fldChar w:fldCharType="begin"/>
            </w:r>
            <w:r w:rsidR="00F57416">
              <w:rPr>
                <w:noProof/>
              </w:rPr>
              <w:instrText xml:space="preserve"> PAGEREF _Toc167377472 \h </w:instrText>
            </w:r>
            <w:r w:rsidR="00F57416">
              <w:rPr>
                <w:noProof/>
              </w:rPr>
            </w:r>
            <w:r w:rsidR="00F57416">
              <w:rPr>
                <w:noProof/>
              </w:rPr>
              <w:fldChar w:fldCharType="separate"/>
            </w:r>
            <w:r w:rsidR="00F57416">
              <w:rPr>
                <w:noProof/>
              </w:rPr>
              <w:t>94</w:t>
            </w:r>
            <w:r w:rsidR="00F57416">
              <w:rPr>
                <w:noProof/>
              </w:rPr>
              <w:fldChar w:fldCharType="end"/>
            </w:r>
          </w:hyperlink>
        </w:p>
        <w:p w14:paraId="4EC9964E" w14:textId="115F452E" w:rsidR="00F57416" w:rsidRDefault="00000000">
          <w:pPr>
            <w:pStyle w:val="TOC1"/>
            <w:tabs>
              <w:tab w:val="left" w:pos="420"/>
              <w:tab w:val="right" w:leader="dot" w:pos="8296"/>
            </w:tabs>
            <w:rPr>
              <w:noProof/>
              <w:kern w:val="2"/>
              <w:sz w:val="21"/>
              <w:lang w:eastAsia="zh-CN"/>
              <w14:ligatures w14:val="standardContextual"/>
            </w:rPr>
          </w:pPr>
          <w:hyperlink w:anchor="_Toc167377473" w:history="1">
            <w:r w:rsidR="00F57416" w:rsidRPr="00540B87">
              <w:rPr>
                <w:rStyle w:val="ad"/>
                <w:noProof/>
                <w:lang w:eastAsia="zh-CN"/>
              </w:rPr>
              <w:t>8.</w:t>
            </w:r>
            <w:r w:rsidR="00F57416">
              <w:rPr>
                <w:noProof/>
                <w:kern w:val="2"/>
                <w:sz w:val="21"/>
                <w:lang w:eastAsia="zh-CN"/>
                <w14:ligatures w14:val="standardContextual"/>
              </w:rPr>
              <w:tab/>
            </w:r>
            <w:r w:rsidR="00F57416" w:rsidRPr="00540B87">
              <w:rPr>
                <w:rStyle w:val="ad"/>
                <w:noProof/>
                <w:lang w:eastAsia="zh-CN"/>
              </w:rPr>
              <w:t>实施保障方案</w:t>
            </w:r>
            <w:r w:rsidR="00F57416">
              <w:rPr>
                <w:noProof/>
              </w:rPr>
              <w:tab/>
            </w:r>
            <w:r w:rsidR="00F57416">
              <w:rPr>
                <w:noProof/>
              </w:rPr>
              <w:fldChar w:fldCharType="begin"/>
            </w:r>
            <w:r w:rsidR="00F57416">
              <w:rPr>
                <w:noProof/>
              </w:rPr>
              <w:instrText xml:space="preserve"> PAGEREF _Toc167377473 \h </w:instrText>
            </w:r>
            <w:r w:rsidR="00F57416">
              <w:rPr>
                <w:noProof/>
              </w:rPr>
            </w:r>
            <w:r w:rsidR="00F57416">
              <w:rPr>
                <w:noProof/>
              </w:rPr>
              <w:fldChar w:fldCharType="separate"/>
            </w:r>
            <w:r w:rsidR="00F57416">
              <w:rPr>
                <w:noProof/>
              </w:rPr>
              <w:t>99</w:t>
            </w:r>
            <w:r w:rsidR="00F57416">
              <w:rPr>
                <w:noProof/>
              </w:rPr>
              <w:fldChar w:fldCharType="end"/>
            </w:r>
          </w:hyperlink>
        </w:p>
        <w:p w14:paraId="2698027B" w14:textId="1ED7AD17" w:rsidR="00F57416" w:rsidRDefault="00000000">
          <w:pPr>
            <w:pStyle w:val="TOC2"/>
            <w:tabs>
              <w:tab w:val="right" w:leader="dot" w:pos="8296"/>
            </w:tabs>
            <w:ind w:left="440"/>
            <w:rPr>
              <w:noProof/>
              <w:kern w:val="2"/>
              <w:sz w:val="21"/>
              <w:lang w:eastAsia="zh-CN"/>
              <w14:ligatures w14:val="standardContextual"/>
            </w:rPr>
          </w:pPr>
          <w:hyperlink w:anchor="_Toc167377474" w:history="1">
            <w:r w:rsidR="00F57416" w:rsidRPr="00540B87">
              <w:rPr>
                <w:rStyle w:val="ad"/>
                <w:noProof/>
                <w:lang w:eastAsia="zh-CN"/>
              </w:rPr>
              <w:t xml:space="preserve">8.1 </w:t>
            </w:r>
            <w:r w:rsidR="00F57416" w:rsidRPr="00540B87">
              <w:rPr>
                <w:rStyle w:val="ad"/>
                <w:noProof/>
                <w:lang w:eastAsia="zh-CN"/>
              </w:rPr>
              <w:t>实施内容</w:t>
            </w:r>
            <w:r w:rsidR="00F57416">
              <w:rPr>
                <w:noProof/>
              </w:rPr>
              <w:tab/>
            </w:r>
            <w:r w:rsidR="00F57416">
              <w:rPr>
                <w:noProof/>
              </w:rPr>
              <w:fldChar w:fldCharType="begin"/>
            </w:r>
            <w:r w:rsidR="00F57416">
              <w:rPr>
                <w:noProof/>
              </w:rPr>
              <w:instrText xml:space="preserve"> PAGEREF _Toc167377474 \h </w:instrText>
            </w:r>
            <w:r w:rsidR="00F57416">
              <w:rPr>
                <w:noProof/>
              </w:rPr>
            </w:r>
            <w:r w:rsidR="00F57416">
              <w:rPr>
                <w:noProof/>
              </w:rPr>
              <w:fldChar w:fldCharType="separate"/>
            </w:r>
            <w:r w:rsidR="00F57416">
              <w:rPr>
                <w:noProof/>
              </w:rPr>
              <w:t>99</w:t>
            </w:r>
            <w:r w:rsidR="00F57416">
              <w:rPr>
                <w:noProof/>
              </w:rPr>
              <w:fldChar w:fldCharType="end"/>
            </w:r>
          </w:hyperlink>
        </w:p>
        <w:p w14:paraId="30A401D9" w14:textId="64E475A7" w:rsidR="00F57416" w:rsidRDefault="00000000">
          <w:pPr>
            <w:pStyle w:val="TOC2"/>
            <w:tabs>
              <w:tab w:val="right" w:leader="dot" w:pos="8296"/>
            </w:tabs>
            <w:ind w:left="440"/>
            <w:rPr>
              <w:noProof/>
              <w:kern w:val="2"/>
              <w:sz w:val="21"/>
              <w:lang w:eastAsia="zh-CN"/>
              <w14:ligatures w14:val="standardContextual"/>
            </w:rPr>
          </w:pPr>
          <w:hyperlink w:anchor="_Toc167377475" w:history="1">
            <w:r w:rsidR="00F57416" w:rsidRPr="00540B87">
              <w:rPr>
                <w:rStyle w:val="ad"/>
                <w:noProof/>
                <w:lang w:eastAsia="zh-CN"/>
              </w:rPr>
              <w:t>8.2</w:t>
            </w:r>
            <w:r w:rsidR="00F57416" w:rsidRPr="00540B87">
              <w:rPr>
                <w:rStyle w:val="ad"/>
                <w:noProof/>
                <w:lang w:eastAsia="zh-CN"/>
              </w:rPr>
              <w:t>实施计划</w:t>
            </w:r>
            <w:r w:rsidR="00F57416">
              <w:rPr>
                <w:noProof/>
              </w:rPr>
              <w:tab/>
            </w:r>
            <w:r w:rsidR="00F57416">
              <w:rPr>
                <w:noProof/>
              </w:rPr>
              <w:fldChar w:fldCharType="begin"/>
            </w:r>
            <w:r w:rsidR="00F57416">
              <w:rPr>
                <w:noProof/>
              </w:rPr>
              <w:instrText xml:space="preserve"> PAGEREF _Toc167377475 \h </w:instrText>
            </w:r>
            <w:r w:rsidR="00F57416">
              <w:rPr>
                <w:noProof/>
              </w:rPr>
            </w:r>
            <w:r w:rsidR="00F57416">
              <w:rPr>
                <w:noProof/>
              </w:rPr>
              <w:fldChar w:fldCharType="separate"/>
            </w:r>
            <w:r w:rsidR="00F57416">
              <w:rPr>
                <w:noProof/>
              </w:rPr>
              <w:t>104</w:t>
            </w:r>
            <w:r w:rsidR="00F57416">
              <w:rPr>
                <w:noProof/>
              </w:rPr>
              <w:fldChar w:fldCharType="end"/>
            </w:r>
          </w:hyperlink>
        </w:p>
        <w:p w14:paraId="1EE7C185" w14:textId="3DB94591" w:rsidR="00F57416" w:rsidRDefault="00000000">
          <w:pPr>
            <w:pStyle w:val="TOC2"/>
            <w:tabs>
              <w:tab w:val="right" w:leader="dot" w:pos="8296"/>
            </w:tabs>
            <w:ind w:left="440"/>
            <w:rPr>
              <w:noProof/>
              <w:kern w:val="2"/>
              <w:sz w:val="21"/>
              <w:lang w:eastAsia="zh-CN"/>
              <w14:ligatures w14:val="standardContextual"/>
            </w:rPr>
          </w:pPr>
          <w:hyperlink w:anchor="_Toc167377476" w:history="1">
            <w:r w:rsidR="00F57416" w:rsidRPr="00540B87">
              <w:rPr>
                <w:rStyle w:val="ad"/>
                <w:noProof/>
                <w:lang w:eastAsia="zh-CN"/>
              </w:rPr>
              <w:t>8.3</w:t>
            </w:r>
            <w:r w:rsidR="00F57416" w:rsidRPr="00540B87">
              <w:rPr>
                <w:rStyle w:val="ad"/>
                <w:noProof/>
                <w:lang w:eastAsia="zh-CN"/>
              </w:rPr>
              <w:t>保障措施</w:t>
            </w:r>
            <w:r w:rsidR="00F57416">
              <w:rPr>
                <w:noProof/>
              </w:rPr>
              <w:tab/>
            </w:r>
            <w:r w:rsidR="00F57416">
              <w:rPr>
                <w:noProof/>
              </w:rPr>
              <w:fldChar w:fldCharType="begin"/>
            </w:r>
            <w:r w:rsidR="00F57416">
              <w:rPr>
                <w:noProof/>
              </w:rPr>
              <w:instrText xml:space="preserve"> PAGEREF _Toc167377476 \h </w:instrText>
            </w:r>
            <w:r w:rsidR="00F57416">
              <w:rPr>
                <w:noProof/>
              </w:rPr>
            </w:r>
            <w:r w:rsidR="00F57416">
              <w:rPr>
                <w:noProof/>
              </w:rPr>
              <w:fldChar w:fldCharType="separate"/>
            </w:r>
            <w:r w:rsidR="00F57416">
              <w:rPr>
                <w:noProof/>
              </w:rPr>
              <w:t>106</w:t>
            </w:r>
            <w:r w:rsidR="00F57416">
              <w:rPr>
                <w:noProof/>
              </w:rPr>
              <w:fldChar w:fldCharType="end"/>
            </w:r>
          </w:hyperlink>
        </w:p>
        <w:p w14:paraId="3BF7BD12" w14:textId="713D6E84" w:rsidR="00F57416" w:rsidRDefault="00000000">
          <w:pPr>
            <w:pStyle w:val="TOC2"/>
            <w:tabs>
              <w:tab w:val="right" w:leader="dot" w:pos="8296"/>
            </w:tabs>
            <w:ind w:left="440"/>
            <w:rPr>
              <w:noProof/>
              <w:kern w:val="2"/>
              <w:sz w:val="21"/>
              <w:lang w:eastAsia="zh-CN"/>
              <w14:ligatures w14:val="standardContextual"/>
            </w:rPr>
          </w:pPr>
          <w:hyperlink w:anchor="_Toc167377477" w:history="1">
            <w:r w:rsidR="00F57416" w:rsidRPr="00540B87">
              <w:rPr>
                <w:rStyle w:val="ad"/>
                <w:noProof/>
                <w:lang w:eastAsia="zh-CN"/>
              </w:rPr>
              <w:t>8.4</w:t>
            </w:r>
            <w:r w:rsidR="00F57416" w:rsidRPr="00540B87">
              <w:rPr>
                <w:rStyle w:val="ad"/>
                <w:noProof/>
                <w:lang w:eastAsia="zh-CN"/>
              </w:rPr>
              <w:t>经费概算</w:t>
            </w:r>
            <w:r w:rsidR="00F57416">
              <w:rPr>
                <w:noProof/>
              </w:rPr>
              <w:tab/>
            </w:r>
            <w:r w:rsidR="00F57416">
              <w:rPr>
                <w:noProof/>
              </w:rPr>
              <w:fldChar w:fldCharType="begin"/>
            </w:r>
            <w:r w:rsidR="00F57416">
              <w:rPr>
                <w:noProof/>
              </w:rPr>
              <w:instrText xml:space="preserve"> PAGEREF _Toc167377477 \h </w:instrText>
            </w:r>
            <w:r w:rsidR="00F57416">
              <w:rPr>
                <w:noProof/>
              </w:rPr>
            </w:r>
            <w:r w:rsidR="00F57416">
              <w:rPr>
                <w:noProof/>
              </w:rPr>
              <w:fldChar w:fldCharType="separate"/>
            </w:r>
            <w:r w:rsidR="00F57416">
              <w:rPr>
                <w:noProof/>
              </w:rPr>
              <w:t>112</w:t>
            </w:r>
            <w:r w:rsidR="00F57416">
              <w:rPr>
                <w:noProof/>
              </w:rPr>
              <w:fldChar w:fldCharType="end"/>
            </w:r>
          </w:hyperlink>
        </w:p>
        <w:p w14:paraId="5BCE1B55" w14:textId="2A1D2665" w:rsidR="003A0016" w:rsidRDefault="0008438E">
          <w:pPr>
            <w:spacing w:line="300" w:lineRule="auto"/>
            <w:rPr>
              <w:lang w:eastAsia="zh-CN"/>
            </w:rPr>
            <w:sectPr w:rsidR="003A0016">
              <w:headerReference w:type="default" r:id="rId9"/>
              <w:pgSz w:w="11906" w:h="16838"/>
              <w:pgMar w:top="1440" w:right="1800" w:bottom="1440" w:left="1800" w:header="851" w:footer="992" w:gutter="0"/>
              <w:cols w:space="425"/>
              <w:docGrid w:type="lines" w:linePitch="312"/>
            </w:sectPr>
          </w:pPr>
          <w:r>
            <w:rPr>
              <w:szCs w:val="24"/>
            </w:rPr>
            <w:fldChar w:fldCharType="end"/>
          </w:r>
        </w:p>
      </w:sdtContent>
    </w:sdt>
    <w:p w14:paraId="26F52D6D" w14:textId="3F85D07A" w:rsidR="003A0016" w:rsidRPr="005756BD" w:rsidRDefault="0008438E" w:rsidP="005756BD">
      <w:pPr>
        <w:pStyle w:val="1"/>
        <w:rPr>
          <w:lang w:eastAsia="zh-CN"/>
        </w:rPr>
      </w:pPr>
      <w:bookmarkStart w:id="0" w:name="_Toc167377439"/>
      <w:r>
        <w:rPr>
          <w:rFonts w:hint="eastAsia"/>
          <w:lang w:eastAsia="zh-CN"/>
        </w:rPr>
        <w:lastRenderedPageBreak/>
        <w:t>1</w:t>
      </w:r>
      <w:r w:rsidR="00230B5D">
        <w:rPr>
          <w:rFonts w:hint="eastAsia"/>
          <w:lang w:eastAsia="zh-CN"/>
        </w:rPr>
        <w:t xml:space="preserve"> </w:t>
      </w:r>
      <w:r>
        <w:rPr>
          <w:rFonts w:hint="eastAsia"/>
          <w:lang w:eastAsia="zh-CN"/>
        </w:rPr>
        <w:t>背景</w:t>
      </w:r>
      <w:bookmarkEnd w:id="0"/>
      <w:r>
        <w:rPr>
          <w:rFonts w:ascii="仿宋" w:eastAsia="仿宋" w:hAnsi="仿宋" w:cs="仿宋" w:hint="eastAsia"/>
          <w:color w:val="FF0000"/>
          <w:sz w:val="21"/>
          <w:szCs w:val="21"/>
          <w:lang w:eastAsia="zh-CN"/>
        </w:rPr>
        <w:t xml:space="preserve"> </w:t>
      </w:r>
    </w:p>
    <w:p w14:paraId="26DC7C73" w14:textId="77777777" w:rsidR="003A0016" w:rsidRDefault="0008438E">
      <w:pPr>
        <w:pStyle w:val="2"/>
        <w:rPr>
          <w:lang w:eastAsia="zh-CN"/>
        </w:rPr>
      </w:pPr>
      <w:bookmarkStart w:id="1" w:name="_Toc167377440"/>
      <w:r>
        <w:rPr>
          <w:rFonts w:hint="eastAsia"/>
          <w:lang w:eastAsia="zh-CN"/>
        </w:rPr>
        <w:t>1.1</w:t>
      </w:r>
      <w:r>
        <w:rPr>
          <w:rFonts w:hint="eastAsia"/>
          <w:lang w:eastAsia="zh-CN"/>
        </w:rPr>
        <w:t>系统的建设规划</w:t>
      </w:r>
      <w:bookmarkEnd w:id="1"/>
    </w:p>
    <w:p w14:paraId="739F170C" w14:textId="46B1A146" w:rsidR="003A0016" w:rsidRDefault="003A0016">
      <w:pPr>
        <w:spacing w:line="360" w:lineRule="auto"/>
        <w:ind w:firstLineChars="200" w:firstLine="560"/>
        <w:rPr>
          <w:rFonts w:ascii="仿宋" w:eastAsia="仿宋" w:hAnsi="仿宋" w:cs="仿宋"/>
          <w:sz w:val="28"/>
          <w:szCs w:val="28"/>
          <w:lang w:eastAsia="zh-CN"/>
        </w:rPr>
      </w:pPr>
    </w:p>
    <w:p w14:paraId="39442E4E" w14:textId="77777777" w:rsidR="003A0016" w:rsidRDefault="0008438E">
      <w:pPr>
        <w:pStyle w:val="2"/>
        <w:rPr>
          <w:lang w:eastAsia="zh-CN"/>
        </w:rPr>
      </w:pPr>
      <w:bookmarkStart w:id="2" w:name="_Toc167377441"/>
      <w:r>
        <w:rPr>
          <w:rFonts w:hint="eastAsia"/>
          <w:lang w:eastAsia="zh-CN"/>
        </w:rPr>
        <w:t>1.2</w:t>
      </w:r>
      <w:r>
        <w:rPr>
          <w:rFonts w:hint="eastAsia"/>
          <w:lang w:eastAsia="zh-CN"/>
        </w:rPr>
        <w:t>国家有关法律法规要求</w:t>
      </w:r>
      <w:bookmarkEnd w:id="2"/>
    </w:p>
    <w:p w14:paraId="07B1456C" w14:textId="77777777" w:rsidR="003A0016" w:rsidRDefault="0008438E">
      <w:pPr>
        <w:pStyle w:val="3"/>
        <w:rPr>
          <w:lang w:eastAsia="zh-CN"/>
        </w:rPr>
      </w:pPr>
      <w:r>
        <w:rPr>
          <w:rFonts w:hint="eastAsia"/>
          <w:lang w:eastAsia="zh-CN"/>
        </w:rPr>
        <w:t>1.2.1</w:t>
      </w:r>
      <w:r>
        <w:rPr>
          <w:rFonts w:hint="eastAsia"/>
          <w:lang w:eastAsia="zh-CN"/>
        </w:rPr>
        <w:t>《中华人民共和国密码法》</w:t>
      </w:r>
    </w:p>
    <w:p w14:paraId="36C106F8"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2019年10月26日，十三届全国人大常委会第十四次会议通过《中华人民共和国密码法》，习近</w:t>
      </w:r>
      <w:proofErr w:type="gramStart"/>
      <w:r>
        <w:rPr>
          <w:rFonts w:ascii="仿宋" w:eastAsia="仿宋" w:hAnsi="仿宋" w:cs="仿宋" w:hint="eastAsia"/>
          <w:sz w:val="28"/>
          <w:szCs w:val="28"/>
          <w:lang w:eastAsia="zh-CN"/>
        </w:rPr>
        <w:t>平主席</w:t>
      </w:r>
      <w:proofErr w:type="gramEnd"/>
      <w:r>
        <w:rPr>
          <w:rFonts w:ascii="仿宋" w:eastAsia="仿宋" w:hAnsi="仿宋" w:cs="仿宋" w:hint="eastAsia"/>
          <w:sz w:val="28"/>
          <w:szCs w:val="28"/>
          <w:lang w:eastAsia="zh-CN"/>
        </w:rPr>
        <w:t>签署第35号主席令予以公布，于2020年1月1日起正式施行。</w:t>
      </w:r>
    </w:p>
    <w:p w14:paraId="26351D8E"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根据密码法第二条的规定，本法中的密码，是指采用特定变换的方法对信息等进行加密保护、安全认证的技术、产品和服务。密码是保障网络与信息安全的核心技术和基础支撑，是解决网络与信息安全问题最有效、最可靠、</w:t>
      </w:r>
      <w:proofErr w:type="gramStart"/>
      <w:r>
        <w:rPr>
          <w:rFonts w:ascii="仿宋" w:eastAsia="仿宋" w:hAnsi="仿宋" w:cs="仿宋" w:hint="eastAsia"/>
          <w:sz w:val="28"/>
          <w:szCs w:val="28"/>
          <w:lang w:eastAsia="zh-CN"/>
        </w:rPr>
        <w:t>最</w:t>
      </w:r>
      <w:proofErr w:type="gramEnd"/>
      <w:r>
        <w:rPr>
          <w:rFonts w:ascii="仿宋" w:eastAsia="仿宋" w:hAnsi="仿宋" w:cs="仿宋" w:hint="eastAsia"/>
          <w:sz w:val="28"/>
          <w:szCs w:val="28"/>
          <w:lang w:eastAsia="zh-CN"/>
        </w:rPr>
        <w:t>经济的手段，在我国革命、建设、改革各个历史时期，都发挥了不可替代的重要作用。密码就像网络空间的DNA，是构筑网络信息系统免疫体系和网络信任体系的基石，直接关系国家政治安全、经济安全、国防安全和信息安全，是保护党和国家根本利益的战略性资源，是国之重器。</w:t>
      </w:r>
    </w:p>
    <w:p w14:paraId="5EBB92AC"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在商用密码使用方面，一方面，为了保障关键信息基础设施安全稳定运行，维护国家安全和社会公共利益，密码法第二十七条要求关键信息基础设施必须依法使用商用密码进行保护并开展商用密</w:t>
      </w:r>
      <w:r>
        <w:rPr>
          <w:rFonts w:ascii="仿宋" w:eastAsia="仿宋" w:hAnsi="仿宋" w:cs="仿宋" w:hint="eastAsia"/>
          <w:sz w:val="28"/>
          <w:szCs w:val="28"/>
          <w:lang w:eastAsia="zh-CN"/>
        </w:rPr>
        <w:lastRenderedPageBreak/>
        <w:t>码应用安全性评估，要求关键信息基础设施的运营者采购涉及商用密码的网络产品和服务，可能影响国家安全的，应当依法通过</w:t>
      </w:r>
      <w:proofErr w:type="gramStart"/>
      <w:r>
        <w:rPr>
          <w:rFonts w:ascii="仿宋" w:eastAsia="仿宋" w:hAnsi="仿宋" w:cs="仿宋" w:hint="eastAsia"/>
          <w:sz w:val="28"/>
          <w:szCs w:val="28"/>
          <w:lang w:eastAsia="zh-CN"/>
        </w:rPr>
        <w:t>国家网信办</w:t>
      </w:r>
      <w:proofErr w:type="gramEnd"/>
      <w:r>
        <w:rPr>
          <w:rFonts w:ascii="仿宋" w:eastAsia="仿宋" w:hAnsi="仿宋" w:cs="仿宋" w:hint="eastAsia"/>
          <w:sz w:val="28"/>
          <w:szCs w:val="28"/>
          <w:lang w:eastAsia="zh-CN"/>
        </w:rPr>
        <w:t>会同国家密码管理局等有关部门组织的国家安全审查。另一方面，密码法第八条规定公民、法人和其他组织可以依法使用商用密码保护网络与信息安全。</w:t>
      </w:r>
    </w:p>
    <w:p w14:paraId="5CF6B244" w14:textId="77777777" w:rsidR="003A0016" w:rsidRDefault="0008438E">
      <w:pPr>
        <w:pStyle w:val="3"/>
        <w:rPr>
          <w:lang w:eastAsia="zh-CN"/>
        </w:rPr>
      </w:pPr>
      <w:r>
        <w:rPr>
          <w:rFonts w:hint="eastAsia"/>
          <w:lang w:eastAsia="zh-CN"/>
        </w:rPr>
        <w:t>1.2.2</w:t>
      </w:r>
      <w:r>
        <w:rPr>
          <w:rFonts w:hint="eastAsia"/>
          <w:lang w:eastAsia="zh-CN"/>
        </w:rPr>
        <w:t>《广东省省级政务信息化项目管理办法》</w:t>
      </w:r>
      <w:r>
        <w:rPr>
          <w:rFonts w:hint="eastAsia"/>
          <w:highlight w:val="yellow"/>
          <w:lang w:eastAsia="zh-CN"/>
        </w:rPr>
        <w:t>（广东省特有）</w:t>
      </w:r>
    </w:p>
    <w:p w14:paraId="7F21B61D"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为进一步落实“数字政府”改革建设工作任务，理顺政务信息化管理体制，推进“数字政府”管运分离建设模式，实现政务信息化项目由</w:t>
      </w:r>
      <w:proofErr w:type="gramStart"/>
      <w:r>
        <w:rPr>
          <w:rFonts w:ascii="仿宋" w:eastAsia="仿宋" w:hAnsi="仿宋" w:cs="仿宋" w:hint="eastAsia"/>
          <w:sz w:val="28"/>
          <w:szCs w:val="28"/>
          <w:lang w:eastAsia="zh-CN"/>
        </w:rPr>
        <w:t>条块化</w:t>
      </w:r>
      <w:proofErr w:type="gramEnd"/>
      <w:r>
        <w:rPr>
          <w:rFonts w:ascii="仿宋" w:eastAsia="仿宋" w:hAnsi="仿宋" w:cs="仿宋" w:hint="eastAsia"/>
          <w:sz w:val="28"/>
          <w:szCs w:val="28"/>
          <w:lang w:eastAsia="zh-CN"/>
        </w:rPr>
        <w:t>管理向整体化管理转变、由政府投资建设向购买服务转变，根据广东省“数字政府”改革建设要求，2020年4月，《广东省省级政务信息化项目管理办法》正式印发。相关章节说明如下：</w:t>
      </w:r>
    </w:p>
    <w:p w14:paraId="4B546774"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第九条省政务服务数据管理局依托管理平台牵头建立政务信息系统目录动态管理机制。具有以下情形之一的，相关运行维护、运营以及升级项目原则上不予立项。</w:t>
      </w:r>
    </w:p>
    <w:p w14:paraId="00119CCB"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（一）未纳入政务信息系统目录的系统；</w:t>
      </w:r>
    </w:p>
    <w:p w14:paraId="3EB8CE72"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（二）未按要求共享数据资源或者重复采集数据的政务信息系统；</w:t>
      </w:r>
    </w:p>
    <w:p w14:paraId="52D4B5D2"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（三）不符合密码应用和网络安全要求，或者存在重大安全隐患的政务信息系统；</w:t>
      </w:r>
    </w:p>
    <w:p w14:paraId="45500890"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lastRenderedPageBreak/>
        <w:t>（四）不符合国家安全可靠应用政策的政务信息系统。</w:t>
      </w:r>
    </w:p>
    <w:p w14:paraId="2A655CE6" w14:textId="77777777" w:rsidR="003A0016" w:rsidRDefault="0008438E">
      <w:pPr>
        <w:pStyle w:val="3"/>
        <w:rPr>
          <w:lang w:eastAsia="zh-CN"/>
        </w:rPr>
      </w:pPr>
      <w:r>
        <w:rPr>
          <w:rFonts w:hint="eastAsia"/>
          <w:lang w:eastAsia="zh-CN"/>
        </w:rPr>
        <w:t>1.2.3</w:t>
      </w:r>
      <w:r>
        <w:rPr>
          <w:rFonts w:hint="eastAsia"/>
          <w:lang w:eastAsia="zh-CN"/>
        </w:rPr>
        <w:t>《网络安全等级保护条例（征求意见稿）》</w:t>
      </w:r>
    </w:p>
    <w:p w14:paraId="0DA99C34"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第二十条“网络运营者应当落实数据分类、重要数据备份和加密等措施”；第四十七条“【非涉密网络密码保护】非涉密网络应当按照国家密码管理法律法规和标准的要求，使用密码技术、产品和服务”。</w:t>
      </w:r>
    </w:p>
    <w:p w14:paraId="3EDA36A8"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第三级以上网络运营者应在网络规划、建设和运行阶段，按照密码应用安全性评估管理办法和相关标准，委托密码应用安全性测评机构开展密码应用安全性评估。网络通过评估后，方可上线运行，并在投入运行后，每年至少组织一次评估。密码应用安全性评估结果应当报受理备案的公安机关和所在地区市的密码管理部门备案。</w:t>
      </w:r>
    </w:p>
    <w:p w14:paraId="546F949C" w14:textId="77777777" w:rsidR="003A0016" w:rsidRDefault="0008438E">
      <w:pPr>
        <w:pStyle w:val="3"/>
        <w:rPr>
          <w:lang w:eastAsia="zh-CN"/>
        </w:rPr>
      </w:pPr>
      <w:r>
        <w:rPr>
          <w:rFonts w:hint="eastAsia"/>
          <w:lang w:eastAsia="zh-CN"/>
        </w:rPr>
        <w:t>1.2.4</w:t>
      </w:r>
      <w:r>
        <w:rPr>
          <w:rFonts w:hint="eastAsia"/>
          <w:lang w:eastAsia="zh-CN"/>
        </w:rPr>
        <w:t>《商用密码应用安全性评估管理办法》</w:t>
      </w:r>
    </w:p>
    <w:p w14:paraId="57A50CBF"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第六条 法律、行政法规和国家有关规定要求使用商用密码进行保护的网络与信息系统（以下简称重要网络与信息系统），其运营者应当使用商用密码进行保护，制定商用密码应用方案，配备必要的资金和专业人员，同步规划、同步建设、同步运行商用密码保障系统，并定期开展商用密码应用安全性评估。</w:t>
      </w:r>
    </w:p>
    <w:p w14:paraId="71E6E0B0"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第八条 重要网络与信息系统建设阶段，其运营者应当按照通过商用密码应用安全性评估的商用密码应用方案组织实施，落实商用</w:t>
      </w:r>
      <w:r>
        <w:rPr>
          <w:rFonts w:ascii="仿宋" w:eastAsia="仿宋" w:hAnsi="仿宋" w:cs="仿宋" w:hint="eastAsia"/>
          <w:sz w:val="28"/>
          <w:szCs w:val="28"/>
          <w:lang w:eastAsia="zh-CN"/>
        </w:rPr>
        <w:lastRenderedPageBreak/>
        <w:t>密码安全防护措施，建设商用密码保障系统。重要网络与信息系统运行前，其运营者应当自行或者委托商用密码检测机构开展商用密码应用安全性评估。网络与信息系统未通过商用密码应用安全性评估的，运营者应当进行改造，改造期间不得投入运行。</w:t>
      </w:r>
    </w:p>
    <w:p w14:paraId="4146AFF5" w14:textId="77777777" w:rsidR="003A0016" w:rsidRDefault="0008438E">
      <w:pPr>
        <w:pStyle w:val="3"/>
        <w:rPr>
          <w:lang w:eastAsia="zh-CN"/>
        </w:rPr>
      </w:pPr>
      <w:r>
        <w:rPr>
          <w:rFonts w:hint="eastAsia"/>
          <w:lang w:eastAsia="zh-CN"/>
        </w:rPr>
        <w:t>1.2.5</w:t>
      </w:r>
      <w:r>
        <w:rPr>
          <w:rFonts w:hint="eastAsia"/>
          <w:lang w:eastAsia="zh-CN"/>
        </w:rPr>
        <w:t>《商用密码管理条例》</w:t>
      </w:r>
    </w:p>
    <w:p w14:paraId="4FD912C2"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第四十一条 网络运营者应当按照国家网络安全等级保护制度要求，使用商用密码保护网络安全。国家密码管理部门根据网络的安全保护等级，确定商用密码的使用、管理和应用安全性评估要求，制定网络安全等级保护密码标准规范。</w:t>
      </w:r>
    </w:p>
    <w:p w14:paraId="55B184A0"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第四十二条 商用密码应用安全性评估、关键信息基础设施安全检测评估、网络安全等级测评应当加强衔接，避免重复评估、测评。</w:t>
      </w:r>
    </w:p>
    <w:p w14:paraId="447C4097" w14:textId="25ED59D9" w:rsidR="003A0016" w:rsidRPr="00A20A3D" w:rsidRDefault="0008438E" w:rsidP="00A20A3D">
      <w:pPr>
        <w:pStyle w:val="2"/>
        <w:rPr>
          <w:lang w:eastAsia="zh-CN"/>
        </w:rPr>
      </w:pPr>
      <w:bookmarkStart w:id="3" w:name="_Toc167377442"/>
      <w:r>
        <w:rPr>
          <w:rFonts w:hint="eastAsia"/>
          <w:lang w:eastAsia="zh-CN"/>
        </w:rPr>
        <w:t>1.3</w:t>
      </w:r>
      <w:r>
        <w:rPr>
          <w:rFonts w:hint="eastAsia"/>
          <w:lang w:eastAsia="zh-CN"/>
        </w:rPr>
        <w:t>与规划有关的前期情况描述</w:t>
      </w:r>
      <w:bookmarkEnd w:id="3"/>
    </w:p>
    <w:p w14:paraId="05E3E547" w14:textId="331240AF" w:rsidR="003A0016" w:rsidRDefault="00CE1824" w:rsidP="00A20A3D">
      <w:pPr>
        <w:spacing w:line="360" w:lineRule="auto"/>
        <w:ind w:firstLineChars="200" w:firstLine="560"/>
        <w:rPr>
          <w:rFonts w:ascii="仿宋" w:eastAsia="仿宋" w:hAnsi="仿宋" w:cs="仿宋"/>
          <w:sz w:val="28"/>
          <w:szCs w:val="28"/>
          <w:lang w:eastAsia="zh-CN"/>
        </w:rPr>
      </w:pPr>
      <w:r w:rsidRPr="00CE1824">
        <w:rPr>
          <w:rFonts w:ascii="仿宋" w:eastAsia="仿宋" w:hAnsi="仿宋" w:cs="仿宋"/>
          <w:sz w:val="28"/>
          <w:szCs w:val="28"/>
          <w:lang w:eastAsia="zh-CN"/>
        </w:rPr>
        <w:t>普洱公积金综合服务平台为新建系统，目前处于建设规划阶段。在建设过程中需根据系统的业务用户以及关键业务数据，明确保护对象，分析其密码应用的需求；为保障用户身份的真实性，业务系统的数据真实性、完整性和有效性，需要按GB/T 39786-2021《信息安全技术 信息系统密码应用基本要求》的要求编制密码应用方案，进行密码应用建设。</w:t>
      </w:r>
      <w:r w:rsidR="00A20A3D">
        <w:rPr>
          <w:rFonts w:ascii="仿宋" w:eastAsia="仿宋" w:hAnsi="仿宋" w:cs="仿宋"/>
          <w:sz w:val="28"/>
          <w:szCs w:val="28"/>
          <w:lang w:eastAsia="zh-CN"/>
        </w:rPr>
        <w:t xml:space="preserve"> </w:t>
      </w:r>
    </w:p>
    <w:p w14:paraId="12DF837A" w14:textId="77777777" w:rsidR="003A0016" w:rsidRDefault="0008438E">
      <w:pPr>
        <w:pStyle w:val="2"/>
        <w:rPr>
          <w:lang w:eastAsia="zh-CN"/>
        </w:rPr>
      </w:pPr>
      <w:bookmarkStart w:id="4" w:name="_Toc167377443"/>
      <w:r>
        <w:rPr>
          <w:rFonts w:hint="eastAsia"/>
          <w:lang w:eastAsia="zh-CN"/>
        </w:rPr>
        <w:t>1.4</w:t>
      </w:r>
      <w:r>
        <w:rPr>
          <w:rFonts w:hint="eastAsia"/>
          <w:lang w:eastAsia="zh-CN"/>
        </w:rPr>
        <w:t>项目实施的必要性</w:t>
      </w:r>
      <w:bookmarkEnd w:id="4"/>
    </w:p>
    <w:p w14:paraId="23C39904" w14:textId="76DC5D0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为贯彻落实《密码法》关于信息系统密码应用的要求，结合《国家电子政务建设指导意见》，决定对</w:t>
      </w:r>
      <w:r w:rsidR="00CE1824" w:rsidRPr="00CE1824">
        <w:rPr>
          <w:rFonts w:ascii="仿宋" w:eastAsia="仿宋" w:hAnsi="仿宋" w:cs="仿宋"/>
          <w:sz w:val="28"/>
          <w:szCs w:val="28"/>
          <w:lang w:eastAsia="zh-CN"/>
        </w:rPr>
        <w:t>普洱公积金综合服务平台</w:t>
      </w:r>
      <w:r>
        <w:rPr>
          <w:rFonts w:ascii="仿宋" w:eastAsia="仿宋" w:hAnsi="仿宋" w:cs="仿宋" w:hint="eastAsia"/>
          <w:sz w:val="28"/>
          <w:szCs w:val="28"/>
          <w:lang w:eastAsia="zh-CN"/>
        </w:rPr>
        <w:t>进行密码应用方案设计，进一步加强重要基础设施的安全防范能力，提高运行保障水平，确保重要信息系统安全稳定运行，防止敏感信息泄露。</w:t>
      </w:r>
    </w:p>
    <w:p w14:paraId="21D2030D"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 xml:space="preserve">通过对某信息系统的现状和密码应用需求进行分析，依据GB/T </w:t>
      </w:r>
      <w:r>
        <w:rPr>
          <w:rFonts w:ascii="仿宋" w:eastAsia="仿宋" w:hAnsi="仿宋" w:cs="仿宋" w:hint="eastAsia"/>
          <w:sz w:val="28"/>
          <w:szCs w:val="28"/>
          <w:lang w:eastAsia="zh-CN"/>
        </w:rPr>
        <w:lastRenderedPageBreak/>
        <w:t>39786-2021《信息安全技术 信息系统密码应用基本要求》设计密码应用方案。</w:t>
      </w:r>
    </w:p>
    <w:p w14:paraId="10CBBFF9" w14:textId="0ED50880"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在网络安全上升到国家安全层面之后，</w:t>
      </w:r>
      <w:r w:rsidR="00CE1824" w:rsidRPr="00CE1824">
        <w:rPr>
          <w:rFonts w:ascii="仿宋" w:eastAsia="仿宋" w:hAnsi="仿宋" w:cs="仿宋"/>
          <w:sz w:val="28"/>
          <w:szCs w:val="28"/>
          <w:lang w:eastAsia="zh-CN"/>
        </w:rPr>
        <w:t>普洱公积金综合服务平台</w:t>
      </w:r>
      <w:r>
        <w:rPr>
          <w:rFonts w:ascii="仿宋" w:eastAsia="仿宋" w:hAnsi="仿宋" w:cs="仿宋" w:hint="eastAsia"/>
          <w:sz w:val="28"/>
          <w:szCs w:val="28"/>
          <w:lang w:eastAsia="zh-CN"/>
        </w:rPr>
        <w:t>安全性要求，就成为了重中之重。某信息系统安全隐患主要分为两个层面：一是系统的安全，包括设备主机安全、中间件安全、操作系统安全、网络安全、应用安全等；二是数据的安全，在数据聚集化的趋势下，集中后的数据如何安全的存储、传输和使用也是个挑战。商用密码对于网络空间技术领域具有重要的基础性、引领性、关键性地位，特别是在数据加密、身份鉴别、访问控制、取证溯源等方面依然发挥着难以替代的重要作用。</w:t>
      </w:r>
    </w:p>
    <w:p w14:paraId="73907A69"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到目前为止，密码技术</w:t>
      </w:r>
      <w:proofErr w:type="gramStart"/>
      <w:r>
        <w:rPr>
          <w:rFonts w:ascii="仿宋" w:eastAsia="仿宋" w:hAnsi="仿宋" w:cs="仿宋" w:hint="eastAsia"/>
          <w:sz w:val="28"/>
          <w:szCs w:val="28"/>
          <w:lang w:eastAsia="zh-CN"/>
        </w:rPr>
        <w:t>仍是保障</w:t>
      </w:r>
      <w:proofErr w:type="gramEnd"/>
      <w:r>
        <w:rPr>
          <w:rFonts w:ascii="仿宋" w:eastAsia="仿宋" w:hAnsi="仿宋" w:cs="仿宋" w:hint="eastAsia"/>
          <w:sz w:val="28"/>
          <w:szCs w:val="28"/>
          <w:lang w:eastAsia="zh-CN"/>
        </w:rPr>
        <w:t>网络与信息安全最有效、最可靠、</w:t>
      </w:r>
      <w:proofErr w:type="gramStart"/>
      <w:r>
        <w:rPr>
          <w:rFonts w:ascii="仿宋" w:eastAsia="仿宋" w:hAnsi="仿宋" w:cs="仿宋" w:hint="eastAsia"/>
          <w:sz w:val="28"/>
          <w:szCs w:val="28"/>
          <w:lang w:eastAsia="zh-CN"/>
        </w:rPr>
        <w:t>最</w:t>
      </w:r>
      <w:proofErr w:type="gramEnd"/>
      <w:r>
        <w:rPr>
          <w:rFonts w:ascii="仿宋" w:eastAsia="仿宋" w:hAnsi="仿宋" w:cs="仿宋" w:hint="eastAsia"/>
          <w:sz w:val="28"/>
          <w:szCs w:val="28"/>
          <w:lang w:eastAsia="zh-CN"/>
        </w:rPr>
        <w:t>经济的关键核心技术。通过基于密码技术的身份鉴别、信任管理、访问控制、数据加密、可信计算、密文计算、数据脱敏等措施，可以有效解决数据产生、传输、存储、处理、分析、使用等全生命周期安全问题，解决基础网络资源、信息设施、计算分析、应用服务、网络接入等全体系安全问题。</w:t>
      </w:r>
    </w:p>
    <w:p w14:paraId="08B50EE0"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目前国际上通用的密码算法存在安全隐患，如RSA会被植入后门等，且使用的芯片大部分都是国外产品和技术，在我国尚未完成对这些核心技术控制的现状下，采用国产自主密码技术保障系统安全也成为必然的选择。</w:t>
      </w:r>
    </w:p>
    <w:p w14:paraId="25085D40"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《中华人民共和国网络安全法》、《中华人民共和国密码法》（2020年1月1日正式施行）、《网络安全等级保护条例》的陆续</w:t>
      </w:r>
      <w:r>
        <w:rPr>
          <w:rFonts w:ascii="仿宋" w:eastAsia="仿宋" w:hAnsi="仿宋" w:cs="仿宋" w:hint="eastAsia"/>
          <w:sz w:val="28"/>
          <w:szCs w:val="28"/>
          <w:lang w:eastAsia="zh-CN"/>
        </w:rPr>
        <w:lastRenderedPageBreak/>
        <w:t>颁布，及中央、地方的政策加强，进一步奠定了密码技术作为网络安全保护重要手段的地位。</w:t>
      </w:r>
    </w:p>
    <w:p w14:paraId="19895859" w14:textId="7E309D41" w:rsidR="003A0016" w:rsidRDefault="0008438E" w:rsidP="00C95E6A">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因此，本项目的建设将切合国家网络安全政策要求，同时将有力地消除密码安全隐患，提升业务系统综合防护能力，保护国家和公共利益。</w:t>
      </w:r>
    </w:p>
    <w:p w14:paraId="1163201E" w14:textId="77777777" w:rsidR="003A0016" w:rsidRDefault="003A0016">
      <w:pPr>
        <w:pStyle w:val="227d0d09"/>
        <w:ind w:right="100"/>
        <w:jc w:val="both"/>
        <w:rPr>
          <w:rFonts w:ascii="宋体" w:eastAsia="宋体" w:hAnsi="宋体" w:cs="宋体"/>
          <w:sz w:val="48"/>
          <w:szCs w:val="48"/>
          <w:lang w:eastAsia="zh-CN"/>
        </w:rPr>
      </w:pPr>
    </w:p>
    <w:p w14:paraId="5BCE1B55" w14:textId="779A0FCE" w:rsidR="003A0016" w:rsidRDefault="003A0016">
      <w:pPr>
        <w:pStyle w:val="227d0d09"/>
        <w:spacing w:line="300" w:lineRule="auto"/>
        <w:rPr>
          <w:lang w:eastAsia="zh-CN"/>
        </w:rPr>
        <w:sectPr w:rsidR="003A0016">
          <w:headerReference w:type="default" r:id="rId8"/>
          <w:pgSz w:w="11906" w:h="16838"/>
          <w:pgMar w:top="1440" w:right="1800" w:bottom="1440" w:left="1800" w:header="851" w:footer="992" w:gutter="0"/>
          <w:cols w:space="425"/>
          <w:docGrid w:type="lines" w:linePitch="312"/>
        </w:sectPr>
      </w:pPr>
    </w:p>
    <w:p w14:paraId="450F1C7B" w14:textId="0CF75C3F" w:rsidR="003A0016" w:rsidRDefault="0008438E">
      <w:pPr>
        <w:pStyle w:val="0887aa7d"/>
        <w:rPr>
          <w:lang w:eastAsia="zh-CN"/>
        </w:rPr>
      </w:pPr>
      <w:bookmarkStart w:id="0" w:name="_Toc167377445"/>
      <w:r>
        <w:rPr>
          <w:rFonts w:hint="eastAsia"/>
          <w:lang w:eastAsia="zh-CN"/>
        </w:rPr>
        <w:lastRenderedPageBreak/>
        <w:t>2</w:t>
      </w:r>
      <w:r w:rsidR="000E63F7">
        <w:rPr>
          <w:rFonts w:hint="eastAsia"/>
          <w:lang w:eastAsia="zh-CN"/>
        </w:rPr>
        <w:t xml:space="preserve"> </w:t>
      </w:r>
      <w:r>
        <w:rPr>
          <w:rFonts w:hint="eastAsia"/>
          <w:lang w:eastAsia="zh-CN"/>
        </w:rPr>
        <w:t>系统概述</w:t>
      </w:r>
      <w:bookmarkEnd w:id="0"/>
    </w:p>
    <w:p w14:paraId="614F0C7A" w14:textId="139E9131" w:rsidR="003A0016" w:rsidRPr="00531484" w:rsidRDefault="0008438E" w:rsidP="00531484">
      <w:pPr>
        <w:pStyle w:val="deb7458d"/>
        <w:rPr>
          <w:rFonts w:hint="eastAsia"/>
          <w:lang w:eastAsia="zh-CN"/>
        </w:rPr>
      </w:pPr>
      <w:bookmarkStart w:id="1" w:name="_Toc167377446"/>
      <w:r>
        <w:rPr>
          <w:rFonts w:hint="eastAsia"/>
          <w:lang w:eastAsia="zh-CN"/>
        </w:rPr>
        <w:t>2.1</w:t>
      </w:r>
      <w:r>
        <w:rPr>
          <w:rFonts w:hint="eastAsia"/>
          <w:lang w:eastAsia="zh-CN"/>
        </w:rPr>
        <w:t>基本情况</w:t>
      </w:r>
      <w:bookmarkEnd w:id="1"/>
    </w:p>
    <w:p w14:paraId="309E84E7" w14:textId="77777777" w:rsidR="003A0016" w:rsidRDefault="0008438E">
      <w:pPr>
        <w:pStyle w:val="f2e63c4f"/>
        <w:rPr>
          <w:lang w:eastAsia="zh-CN"/>
        </w:rPr>
      </w:pPr>
      <w:r>
        <w:rPr>
          <w:rFonts w:hint="eastAsia"/>
          <w:lang w:eastAsia="zh-CN"/>
        </w:rPr>
        <w:t>2.1.1</w:t>
      </w:r>
      <w:r>
        <w:rPr>
          <w:rFonts w:hint="eastAsia"/>
          <w:lang w:eastAsia="zh-CN"/>
        </w:rPr>
        <w:t>系统名称</w:t>
      </w:r>
    </w:p>
    <w:p w14:paraId="4C5D70ED" w14:textId="7DDCEF2C" w:rsidR="003A0016" w:rsidRDefault="00EA6DD8">
      <w:pPr>
        <w:pStyle w:val="227d0d09"/>
        <w:spacing w:line="360" w:lineRule="auto"/>
        <w:ind w:firstLineChars="200" w:firstLine="560"/>
        <w:rPr>
          <w:rFonts w:ascii="仿宋" w:eastAsia="仿宋" w:hAnsi="仿宋" w:cs="仿宋"/>
          <w:sz w:val="28"/>
          <w:szCs w:val="28"/>
          <w:lang w:eastAsia="zh-CN"/>
        </w:rPr>
      </w:pPr>
      <w:r w:rsidRPr="00EA6DD8">
        <w:rPr>
          <w:rFonts w:ascii="仿宋" w:eastAsia="仿宋" w:hAnsi="仿宋" w:cs="仿宋"/>
          <w:sz w:val="28"/>
          <w:szCs w:val="28"/>
          <w:lang w:eastAsia="zh-CN"/>
        </w:rPr>
        <w:t>普洱公积金综合服务平台</w:t>
      </w:r>
      <w:proofErr w:type="spellStart"/>
      <w:proofErr w:type="spellEnd"/>
    </w:p>
    <w:p w14:paraId="37C21A3A" w14:textId="77777777" w:rsidR="003A0016" w:rsidRDefault="0008438E">
      <w:pPr>
        <w:pStyle w:val="f2e63c4f"/>
        <w:rPr>
          <w:lang w:eastAsia="zh-CN"/>
        </w:rPr>
      </w:pPr>
      <w:r>
        <w:rPr>
          <w:rFonts w:hint="eastAsia"/>
          <w:lang w:eastAsia="zh-CN"/>
        </w:rPr>
        <w:t>2.1.2</w:t>
      </w:r>
      <w:r>
        <w:rPr>
          <w:rFonts w:hint="eastAsia"/>
          <w:lang w:eastAsia="zh-CN"/>
        </w:rPr>
        <w:t>系统责任主体单位</w:t>
      </w:r>
    </w:p>
    <w:p w14:paraId="2C74ECA7" w14:textId="5B2318F9" w:rsidR="003A0016" w:rsidRDefault="0008438E">
      <w:pPr>
        <w:pStyle w:val="227d0d09"/>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建设单位名称：</w:t>
      </w:r>
      <w:r w:rsidR="007117FC">
        <w:rPr>
          <w:rFonts w:ascii="仿宋" w:eastAsia="仿宋" w:hAnsi="仿宋" w:cs="仿宋" w:hint="eastAsia"/>
          <w:sz w:val="28"/>
          <w:szCs w:val="28"/>
          <w:lang w:eastAsia="zh-CN"/>
        </w:rPr>
        <w:t>普洱市住房公积金管理中心</w:t>
      </w:r>
      <w:proofErr w:type="spellStart"/>
      <w:proofErr w:type="spellEnd"/>
    </w:p>
    <w:p w14:paraId="1CA78462" w14:textId="6A812222" w:rsidR="003A0016" w:rsidRDefault="0008438E">
      <w:pPr>
        <w:pStyle w:val="227d0d09"/>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地址：</w:t>
      </w:r>
      <w:r w:rsidR="007117FC">
        <w:rPr>
          <w:rFonts w:ascii="仿宋" w:eastAsia="仿宋" w:hAnsi="仿宋" w:cs="仿宋" w:hint="eastAsia"/>
          <w:sz w:val="28"/>
          <w:szCs w:val="28"/>
          <w:lang w:eastAsia="zh-CN"/>
        </w:rPr>
        <w:t>测试地址</w:t>
      </w:r>
      <w:proofErr w:type="spellStart"/>
      <w:proofErr w:type="spellEnd"/>
    </w:p>
    <w:p w14:paraId="618E628A" w14:textId="4F952161" w:rsidR="003A0016" w:rsidRDefault="0008438E">
      <w:pPr>
        <w:pStyle w:val="227d0d09"/>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所属密码管理部门：</w:t>
      </w:r>
      <w:r w:rsidR="007117FC">
        <w:rPr>
          <w:rFonts w:ascii="仿宋" w:eastAsia="仿宋" w:hAnsi="仿宋" w:cs="仿宋" w:hint="eastAsia"/>
          <w:sz w:val="28"/>
          <w:szCs w:val="28"/>
          <w:lang w:eastAsia="zh-CN"/>
        </w:rPr>
        <w:t>测试部门</w:t>
      </w:r>
      <w:proofErr w:type="spellStart"/>
      <w:proofErr w:type="spellEnd"/>
    </w:p>
    <w:p w14:paraId="2E673827" w14:textId="3D4F5576" w:rsidR="003A0016" w:rsidRDefault="0008438E">
      <w:pPr>
        <w:pStyle w:val="227d0d09"/>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单位类型：</w:t>
      </w:r>
      <w:r w:rsidR="00FC4C31">
        <w:rPr>
          <w:rFonts w:ascii="仿宋" w:eastAsia="仿宋" w:hAnsi="仿宋" w:cs="仿宋" w:hint="eastAsia"/>
          <w:sz w:val="28"/>
          <w:szCs w:val="28"/>
          <w:lang w:eastAsia="zh-CN"/>
        </w:rPr>
        <w:t>测试类型</w:t>
      </w:r>
      <w:proofErr w:type="spellStart"/>
      <w:proofErr w:type="spellEnd"/>
    </w:p>
    <w:p w14:paraId="48E1F8D9" w14:textId="77777777" w:rsidR="003A0016" w:rsidRDefault="0008438E">
      <w:pPr>
        <w:pStyle w:val="f2e63c4f"/>
        <w:rPr>
          <w:lang w:eastAsia="zh-CN"/>
        </w:rPr>
      </w:pPr>
      <w:r>
        <w:rPr>
          <w:rFonts w:hint="eastAsia"/>
          <w:lang w:eastAsia="zh-CN"/>
        </w:rPr>
        <w:t>2.1.3</w:t>
      </w:r>
      <w:r>
        <w:rPr>
          <w:rFonts w:hint="eastAsia"/>
          <w:lang w:eastAsia="zh-CN"/>
        </w:rPr>
        <w:t>系统上线运行时间</w:t>
      </w:r>
    </w:p>
    <w:p w14:paraId="20147E04" w14:textId="36826852" w:rsidR="003A0016" w:rsidRDefault="0008438E">
      <w:pPr>
        <w:pStyle w:val="227d0d09"/>
        <w:rPr>
          <w:rFonts w:ascii="仿宋" w:eastAsia="仿宋" w:hAnsi="仿宋" w:cs="仿宋"/>
          <w:sz w:val="28"/>
          <w:szCs w:val="28"/>
          <w:lang w:eastAsia="zh-CN"/>
        </w:rPr>
      </w:pPr>
      <w:r>
        <w:rPr>
          <w:rFonts w:ascii="仿宋" w:eastAsia="仿宋" w:hAnsi="仿宋" w:cs="仿宋" w:hint="eastAsia"/>
          <w:sz w:val="28"/>
          <w:szCs w:val="28"/>
          <w:lang w:eastAsia="zh-CN"/>
        </w:rPr>
        <w:t xml:space="preserve">    </w:t>
      </w:r>
      <w:r w:rsidR="00FC4C31">
        <w:rPr>
          <w:rFonts w:ascii="仿宋" w:eastAsia="仿宋" w:hAnsi="仿宋" w:cs="仿宋" w:hint="eastAsia"/>
          <w:sz w:val="28"/>
          <w:szCs w:val="28"/>
          <w:lang w:eastAsia="zh-CN"/>
        </w:rPr>
        <w:t>2024年6月17日</w:t>
      </w:r>
      <w:proofErr w:type="spellStart"/>
      <w:proofErr w:type="spellEnd"/>
    </w:p>
    <w:p w14:paraId="4D33297B" w14:textId="77777777" w:rsidR="003A0016" w:rsidRDefault="0008438E">
      <w:pPr>
        <w:pStyle w:val="f2e63c4f"/>
        <w:rPr>
          <w:lang w:eastAsia="zh-CN"/>
        </w:rPr>
      </w:pPr>
      <w:bookmarkStart w:id="2" w:name="_Toc4308"/>
      <w:bookmarkStart w:id="3" w:name="_Toc24276"/>
      <w:bookmarkStart w:id="4" w:name="_Toc17534"/>
      <w:bookmarkStart w:id="5" w:name="_Toc9815"/>
      <w:r>
        <w:rPr>
          <w:rFonts w:hint="eastAsia"/>
          <w:lang w:eastAsia="zh-CN"/>
        </w:rPr>
        <w:t>2.1.4</w:t>
      </w:r>
      <w:r>
        <w:rPr>
          <w:rFonts w:hint="eastAsia"/>
          <w:lang w:eastAsia="zh-CN"/>
        </w:rPr>
        <w:t>系统用户情况</w:t>
      </w:r>
      <w:bookmarkEnd w:id="2"/>
      <w:bookmarkEnd w:id="3"/>
      <w:bookmarkEnd w:id="4"/>
      <w:bookmarkEnd w:id="5"/>
    </w:p>
    <w:tbl>
      <w:tblPr>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1"/>
        <w:gridCol w:w="1095"/>
        <w:gridCol w:w="4444"/>
        <w:gridCol w:w="1373"/>
      </w:tblGrid>
      <w:tr w:rsidR="003A0016" w14:paraId="438BEE2E" w14:textId="77777777" w:rsidTr="00F273A0">
        <w:trPr>
          <w:trHeight w:val="567"/>
          <w:tblHeader/>
          <w:jc w:val="center"/>
        </w:trPr>
        <w:tc>
          <w:tcPr>
            <w:tcW w:w="509" w:type="pct"/>
            <w:shd w:val="clear" w:color="auto" w:fill="D9D9D9" w:themeFill="background1" w:themeFillShade="D9"/>
            <w:vAlign w:val="center"/>
          </w:tcPr>
          <w:p w14:paraId="3ECB3F35" w14:textId="799D15EF" w:rsidR="003A0016" w:rsidRDefault="0008438E">
            <w:pPr>
              <w:adjustRightInd w:val="0"/>
              <w:snapToGrid w:val="0"/>
              <w:rPr>
                <w:rFonts w:ascii="宋体" w:hAnsi="宋体" w:cs="宋体"/>
                <w:b/>
                <w:bCs/>
                <w:sz w:val="21"/>
                <w:szCs w:val="21"/>
                <w:lang w:eastAsia="zh-CN"/>
              </w:rPr>
            </w:pPr>
            <w:bookmarkStart w:id="6" w:name="RANGE!P16"/>
            <w:proofErr w:type="spellStart"/>
            <w:r>
              <w:rPr>
                <w:rFonts w:ascii="宋体" w:hAnsi="宋体" w:cs="宋体" w:hint="eastAsia"/>
                <w:b/>
                <w:bCs/>
                <w:sz w:val="21"/>
                <w:szCs w:val="21"/>
              </w:rPr>
              <w:t>序号</w:t>
            </w:r>
            <w:bookmarkEnd w:id="6"/>
            <w:proofErr w:type="spellEnd"/>
            <w:r w:rsidR="00FC4C31">
              <w:rPr>
                <w:rFonts w:ascii="宋体" w:hAnsi="宋体" w:cs="宋体" w:hint="eastAsia"/>
                <w:b/>
                <w:bCs/>
                <w:sz w:val="21"/>
                <w:szCs w:val="21"/>
                <w:lang w:eastAsia="zh-CN"/>
              </w:rPr>
              <w:t/>
            </w:r>
          </w:p>
        </w:tc>
        <w:tc>
          <w:tcPr>
            <w:tcW w:w="768" w:type="pct"/>
            <w:shd w:val="clear" w:color="auto" w:fill="D9D9D9" w:themeFill="background1" w:themeFillShade="D9"/>
            <w:vAlign w:val="center"/>
          </w:tcPr>
          <w:p w14:paraId="1644A0D5" w14:textId="77777777" w:rsidR="003A0016" w:rsidRDefault="0008438E">
            <w:pPr>
              <w:adjustRightInd w:val="0"/>
              <w:snapToGrid w:val="0"/>
              <w:rPr>
                <w:rFonts w:ascii="宋体" w:hAnsi="宋体" w:cs="宋体"/>
                <w:b/>
                <w:bCs/>
                <w:sz w:val="21"/>
                <w:szCs w:val="21"/>
              </w:rPr>
            </w:pPr>
            <w:proofErr w:type="spellStart"/>
            <w:r>
              <w:rPr>
                <w:rFonts w:ascii="宋体" w:hAnsi="宋体" w:cs="宋体" w:hint="eastAsia"/>
                <w:b/>
                <w:bCs/>
                <w:sz w:val="21"/>
                <w:szCs w:val="21"/>
              </w:rPr>
              <w:t>用户角色</w:t>
            </w:r>
            <w:proofErr w:type="spellEnd"/>
          </w:p>
        </w:tc>
        <w:tc>
          <w:tcPr>
            <w:tcW w:w="2787" w:type="pct"/>
            <w:shd w:val="clear" w:color="auto" w:fill="D9D9D9" w:themeFill="background1" w:themeFillShade="D9"/>
            <w:vAlign w:val="center"/>
          </w:tcPr>
          <w:p w14:paraId="61DAD748" w14:textId="77777777" w:rsidR="003A0016" w:rsidRDefault="0008438E">
            <w:pPr>
              <w:adjustRightInd w:val="0"/>
              <w:snapToGrid w:val="0"/>
              <w:jc w:val="center"/>
              <w:rPr>
                <w:rFonts w:ascii="宋体" w:hAnsi="宋体" w:cs="宋体"/>
                <w:b/>
                <w:bCs/>
                <w:sz w:val="21"/>
                <w:szCs w:val="21"/>
              </w:rPr>
            </w:pPr>
            <w:proofErr w:type="spellStart"/>
            <w:r>
              <w:rPr>
                <w:rFonts w:ascii="宋体" w:hAnsi="宋体" w:cs="宋体" w:hint="eastAsia"/>
                <w:b/>
                <w:bCs/>
                <w:sz w:val="21"/>
                <w:szCs w:val="21"/>
              </w:rPr>
              <w:t>业务</w:t>
            </w:r>
            <w:proofErr w:type="spellEnd"/>
            <w:r>
              <w:rPr>
                <w:rFonts w:ascii="宋体" w:hAnsi="宋体" w:cs="宋体" w:hint="eastAsia"/>
                <w:b/>
                <w:bCs/>
                <w:sz w:val="21"/>
                <w:szCs w:val="21"/>
                <w:lang w:eastAsia="zh-CN"/>
              </w:rPr>
              <w:t>场景</w:t>
            </w:r>
          </w:p>
        </w:tc>
        <w:tc>
          <w:tcPr>
            <w:tcW w:w="936" w:type="pct"/>
            <w:shd w:val="clear" w:color="auto" w:fill="D9D9D9" w:themeFill="background1" w:themeFillShade="D9"/>
            <w:vAlign w:val="center"/>
          </w:tcPr>
          <w:p w14:paraId="2381BF12" w14:textId="77777777" w:rsidR="003A0016" w:rsidRDefault="0008438E">
            <w:pPr>
              <w:adjustRightInd w:val="0"/>
              <w:snapToGrid w:val="0"/>
              <w:jc w:val="center"/>
              <w:rPr>
                <w:rFonts w:ascii="宋体" w:hAnsi="宋体" w:cs="宋体"/>
                <w:b/>
                <w:bCs/>
                <w:sz w:val="21"/>
                <w:szCs w:val="21"/>
              </w:rPr>
            </w:pPr>
            <w:proofErr w:type="spellStart"/>
            <w:r>
              <w:rPr>
                <w:rFonts w:ascii="宋体" w:hAnsi="宋体" w:cs="宋体" w:hint="eastAsia"/>
                <w:b/>
                <w:bCs/>
                <w:sz w:val="21"/>
                <w:szCs w:val="21"/>
              </w:rPr>
              <w:t>网络访问位置</w:t>
            </w:r>
            <w:proofErr w:type="spellEnd"/>
          </w:p>
        </w:tc>
      </w:tr>
      <w:tr w:rsidR="003A0016" w14:paraId="783D9F4D" w14:textId="77777777" w:rsidTr="00F273A0">
        <w:trPr>
          <w:trHeight w:val="567"/>
          <w:jc w:val="center"/>
        </w:trPr>
        <w:tc>
          <w:tcPr>
            <w:tcW w:w="509" w:type="pct"/>
            <w:shd w:val="clear" w:color="auto" w:fill="auto"/>
            <w:vAlign w:val="center"/>
          </w:tcPr>
          <w:p w14:paraId="6A3D2FFA" w14:textId="77777777" w:rsidR="003A0016" w:rsidRDefault="003A0016">
            <w:pPr>
              <w:pStyle w:val="a7d7780e"/>
              <w:numPr>
                <w:ilvl w:val="0"/>
                <w:numId w:val="31"/>
              </w:numPr>
              <w:adjustRightInd w:val="0"/>
              <w:snapToGrid w:val="0"/>
              <w:ind w:left="0" w:firstLineChars="0" w:firstLine="0"/>
              <w:jc w:val="center"/>
              <w:rPr>
                <w:rFonts w:ascii="宋体" w:hAnsi="宋体" w:cs="宋体"/>
                <w:szCs w:val="21"/>
              </w:rPr>
            </w:pPr>
          </w:p>
        </w:tc>
        <w:tc>
          <w:tcPr>
            <w:tcW w:w="768" w:type="pct"/>
            <w:shd w:val="clear" w:color="auto" w:fill="auto"/>
            <w:vAlign w:val="center"/>
          </w:tcPr>
          <w:p w14:paraId="48667EC8" w14:textId="1F0BF57E" w:rsidR="003A0016" w:rsidRDefault="0007140F">
            <w:pPr>
              <w:adjustRightInd w:val="0"/>
              <w:snapToGrid w:val="0"/>
              <w:rPr>
                <w:rFonts w:ascii="宋体" w:hAnsi="宋体" w:cs="宋体"/>
                <w:sz w:val="21"/>
                <w:szCs w:val="21"/>
                <w:lang w:eastAsia="zh-CN"/>
              </w:rPr>
            </w:pPr>
            <w:r>
              <w:rPr>
                <w:rFonts w:ascii="宋体" w:hAnsi="宋体" w:cs="宋体" w:hint="eastAsia"/>
                <w:sz w:val="21"/>
                <w:szCs w:val="21"/>
                <w:lang w:eastAsia="zh-CN"/>
              </w:rPr>
              <w:t>运维人员</w:t>
            </w:r>
            <w:proofErr w:type="spellStart"/>
            <w:proofErr w:type="spellEnd"/>
          </w:p>
        </w:tc>
        <w:tc>
          <w:tcPr>
            <w:tcW w:w="2787" w:type="pct"/>
            <w:shd w:val="clear" w:color="auto" w:fill="auto"/>
            <w:vAlign w:val="center"/>
          </w:tcPr>
          <w:p w14:paraId="1F1AAD41" w14:textId="1A00B0F2" w:rsidR="003A0016" w:rsidRDefault="0007140F">
            <w:pPr>
              <w:adjustRightInd w:val="0"/>
              <w:snapToGrid w:val="0"/>
              <w:rPr>
                <w:rFonts w:ascii="宋体" w:hAnsi="宋体" w:cs="宋体"/>
                <w:sz w:val="21"/>
                <w:szCs w:val="21"/>
                <w:lang w:eastAsia="zh-CN"/>
              </w:rPr>
            </w:pPr>
            <w:r>
              <w:rPr>
                <w:rFonts w:ascii="宋体" w:hAnsi="宋体" w:cs="宋体" w:hint="eastAsia"/>
                <w:sz w:val="21"/>
                <w:szCs w:val="21"/>
                <w:lang w:eastAsia="zh-CN"/>
              </w:rPr>
              <w:t>普洱公积金综合服务平台</w:t>
            </w:r>
            <w:proofErr w:type="spellStart"/>
            <w:proofErr w:type="spellEnd"/>
          </w:p>
        </w:tc>
        <w:tc>
          <w:tcPr>
            <w:tcW w:w="936" w:type="pct"/>
            <w:shd w:val="clear" w:color="auto" w:fill="auto"/>
            <w:vAlign w:val="center"/>
          </w:tcPr>
          <w:p w14:paraId="5D754DFC" w14:textId="245FDF23" w:rsidR="003A0016" w:rsidRDefault="006818FE">
            <w:pPr>
              <w:adjustRightInd w:val="0"/>
              <w:snapToGrid w:val="0"/>
              <w:rPr>
                <w:rFonts w:ascii="宋体" w:eastAsia="宋体" w:hAnsi="宋体" w:cs="宋体"/>
                <w:sz w:val="21"/>
                <w:szCs w:val="21"/>
                <w:lang w:eastAsia="zh-CN"/>
              </w:rPr>
            </w:pPr>
            <w:r>
              <w:rPr>
                <w:rFonts w:ascii="宋体" w:hAnsi="宋体" w:cs="宋体" w:hint="eastAsia"/>
                <w:sz w:val="21"/>
                <w:szCs w:val="21"/>
                <w:lang w:eastAsia="zh-CN"/>
              </w:rPr>
              <w:t>互联网, 内网</w:t>
            </w:r>
            <w:proofErr w:type="spellStart"/>
            <w:proofErr w:type="spellEnd"/>
          </w:p>
        </w:tc>
      </w:tr>
      <w:tr w:rsidR="003A0016" w14:paraId="783D9F4D" w14:textId="77777777" w:rsidTr="00F273A0">
        <w:trPr>
          <w:trHeight w:val="567"/>
          <w:jc w:val="center"/>
        </w:trPr>
        <w:tc>
          <w:tcPr>
            <w:tcW w:w="509" w:type="pct"/>
            <w:shd w:val="clear" w:color="auto" w:fill="auto"/>
            <w:vAlign w:val="center"/>
          </w:tcPr>
          <w:p w14:paraId="6A3D2FFA" w14:textId="77777777" w:rsidR="003A0016" w:rsidRDefault="003A0016">
            <w:pPr>
              <w:pStyle w:val="a7d7780e"/>
              <w:numPr>
                <w:ilvl w:val="0"/>
                <w:numId w:val="31"/>
              </w:numPr>
              <w:adjustRightInd w:val="0"/>
              <w:snapToGrid w:val="0"/>
              <w:ind w:left="0" w:firstLineChars="0" w:firstLine="0"/>
              <w:jc w:val="center"/>
              <w:rPr>
                <w:rFonts w:ascii="宋体" w:hAnsi="宋体" w:cs="宋体"/>
                <w:szCs w:val="21"/>
              </w:rPr>
            </w:pPr>
          </w:p>
        </w:tc>
        <w:tc>
          <w:tcPr>
            <w:tcW w:w="768" w:type="pct"/>
            <w:shd w:val="clear" w:color="auto" w:fill="auto"/>
            <w:vAlign w:val="center"/>
          </w:tcPr>
          <w:p w14:paraId="48667EC8" w14:textId="1F0BF57E" w:rsidR="003A0016" w:rsidRDefault="0007140F">
            <w:pPr>
              <w:adjustRightInd w:val="0"/>
              <w:snapToGrid w:val="0"/>
              <w:rPr>
                <w:rFonts w:ascii="宋体" w:hAnsi="宋体" w:cs="宋体"/>
                <w:sz w:val="21"/>
                <w:szCs w:val="21"/>
                <w:lang w:eastAsia="zh-CN"/>
              </w:rPr>
            </w:pPr>
            <w:r>
              <w:rPr>
                <w:rFonts w:ascii="宋体" w:hAnsi="宋体" w:cs="宋体" w:hint="eastAsia"/>
                <w:sz w:val="21"/>
                <w:szCs w:val="21"/>
                <w:lang w:eastAsia="zh-CN"/>
              </w:rPr>
              <w:t>系统管理员</w:t>
            </w:r>
            <w:proofErr w:type="spellStart"/>
            <w:proofErr w:type="spellEnd"/>
          </w:p>
        </w:tc>
        <w:tc>
          <w:tcPr>
            <w:tcW w:w="2787" w:type="pct"/>
            <w:shd w:val="clear" w:color="auto" w:fill="auto"/>
            <w:vAlign w:val="center"/>
          </w:tcPr>
          <w:p w14:paraId="1F1AAD41" w14:textId="1A00B0F2" w:rsidR="003A0016" w:rsidRDefault="0007140F">
            <w:pPr>
              <w:adjustRightInd w:val="0"/>
              <w:snapToGrid w:val="0"/>
              <w:rPr>
                <w:rFonts w:ascii="宋体" w:hAnsi="宋体" w:cs="宋体"/>
                <w:sz w:val="21"/>
                <w:szCs w:val="21"/>
                <w:lang w:eastAsia="zh-CN"/>
              </w:rPr>
            </w:pPr>
            <w:r>
              <w:rPr>
                <w:rFonts w:ascii="宋体" w:hAnsi="宋体" w:cs="宋体" w:hint="eastAsia"/>
                <w:sz w:val="21"/>
                <w:szCs w:val="21"/>
                <w:lang w:eastAsia="zh-CN"/>
              </w:rPr>
              <w:t>普洱公积金综合服务平台</w:t>
            </w:r>
            <w:proofErr w:type="spellStart"/>
            <w:proofErr w:type="spellEnd"/>
          </w:p>
        </w:tc>
        <w:tc>
          <w:tcPr>
            <w:tcW w:w="936" w:type="pct"/>
            <w:shd w:val="clear" w:color="auto" w:fill="auto"/>
            <w:vAlign w:val="center"/>
          </w:tcPr>
          <w:p w14:paraId="5D754DFC" w14:textId="245FDF23" w:rsidR="003A0016" w:rsidRDefault="006818FE">
            <w:pPr>
              <w:adjustRightInd w:val="0"/>
              <w:snapToGrid w:val="0"/>
              <w:rPr>
                <w:rFonts w:ascii="宋体" w:eastAsia="宋体" w:hAnsi="宋体" w:cs="宋体"/>
                <w:sz w:val="21"/>
                <w:szCs w:val="21"/>
                <w:lang w:eastAsia="zh-CN"/>
              </w:rPr>
            </w:pPr>
            <w:r>
              <w:rPr>
                <w:rFonts w:ascii="宋体" w:hAnsi="宋体" w:cs="宋体" w:hint="eastAsia"/>
                <w:sz w:val="21"/>
                <w:szCs w:val="21"/>
                <w:lang w:eastAsia="zh-CN"/>
              </w:rPr>
              <w:t>内网</w:t>
            </w:r>
            <w:proofErr w:type="spellStart"/>
            <w:proofErr w:type="spellEnd"/>
          </w:p>
        </w:tc>
      </w:tr>
      <w:tr w:rsidR="003A0016" w14:paraId="783D9F4D" w14:textId="77777777" w:rsidTr="00F273A0">
        <w:trPr>
          <w:trHeight w:val="567"/>
          <w:jc w:val="center"/>
        </w:trPr>
        <w:tc>
          <w:tcPr>
            <w:tcW w:w="509" w:type="pct"/>
            <w:shd w:val="clear" w:color="auto" w:fill="auto"/>
            <w:vAlign w:val="center"/>
          </w:tcPr>
          <w:p w14:paraId="6A3D2FFA" w14:textId="77777777" w:rsidR="003A0016" w:rsidRDefault="003A0016">
            <w:pPr>
              <w:pStyle w:val="a7d7780e"/>
              <w:numPr>
                <w:ilvl w:val="0"/>
                <w:numId w:val="31"/>
              </w:numPr>
              <w:adjustRightInd w:val="0"/>
              <w:snapToGrid w:val="0"/>
              <w:ind w:left="0" w:firstLineChars="0" w:firstLine="0"/>
              <w:jc w:val="center"/>
              <w:rPr>
                <w:rFonts w:ascii="宋体" w:hAnsi="宋体" w:cs="宋体"/>
                <w:szCs w:val="21"/>
              </w:rPr>
            </w:pPr>
          </w:p>
        </w:tc>
        <w:tc>
          <w:tcPr>
            <w:tcW w:w="768" w:type="pct"/>
            <w:shd w:val="clear" w:color="auto" w:fill="auto"/>
            <w:vAlign w:val="center"/>
          </w:tcPr>
          <w:p w14:paraId="48667EC8" w14:textId="1F0BF57E" w:rsidR="003A0016" w:rsidRDefault="0007140F">
            <w:pPr>
              <w:adjustRightInd w:val="0"/>
              <w:snapToGrid w:val="0"/>
              <w:rPr>
                <w:rFonts w:ascii="宋体" w:hAnsi="宋体" w:cs="宋体"/>
                <w:sz w:val="21"/>
                <w:szCs w:val="21"/>
                <w:lang w:eastAsia="zh-CN"/>
              </w:rPr>
            </w:pPr>
            <w:r>
              <w:rPr>
                <w:rFonts w:ascii="宋体" w:hAnsi="宋体" w:cs="宋体" w:hint="eastAsia"/>
                <w:sz w:val="21"/>
                <w:szCs w:val="21"/>
                <w:lang w:eastAsia="zh-CN"/>
              </w:rPr>
              <w:t>普通用户</w:t>
            </w:r>
            <w:proofErr w:type="spellStart"/>
            <w:proofErr w:type="spellEnd"/>
          </w:p>
        </w:tc>
        <w:tc>
          <w:tcPr>
            <w:tcW w:w="2787" w:type="pct"/>
            <w:shd w:val="clear" w:color="auto" w:fill="auto"/>
            <w:vAlign w:val="center"/>
          </w:tcPr>
          <w:p w14:paraId="1F1AAD41" w14:textId="1A00B0F2" w:rsidR="003A0016" w:rsidRDefault="0007140F">
            <w:pPr>
              <w:adjustRightInd w:val="0"/>
              <w:snapToGrid w:val="0"/>
              <w:rPr>
                <w:rFonts w:ascii="宋体" w:hAnsi="宋体" w:cs="宋体"/>
                <w:sz w:val="21"/>
                <w:szCs w:val="21"/>
                <w:lang w:eastAsia="zh-CN"/>
              </w:rPr>
            </w:pPr>
            <w:r>
              <w:rPr>
                <w:rFonts w:ascii="宋体" w:hAnsi="宋体" w:cs="宋体" w:hint="eastAsia"/>
                <w:sz w:val="21"/>
                <w:szCs w:val="21"/>
                <w:lang w:eastAsia="zh-CN"/>
              </w:rPr>
              <w:t>普洱公积金综合服务平台</w:t>
            </w:r>
            <w:proofErr w:type="spellStart"/>
            <w:proofErr w:type="spellEnd"/>
          </w:p>
        </w:tc>
        <w:tc>
          <w:tcPr>
            <w:tcW w:w="936" w:type="pct"/>
            <w:shd w:val="clear" w:color="auto" w:fill="auto"/>
            <w:vAlign w:val="center"/>
          </w:tcPr>
          <w:p w14:paraId="5D754DFC" w14:textId="245FDF23" w:rsidR="003A0016" w:rsidRDefault="006818FE">
            <w:pPr>
              <w:adjustRightInd w:val="0"/>
              <w:snapToGrid w:val="0"/>
              <w:rPr>
                <w:rFonts w:ascii="宋体" w:eastAsia="宋体" w:hAnsi="宋体" w:cs="宋体"/>
                <w:sz w:val="21"/>
                <w:szCs w:val="21"/>
                <w:lang w:eastAsia="zh-CN"/>
              </w:rPr>
            </w:pPr>
            <w:r>
              <w:rPr>
                <w:rFonts w:ascii="宋体" w:hAnsi="宋体" w:cs="宋体" w:hint="eastAsia"/>
                <w:sz w:val="21"/>
                <w:szCs w:val="21"/>
                <w:lang w:eastAsia="zh-CN"/>
              </w:rPr>
              <w:t>内网, 互联网</w:t>
            </w:r>
            <w:proofErr w:type="spellStart"/>
            <w:proofErr w:type="spellEnd"/>
          </w:p>
        </w:tc>
      </w:tr>
      <w:tr w:rsidR="003A0016" w14:paraId="783D9F4D" w14:textId="77777777" w:rsidTr="00F273A0">
        <w:trPr>
          <w:trHeight w:val="567"/>
          <w:jc w:val="center"/>
        </w:trPr>
        <w:tc>
          <w:tcPr>
            <w:tcW w:w="509" w:type="pct"/>
            <w:shd w:val="clear" w:color="auto" w:fill="auto"/>
            <w:vAlign w:val="center"/>
          </w:tcPr>
          <w:p w14:paraId="6A3D2FFA" w14:textId="77777777" w:rsidR="003A0016" w:rsidRDefault="003A0016">
            <w:pPr>
              <w:pStyle w:val="a7d7780e"/>
              <w:numPr>
                <w:ilvl w:val="0"/>
                <w:numId w:val="31"/>
              </w:numPr>
              <w:adjustRightInd w:val="0"/>
              <w:snapToGrid w:val="0"/>
              <w:ind w:left="0" w:firstLineChars="0" w:firstLine="0"/>
              <w:jc w:val="center"/>
              <w:rPr>
                <w:rFonts w:ascii="宋体" w:hAnsi="宋体" w:cs="宋体"/>
                <w:szCs w:val="21"/>
              </w:rPr>
            </w:pPr>
          </w:p>
        </w:tc>
        <w:tc>
          <w:tcPr>
            <w:tcW w:w="768" w:type="pct"/>
            <w:shd w:val="clear" w:color="auto" w:fill="auto"/>
            <w:vAlign w:val="center"/>
          </w:tcPr>
          <w:p w14:paraId="48667EC8" w14:textId="1F0BF57E" w:rsidR="003A0016" w:rsidRDefault="0007140F">
            <w:pPr>
              <w:adjustRightInd w:val="0"/>
              <w:snapToGrid w:val="0"/>
              <w:rPr>
                <w:rFonts w:ascii="宋体" w:hAnsi="宋体" w:cs="宋体"/>
                <w:sz w:val="21"/>
                <w:szCs w:val="21"/>
                <w:lang w:eastAsia="zh-CN"/>
              </w:rPr>
            </w:pPr>
            <w:r>
              <w:rPr>
                <w:rFonts w:ascii="宋体" w:hAnsi="宋体" w:cs="宋体" w:hint="eastAsia"/>
                <w:sz w:val="21"/>
                <w:szCs w:val="21"/>
                <w:lang w:eastAsia="zh-CN"/>
              </w:rPr>
              <w:t>公众用户</w:t>
            </w:r>
            <w:proofErr w:type="spellStart"/>
            <w:proofErr w:type="spellEnd"/>
          </w:p>
        </w:tc>
        <w:tc>
          <w:tcPr>
            <w:tcW w:w="2787" w:type="pct"/>
            <w:shd w:val="clear" w:color="auto" w:fill="auto"/>
            <w:vAlign w:val="center"/>
          </w:tcPr>
          <w:p w14:paraId="1F1AAD41" w14:textId="1A00B0F2" w:rsidR="003A0016" w:rsidRDefault="0007140F">
            <w:pPr>
              <w:adjustRightInd w:val="0"/>
              <w:snapToGrid w:val="0"/>
              <w:rPr>
                <w:rFonts w:ascii="宋体" w:hAnsi="宋体" w:cs="宋体"/>
                <w:sz w:val="21"/>
                <w:szCs w:val="21"/>
                <w:lang w:eastAsia="zh-CN"/>
              </w:rPr>
            </w:pPr>
            <w:r>
              <w:rPr>
                <w:rFonts w:ascii="宋体" w:hAnsi="宋体" w:cs="宋体" w:hint="eastAsia"/>
                <w:sz w:val="21"/>
                <w:szCs w:val="21"/>
                <w:lang w:eastAsia="zh-CN"/>
              </w:rPr>
              <w:t>普洱公积金综合服务平台</w:t>
            </w:r>
            <w:proofErr w:type="spellStart"/>
            <w:proofErr w:type="spellEnd"/>
          </w:p>
        </w:tc>
        <w:tc>
          <w:tcPr>
            <w:tcW w:w="936" w:type="pct"/>
            <w:shd w:val="clear" w:color="auto" w:fill="auto"/>
            <w:vAlign w:val="center"/>
          </w:tcPr>
          <w:p w14:paraId="5D754DFC" w14:textId="245FDF23" w:rsidR="003A0016" w:rsidRDefault="006818FE">
            <w:pPr>
              <w:adjustRightInd w:val="0"/>
              <w:snapToGrid w:val="0"/>
              <w:rPr>
                <w:rFonts w:ascii="宋体" w:eastAsia="宋体" w:hAnsi="宋体" w:cs="宋体"/>
                <w:sz w:val="21"/>
                <w:szCs w:val="21"/>
                <w:lang w:eastAsia="zh-CN"/>
              </w:rPr>
            </w:pPr>
            <w:r>
              <w:rPr>
                <w:rFonts w:ascii="宋体" w:hAnsi="宋体" w:cs="宋体" w:hint="eastAsia"/>
                <w:sz w:val="21"/>
                <w:szCs w:val="21"/>
                <w:lang w:eastAsia="zh-CN"/>
              </w:rPr>
              <w:t>互联网</w:t>
            </w:r>
            <w:proofErr w:type="spellStart"/>
            <w:proofErr w:type="spellEnd"/>
          </w:p>
        </w:tc>
      </w:tr>
    </w:tbl>
    <w:p w14:paraId="70AD2EE2" w14:textId="77777777" w:rsidR="003A0016" w:rsidRDefault="0008438E">
      <w:pPr>
        <w:pStyle w:val="f2e63c4f"/>
        <w:rPr>
          <w:lang w:eastAsia="zh-CN"/>
        </w:rPr>
      </w:pPr>
      <w:r>
        <w:rPr>
          <w:rFonts w:hint="eastAsia"/>
          <w:lang w:eastAsia="zh-CN"/>
        </w:rPr>
        <w:t>2.1.5</w:t>
      </w:r>
      <w:r>
        <w:rPr>
          <w:rFonts w:hint="eastAsia"/>
          <w:lang w:eastAsia="zh-CN"/>
        </w:rPr>
        <w:t>关键基础设施说明</w:t>
      </w:r>
    </w:p>
    <w:p w14:paraId="21F94767" w14:textId="7A18A1C0" w:rsidR="002F3B1F" w:rsidRPr="002F3B1F" w:rsidRDefault="002F3B1F">
      <w:pPr>
        <w:pStyle w:val="227d0d09"/>
        <w:rPr>
          <w:rFonts w:ascii="仿宋" w:eastAsia="仿宋" w:hAnsi="仿宋" w:cs="仿宋"/>
          <w:sz w:val="28"/>
          <w:szCs w:val="28"/>
          <w:lang w:eastAsia="zh-CN"/>
        </w:rPr>
      </w:pPr>
      <w:r w:rsidRPr="002F3B1F">
        <w:rPr>
          <w:rFonts w:ascii="仿宋" w:eastAsia="仿宋" w:hAnsi="仿宋" w:cs="仿宋" w:hint="eastAsia"/>
          <w:sz w:val="28"/>
          <w:szCs w:val="28"/>
          <w:lang w:eastAsia="zh-CN"/>
        </w:rPr>
        <w:t>已认定为关键信息基础设施，所属安全保护工作部门为测试部门。</w:t>
      </w:r>
      <w:proofErr w:type="spellStart"/>
      <w:proofErr w:type="spellEnd"/>
    </w:p>
    <w:p w14:paraId="4728E3C9" w14:textId="77777777" w:rsidR="003A0016" w:rsidRDefault="0008438E">
      <w:pPr>
        <w:pStyle w:val="f2e63c4f"/>
        <w:rPr>
          <w:lang w:eastAsia="zh-CN"/>
        </w:rPr>
      </w:pPr>
      <w:r>
        <w:rPr>
          <w:rFonts w:hint="eastAsia"/>
          <w:lang w:eastAsia="zh-CN"/>
        </w:rPr>
        <w:lastRenderedPageBreak/>
        <w:t>2.1.6</w:t>
      </w:r>
      <w:r>
        <w:rPr>
          <w:rFonts w:hint="eastAsia"/>
          <w:lang w:eastAsia="zh-CN"/>
        </w:rPr>
        <w:t>网络安全等级保护情况</w:t>
      </w:r>
    </w:p>
    <w:p w14:paraId="4E6412AC" w14:textId="77777777" w:rsidR="00370C2B" w:rsidRDefault="00370C2B" w:rsidP="00370C2B">
      <w:pPr>
        <w:pStyle w:val="227d0d09"/>
        <w:rPr>
          <w:rFonts w:ascii="仿宋" w:eastAsia="仿宋" w:hAnsi="仿宋" w:cs="仿宋"/>
          <w:sz w:val="28"/>
          <w:szCs w:val="28"/>
          <w:lang w:eastAsia="zh-CN"/>
        </w:rPr>
      </w:pPr>
      <w:r>
        <w:rPr>
          <w:rFonts w:ascii="仿宋" w:eastAsia="仿宋" w:hAnsi="仿宋" w:cs="仿宋" w:hint="eastAsia"/>
          <w:sz w:val="28"/>
          <w:szCs w:val="28"/>
          <w:lang w:eastAsia="zh-CN"/>
        </w:rPr>
        <w:t>系统等保定级：</w:t>
      </w:r>
      <w:proofErr w:type="gramStart"/>
      <w:r>
        <w:rPr>
          <w:rFonts w:ascii="仿宋" w:eastAsia="仿宋" w:hAnsi="仿宋" w:cs="仿宋" w:hint="eastAsia"/>
          <w:sz w:val="28"/>
          <w:szCs w:val="28"/>
          <w:lang w:eastAsia="zh-CN"/>
        </w:rPr>
        <w:t>等保三级</w:t>
      </w:r>
      <w:proofErr w:type="gramEnd"/>
    </w:p>
    <w:p w14:paraId="702D26E0" w14:textId="77777777" w:rsidR="00370C2B" w:rsidRDefault="00370C2B" w:rsidP="00370C2B">
      <w:pPr>
        <w:pStyle w:val="227d0d09"/>
        <w:rPr>
          <w:rFonts w:ascii="仿宋" w:eastAsia="仿宋" w:hAnsi="仿宋" w:cs="仿宋"/>
          <w:sz w:val="28"/>
          <w:szCs w:val="28"/>
          <w:lang w:eastAsia="zh-CN"/>
        </w:rPr>
      </w:pPr>
      <w:r>
        <w:rPr>
          <w:rFonts w:ascii="仿宋" w:eastAsia="仿宋" w:hAnsi="仿宋" w:cs="仿宋" w:hint="eastAsia"/>
          <w:sz w:val="28"/>
          <w:szCs w:val="28"/>
          <w:lang w:eastAsia="zh-CN"/>
        </w:rPr>
        <w:t>备案时间：</w:t>
      </w:r>
    </w:p>
    <w:p w14:paraId="0F3949C7" w14:textId="77777777" w:rsidR="00370C2B" w:rsidRDefault="00370C2B" w:rsidP="00370C2B">
      <w:pPr>
        <w:pStyle w:val="227d0d09"/>
        <w:rPr>
          <w:rFonts w:ascii="仿宋" w:eastAsia="仿宋" w:hAnsi="仿宋" w:cs="仿宋"/>
          <w:sz w:val="28"/>
          <w:szCs w:val="28"/>
          <w:lang w:eastAsia="zh-CN"/>
        </w:rPr>
      </w:pPr>
      <w:r>
        <w:rPr>
          <w:rFonts w:ascii="仿宋" w:eastAsia="仿宋" w:hAnsi="仿宋" w:cs="仿宋" w:hint="eastAsia"/>
          <w:sz w:val="28"/>
          <w:szCs w:val="28"/>
          <w:lang w:eastAsia="zh-CN"/>
        </w:rPr>
        <w:t>备案号：</w:t>
      </w:r>
    </w:p>
    <w:p w14:paraId="55EA25DB" w14:textId="19ECD1E8" w:rsidR="002E53B8" w:rsidRDefault="00370C2B">
      <w:pPr>
        <w:pStyle w:val="227d0d09"/>
        <w:rPr>
          <w:rFonts w:ascii="仿宋" w:eastAsia="仿宋" w:hAnsi="仿宋" w:cs="仿宋"/>
          <w:sz w:val="28"/>
          <w:szCs w:val="28"/>
          <w:lang w:eastAsia="zh-CN"/>
        </w:rPr>
      </w:pPr>
      <w:r>
        <w:rPr>
          <w:rFonts w:ascii="仿宋" w:eastAsia="仿宋" w:hAnsi="仿宋" w:cs="仿宋" w:hint="eastAsia"/>
          <w:sz w:val="28"/>
          <w:szCs w:val="28"/>
          <w:lang w:eastAsia="zh-CN"/>
        </w:rPr>
        <w:t>网络安全等级测评情况：</w:t>
      </w:r>
      <w:r w:rsidR="00135ACD">
        <w:rPr>
          <w:rFonts w:ascii="仿宋" w:eastAsia="仿宋" w:hAnsi="仿宋" w:cs="仿宋" w:hint="eastAsia"/>
          <w:sz w:val="28"/>
          <w:szCs w:val="28"/>
          <w:lang w:eastAsia="zh-CN"/>
        </w:rPr>
        <w:t>正在测评，测评机构名称：测试名称。</w:t>
      </w:r>
      <w:proofErr w:type="spellStart"/>
      <w:proofErr w:type="spellEnd"/>
    </w:p>
    <w:p w14:paraId="467EDA44" w14:textId="77777777" w:rsidR="003A0016" w:rsidRDefault="0008438E">
      <w:pPr>
        <w:pStyle w:val="f2e63c4f"/>
        <w:rPr>
          <w:lang w:eastAsia="zh-CN"/>
        </w:rPr>
      </w:pPr>
      <w:r>
        <w:rPr>
          <w:rFonts w:hint="eastAsia"/>
          <w:lang w:eastAsia="zh-CN"/>
        </w:rPr>
        <w:t>2.1.7</w:t>
      </w:r>
      <w:r>
        <w:rPr>
          <w:rFonts w:hint="eastAsia"/>
          <w:lang w:eastAsia="zh-CN"/>
        </w:rPr>
        <w:t>密码应用安全性评估情况</w:t>
      </w:r>
    </w:p>
    <w:p w14:paraId="383F1E8C" w14:textId="60CCF522" w:rsidR="006D50A5" w:rsidRDefault="006D50A5">
      <w:pPr>
        <w:pStyle w:val="227d0d09"/>
        <w:rPr>
          <w:rFonts w:ascii="仿宋" w:eastAsia="仿宋" w:hAnsi="仿宋" w:cs="仿宋"/>
          <w:sz w:val="28"/>
          <w:szCs w:val="28"/>
          <w:lang w:eastAsia="zh-CN"/>
        </w:rPr>
      </w:pPr>
      <w:r>
        <w:rPr>
          <w:rFonts w:ascii="仿宋" w:eastAsia="仿宋" w:hAnsi="仿宋" w:cs="仿宋" w:hint="eastAsia"/>
          <w:sz w:val="28"/>
          <w:szCs w:val="28"/>
          <w:lang w:eastAsia="zh-CN"/>
        </w:rPr>
        <w:t>正在评估，密评机构名称：测试评估。</w:t>
      </w:r>
      <w:proofErr w:type="spellStart"/>
      <w:proofErr w:type="spellEnd"/>
    </w:p>
    <w:p w14:paraId="04D7EE8D" w14:textId="77777777" w:rsidR="003A0016" w:rsidRDefault="0008438E">
      <w:pPr>
        <w:pStyle w:val="f2e63c4f"/>
        <w:rPr>
          <w:lang w:eastAsia="zh-CN"/>
        </w:rPr>
      </w:pPr>
      <w:r>
        <w:rPr>
          <w:rFonts w:hint="eastAsia"/>
          <w:lang w:eastAsia="zh-CN"/>
        </w:rPr>
        <w:t>2.1.8</w:t>
      </w:r>
      <w:r>
        <w:rPr>
          <w:rFonts w:hint="eastAsia"/>
          <w:lang w:eastAsia="zh-CN"/>
        </w:rPr>
        <w:t>部署情况</w:t>
      </w:r>
    </w:p>
    <w:p w14:paraId="260E8358" w14:textId="17B0EE6D" w:rsidR="00484134" w:rsidRPr="00484134" w:rsidRDefault="00484134">
      <w:pPr>
        <w:pStyle w:val="227d0d09"/>
        <w:rPr>
          <w:rFonts w:ascii="仿宋" w:eastAsia="仿宋" w:hAnsi="仿宋" w:cs="仿宋"/>
          <w:sz w:val="28"/>
          <w:szCs w:val="28"/>
          <w:lang w:eastAsia="zh-CN"/>
        </w:rPr>
      </w:pPr>
      <w:r w:rsidRPr="00484134">
        <w:rPr>
          <w:rFonts w:ascii="仿宋" w:eastAsia="仿宋" w:hAnsi="仿宋" w:cs="仿宋" w:hint="eastAsia"/>
          <w:sz w:val="28"/>
          <w:szCs w:val="28"/>
          <w:lang w:eastAsia="zh-CN"/>
        </w:rPr>
        <w:t>【云平台部署】云平台名称：测试云平台，云平台已评估，密评机构名称：测试云平台机构；评估时间：测试时间，评估结论：测试结论。</w:t>
      </w:r>
      <w:proofErr w:type="spellStart"/>
      <w:proofErr w:type="spellEnd"/>
    </w:p>
    <w:p w14:paraId="73613782" w14:textId="77777777" w:rsidR="003A0016" w:rsidRDefault="0008438E">
      <w:pPr>
        <w:pStyle w:val="deb7458d"/>
        <w:rPr>
          <w:lang w:eastAsia="zh-CN"/>
        </w:rPr>
      </w:pPr>
      <w:bookmarkStart w:id="7" w:name="_Toc167377447"/>
      <w:r>
        <w:rPr>
          <w:rFonts w:hint="eastAsia"/>
          <w:lang w:eastAsia="zh-CN"/>
        </w:rPr>
        <w:t>2.2</w:t>
      </w:r>
      <w:r>
        <w:rPr>
          <w:rFonts w:hint="eastAsia"/>
          <w:lang w:eastAsia="zh-CN"/>
        </w:rPr>
        <w:t>计算平台现状</w:t>
      </w:r>
      <w:bookmarkEnd w:id="7"/>
    </w:p>
    <w:p w14:paraId="53D586CA" w14:textId="704B2904" w:rsidR="00484134" w:rsidRPr="00A762C2" w:rsidRDefault="0008438E" w:rsidP="00A762C2">
      <w:pPr>
        <w:pStyle w:val="f2e63c4f"/>
        <w:rPr>
          <w:lang w:eastAsia="zh-CN"/>
        </w:rPr>
      </w:pPr>
      <w:r>
        <w:rPr>
          <w:rFonts w:hint="eastAsia"/>
          <w:lang w:eastAsia="zh-CN"/>
        </w:rPr>
        <w:t>2.2.1</w:t>
      </w:r>
      <w:r>
        <w:rPr>
          <w:rFonts w:hint="eastAsia"/>
          <w:lang w:eastAsia="zh-CN"/>
        </w:rPr>
        <w:t>物理环境现状</w:t>
      </w:r>
    </w:p>
    <w:p w14:paraId="473F2069" w14:textId="69C917FA" w:rsidR="003A0016" w:rsidRDefault="00484134">
      <w:pPr>
        <w:pStyle w:val="227d0d09"/>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本系统</w:t>
      </w:r>
      <w:r w:rsidR="0008438E">
        <w:rPr>
          <w:rFonts w:ascii="仿宋" w:eastAsia="仿宋" w:hAnsi="仿宋" w:cs="仿宋" w:hint="eastAsia"/>
          <w:sz w:val="28"/>
          <w:szCs w:val="28"/>
          <w:lang w:eastAsia="zh-CN"/>
        </w:rPr>
        <w:t>部署在</w:t>
      </w:r>
      <w:r w:rsidR="00A762C2">
        <w:rPr>
          <w:rFonts w:ascii="仿宋" w:eastAsia="仿宋" w:hAnsi="仿宋" w:cs="仿宋" w:hint="eastAsia"/>
          <w:sz w:val="28"/>
          <w:szCs w:val="28"/>
          <w:lang w:eastAsia="zh-CN"/>
        </w:rPr>
        <w:t>中心机房</w:t>
      </w:r>
      <w:proofErr w:type="spellStart"/>
      <w:proofErr w:type="spellEnd"/>
      <w:r w:rsidR="0008438E">
        <w:rPr>
          <w:rFonts w:ascii="仿宋" w:eastAsia="仿宋" w:hAnsi="仿宋" w:cs="仿宋" w:hint="eastAsia"/>
          <w:sz w:val="28"/>
          <w:szCs w:val="28"/>
          <w:lang w:eastAsia="zh-CN"/>
        </w:rPr>
        <w:t>，地址为</w:t>
      </w:r>
      <w:r w:rsidR="00A762C2">
        <w:rPr>
          <w:rFonts w:ascii="仿宋" w:eastAsia="仿宋" w:hAnsi="仿宋" w:cs="仿宋" w:hint="eastAsia"/>
          <w:sz w:val="28"/>
          <w:szCs w:val="28"/>
          <w:lang w:eastAsia="zh-CN"/>
        </w:rPr>
        <w:t>中心机房地址</w:t>
      </w:r>
      <w:proofErr w:type="spellStart"/>
      <w:proofErr w:type="spellEnd"/>
      <w:r w:rsidR="0008438E">
        <w:rPr>
          <w:rFonts w:ascii="仿宋" w:eastAsia="仿宋" w:hAnsi="仿宋" w:cs="仿宋" w:hint="eastAsia"/>
          <w:sz w:val="28"/>
          <w:szCs w:val="28"/>
          <w:lang w:eastAsia="zh-CN"/>
        </w:rPr>
        <w:t>。机房安装有门禁和视频监控系统，门口有专人值守，且进出机房需要实名登记。机房管理责任主体单位为</w:t>
      </w:r>
      <w:r w:rsidR="00B754D8">
        <w:rPr>
          <w:rFonts w:ascii="仿宋" w:eastAsia="仿宋" w:hAnsi="仿宋" w:cs="仿宋" w:hint="eastAsia"/>
          <w:sz w:val="28"/>
          <w:szCs w:val="28"/>
          <w:lang w:eastAsia="zh-CN"/>
        </w:rPr>
        <w:t>中心机房主体单位</w:t>
      </w:r>
      <w:proofErr w:type="spellStart"/>
      <w:proofErr w:type="spellEnd"/>
      <w:r w:rsidR="0008438E">
        <w:rPr>
          <w:rFonts w:ascii="仿宋" w:eastAsia="仿宋" w:hAnsi="仿宋" w:cs="仿宋" w:hint="eastAsia"/>
          <w:sz w:val="28"/>
          <w:szCs w:val="28"/>
          <w:lang w:eastAsia="zh-CN"/>
        </w:rPr>
        <w:t>，机房外部所在大楼（园区）为运营商所有，由运营商管理。</w:t>
      </w:r>
    </w:p>
    <w:p w14:paraId="1B5EF331" w14:textId="77777777" w:rsidR="003A0016" w:rsidRDefault="0008438E">
      <w:pPr>
        <w:pStyle w:val="f2e63c4f"/>
        <w:rPr>
          <w:rFonts w:ascii="仿宋" w:eastAsia="仿宋" w:hAnsi="仿宋" w:cs="仿宋"/>
          <w:position w:val="-121"/>
          <w:sz w:val="20"/>
          <w:szCs w:val="20"/>
          <w:lang w:eastAsia="zh-CN"/>
        </w:rPr>
      </w:pPr>
      <w:r>
        <w:rPr>
          <w:rFonts w:hint="eastAsia"/>
          <w:lang w:eastAsia="zh-CN"/>
        </w:rPr>
        <w:t>2.2.2</w:t>
      </w:r>
      <w:r>
        <w:rPr>
          <w:rFonts w:hint="eastAsia"/>
          <w:lang w:eastAsia="zh-CN"/>
        </w:rPr>
        <w:t>网络环境现状</w:t>
      </w:r>
    </w:p>
    <w:p w14:paraId="24A4543A" w14:textId="77777777" w:rsidR="003A0016" w:rsidRDefault="0008438E">
      <w:pPr>
        <w:pStyle w:val="227d0d09"/>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highlight w:val="yellow"/>
          <w:lang w:eastAsia="zh-CN"/>
        </w:rPr>
        <w:t>系统网络划分为网络接入区、业务服务区、 统一管理区、 环境监控区、业务办公区、数据</w:t>
      </w:r>
      <w:proofErr w:type="gramStart"/>
      <w:r>
        <w:rPr>
          <w:rFonts w:ascii="仿宋" w:eastAsia="仿宋" w:hAnsi="仿宋" w:cs="仿宋" w:hint="eastAsia"/>
          <w:sz w:val="28"/>
          <w:szCs w:val="28"/>
          <w:highlight w:val="yellow"/>
          <w:lang w:eastAsia="zh-CN"/>
        </w:rPr>
        <w:t>灾备区</w:t>
      </w:r>
      <w:proofErr w:type="gramEnd"/>
      <w:r>
        <w:rPr>
          <w:rFonts w:ascii="仿宋" w:eastAsia="仿宋" w:hAnsi="仿宋" w:cs="仿宋" w:hint="eastAsia"/>
          <w:sz w:val="28"/>
          <w:szCs w:val="28"/>
          <w:highlight w:val="yellow"/>
          <w:lang w:eastAsia="zh-CN"/>
        </w:rPr>
        <w:t>等六个区。系统网络安全防护</w:t>
      </w:r>
      <w:proofErr w:type="gramStart"/>
      <w:r>
        <w:rPr>
          <w:rFonts w:ascii="仿宋" w:eastAsia="仿宋" w:hAnsi="仿宋" w:cs="仿宋" w:hint="eastAsia"/>
          <w:sz w:val="28"/>
          <w:szCs w:val="28"/>
          <w:highlight w:val="yellow"/>
          <w:lang w:eastAsia="zh-CN"/>
        </w:rPr>
        <w:lastRenderedPageBreak/>
        <w:t>符合等保</w:t>
      </w:r>
      <w:proofErr w:type="gramEnd"/>
      <w:r>
        <w:rPr>
          <w:rFonts w:ascii="仿宋" w:eastAsia="仿宋" w:hAnsi="仿宋" w:cs="仿宋" w:hint="eastAsia"/>
          <w:sz w:val="28"/>
          <w:szCs w:val="28"/>
          <w:highlight w:val="yellow"/>
          <w:lang w:eastAsia="zh-CN"/>
        </w:rPr>
        <w:t>2.0 相关要求。系统网络拓扑如下图1所示：</w:t>
      </w:r>
    </w:p>
    <w:p w14:paraId="4F3FFC1A" w14:textId="77777777" w:rsidR="003A0016" w:rsidRDefault="0008438E">
      <w:pPr>
        <w:pStyle w:val="227d0d09"/>
        <w:spacing w:line="360" w:lineRule="auto"/>
        <w:jc w:val="center"/>
        <w:rPr>
          <w:rFonts w:ascii="仿宋" w:eastAsia="仿宋" w:hAnsi="仿宋" w:cs="仿宋"/>
          <w:sz w:val="28"/>
          <w:szCs w:val="28"/>
          <w:lang w:eastAsia="zh-CN"/>
        </w:rPr>
      </w:pPr>
      <w:r>
        <w:rPr>
          <w:rFonts w:ascii="仿宋" w:eastAsia="仿宋" w:hAnsi="仿宋" w:cs="仿宋" w:hint="eastAsia"/>
          <w:noProof/>
          <w:sz w:val="28"/>
          <w:szCs w:val="28"/>
          <w:lang w:eastAsia="zh-CN"/>
        </w:rPr>
        <w:drawing>
          <wp:inline distT="0" distB="0" distL="114300" distR="114300" wp14:anchorId="4E91F643" wp14:editId="50A15296">
            <wp:extent cx="4918075" cy="3564255"/>
            <wp:effectExtent l="0" t="0" r="9525" b="4445"/>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pic:cNvPicPr>
                  </pic:nvPicPr>
                  <pic:blipFill>
                    <a:blip r:embed="rId13"/>
                    <a:stretch>
                      <a:fillRect/>
                    </a:stretch>
                  </pic:blipFill>
                  <pic:spPr>
                    <a:xfrm>
                      <a:off x="0" y="0"/>
                      <a:ext cx="4918075" cy="3564255"/>
                    </a:xfrm>
                    <a:prstGeom prst="rect">
                      <a:avLst/>
                    </a:prstGeom>
                  </pic:spPr>
                </pic:pic>
              </a:graphicData>
            </a:graphic>
          </wp:inline>
        </w:drawing>
      </w:r>
    </w:p>
    <w:p w14:paraId="64B752C6" w14:textId="77777777" w:rsidR="003A0016" w:rsidRDefault="0008438E">
      <w:pPr>
        <w:pStyle w:val="227d0d09"/>
        <w:spacing w:line="360" w:lineRule="auto"/>
        <w:jc w:val="center"/>
        <w:rPr>
          <w:rFonts w:ascii="仿宋" w:eastAsia="仿宋" w:hAnsi="仿宋" w:cs="仿宋"/>
          <w:b/>
          <w:bCs/>
          <w:sz w:val="24"/>
          <w:szCs w:val="24"/>
          <w:lang w:eastAsia="zh-CN"/>
        </w:rPr>
      </w:pPr>
      <w:r>
        <w:rPr>
          <w:rFonts w:ascii="仿宋" w:eastAsia="仿宋" w:hAnsi="仿宋" w:cs="仿宋" w:hint="eastAsia"/>
          <w:b/>
          <w:bCs/>
          <w:sz w:val="24"/>
          <w:szCs w:val="24"/>
          <w:lang w:eastAsia="zh-CN"/>
        </w:rPr>
        <w:t>图 1 系统网络拓扑图</w:t>
      </w:r>
    </w:p>
    <w:p w14:paraId="67EF7442" w14:textId="77777777" w:rsidR="003A0016" w:rsidRDefault="0008438E">
      <w:pPr>
        <w:pStyle w:val="227d0d09"/>
        <w:spacing w:line="360" w:lineRule="auto"/>
        <w:ind w:firstLineChars="200" w:firstLine="562"/>
        <w:jc w:val="both"/>
        <w:rPr>
          <w:rFonts w:ascii="仿宋" w:eastAsia="仿宋" w:hAnsi="仿宋" w:cs="仿宋"/>
          <w:sz w:val="28"/>
          <w:szCs w:val="28"/>
          <w:highlight w:val="yellow"/>
          <w:lang w:eastAsia="zh-CN"/>
        </w:rPr>
      </w:pPr>
      <w:r>
        <w:rPr>
          <w:rFonts w:ascii="仿宋" w:eastAsia="仿宋" w:hAnsi="仿宋" w:cs="仿宋" w:hint="eastAsia"/>
          <w:b/>
          <w:bCs/>
          <w:sz w:val="28"/>
          <w:szCs w:val="28"/>
          <w:highlight w:val="yellow"/>
          <w:lang w:eastAsia="zh-CN"/>
        </w:rPr>
        <w:t>网络接入区</w:t>
      </w:r>
      <w:r>
        <w:rPr>
          <w:rFonts w:ascii="仿宋" w:eastAsia="仿宋" w:hAnsi="仿宋" w:cs="仿宋" w:hint="eastAsia"/>
          <w:sz w:val="28"/>
          <w:szCs w:val="28"/>
          <w:highlight w:val="yellow"/>
          <w:lang w:eastAsia="zh-CN"/>
        </w:rPr>
        <w:t>位于政务网络边界，部署了统一认证服务器、数据库、目录服务器、交换机等设备，实现对接入用户和设备统一认证。</w:t>
      </w:r>
    </w:p>
    <w:p w14:paraId="684BEB41" w14:textId="77777777" w:rsidR="003A0016" w:rsidRDefault="0008438E">
      <w:pPr>
        <w:pStyle w:val="227d0d09"/>
        <w:spacing w:line="360" w:lineRule="auto"/>
        <w:ind w:firstLineChars="200" w:firstLine="562"/>
        <w:jc w:val="both"/>
        <w:rPr>
          <w:rFonts w:ascii="仿宋" w:eastAsia="仿宋" w:hAnsi="仿宋" w:cs="仿宋"/>
          <w:sz w:val="28"/>
          <w:szCs w:val="28"/>
          <w:highlight w:val="yellow"/>
          <w:lang w:eastAsia="zh-CN"/>
        </w:rPr>
      </w:pPr>
      <w:r>
        <w:rPr>
          <w:rFonts w:ascii="仿宋" w:eastAsia="仿宋" w:hAnsi="仿宋" w:cs="仿宋" w:hint="eastAsia"/>
          <w:b/>
          <w:bCs/>
          <w:sz w:val="28"/>
          <w:szCs w:val="28"/>
          <w:highlight w:val="yellow"/>
          <w:lang w:eastAsia="zh-CN"/>
        </w:rPr>
        <w:t>业务服务区</w:t>
      </w:r>
      <w:r>
        <w:rPr>
          <w:rFonts w:ascii="仿宋" w:eastAsia="仿宋" w:hAnsi="仿宋" w:cs="仿宋" w:hint="eastAsia"/>
          <w:sz w:val="28"/>
          <w:szCs w:val="28"/>
          <w:highlight w:val="yellow"/>
          <w:lang w:eastAsia="zh-CN"/>
        </w:rPr>
        <w:t>是电子公文处理系统的核心服务区域，主要部署了电子公文处理系统应用服务器、数据存储服务器等设备，实现业务审批、公文签批、公文办理、 公文管理等业务过程的信息化管理。</w:t>
      </w:r>
    </w:p>
    <w:p w14:paraId="438D104D" w14:textId="77777777" w:rsidR="003A0016" w:rsidRDefault="0008438E">
      <w:pPr>
        <w:pStyle w:val="227d0d09"/>
        <w:spacing w:line="360" w:lineRule="auto"/>
        <w:ind w:firstLineChars="200" w:firstLine="562"/>
        <w:jc w:val="both"/>
        <w:rPr>
          <w:rFonts w:ascii="仿宋" w:eastAsia="仿宋" w:hAnsi="仿宋" w:cs="仿宋"/>
          <w:sz w:val="28"/>
          <w:szCs w:val="28"/>
          <w:highlight w:val="yellow"/>
          <w:lang w:eastAsia="zh-CN"/>
        </w:rPr>
      </w:pPr>
      <w:r>
        <w:rPr>
          <w:rFonts w:ascii="仿宋" w:eastAsia="仿宋" w:hAnsi="仿宋" w:cs="仿宋" w:hint="eastAsia"/>
          <w:b/>
          <w:bCs/>
          <w:sz w:val="28"/>
          <w:szCs w:val="28"/>
          <w:highlight w:val="yellow"/>
          <w:lang w:eastAsia="zh-CN"/>
        </w:rPr>
        <w:t>统一管理区</w:t>
      </w:r>
      <w:r>
        <w:rPr>
          <w:rFonts w:ascii="仿宋" w:eastAsia="仿宋" w:hAnsi="仿宋" w:cs="仿宋" w:hint="eastAsia"/>
          <w:sz w:val="28"/>
          <w:szCs w:val="28"/>
          <w:highlight w:val="yellow"/>
          <w:lang w:eastAsia="zh-CN"/>
        </w:rPr>
        <w:t>主要部署了远程运</w:t>
      </w:r>
      <w:proofErr w:type="gramStart"/>
      <w:r>
        <w:rPr>
          <w:rFonts w:ascii="仿宋" w:eastAsia="仿宋" w:hAnsi="仿宋" w:cs="仿宋" w:hint="eastAsia"/>
          <w:sz w:val="28"/>
          <w:szCs w:val="28"/>
          <w:highlight w:val="yellow"/>
          <w:lang w:eastAsia="zh-CN"/>
        </w:rPr>
        <w:t>维管理</w:t>
      </w:r>
      <w:proofErr w:type="gramEnd"/>
      <w:r>
        <w:rPr>
          <w:rFonts w:ascii="仿宋" w:eastAsia="仿宋" w:hAnsi="仿宋" w:cs="仿宋" w:hint="eastAsia"/>
          <w:sz w:val="28"/>
          <w:szCs w:val="28"/>
          <w:highlight w:val="yellow"/>
          <w:lang w:eastAsia="zh-CN"/>
        </w:rPr>
        <w:t>终端、堡垒机、数据库等设备，实现对系统中的设备集中管理。</w:t>
      </w:r>
    </w:p>
    <w:p w14:paraId="15B74533" w14:textId="77777777" w:rsidR="003A0016" w:rsidRDefault="0008438E">
      <w:pPr>
        <w:pStyle w:val="227d0d09"/>
        <w:spacing w:line="360" w:lineRule="auto"/>
        <w:ind w:firstLineChars="200" w:firstLine="562"/>
        <w:jc w:val="both"/>
        <w:rPr>
          <w:rFonts w:ascii="仿宋" w:eastAsia="仿宋" w:hAnsi="仿宋" w:cs="仿宋"/>
          <w:sz w:val="28"/>
          <w:szCs w:val="28"/>
          <w:highlight w:val="yellow"/>
          <w:lang w:eastAsia="zh-CN"/>
        </w:rPr>
      </w:pPr>
      <w:r>
        <w:rPr>
          <w:rFonts w:ascii="仿宋" w:eastAsia="仿宋" w:hAnsi="仿宋" w:cs="仿宋" w:hint="eastAsia"/>
          <w:b/>
          <w:bCs/>
          <w:sz w:val="28"/>
          <w:szCs w:val="28"/>
          <w:highlight w:val="yellow"/>
          <w:lang w:eastAsia="zh-CN"/>
        </w:rPr>
        <w:t>环境</w:t>
      </w:r>
      <w:proofErr w:type="gramStart"/>
      <w:r>
        <w:rPr>
          <w:rFonts w:ascii="仿宋" w:eastAsia="仿宋" w:hAnsi="仿宋" w:cs="仿宋" w:hint="eastAsia"/>
          <w:b/>
          <w:bCs/>
          <w:sz w:val="28"/>
          <w:szCs w:val="28"/>
          <w:highlight w:val="yellow"/>
          <w:lang w:eastAsia="zh-CN"/>
        </w:rPr>
        <w:t>监控区</w:t>
      </w:r>
      <w:proofErr w:type="gramEnd"/>
      <w:r>
        <w:rPr>
          <w:rFonts w:ascii="仿宋" w:eastAsia="仿宋" w:hAnsi="仿宋" w:cs="仿宋" w:hint="eastAsia"/>
          <w:sz w:val="28"/>
          <w:szCs w:val="28"/>
          <w:highlight w:val="yellow"/>
          <w:lang w:eastAsia="zh-CN"/>
        </w:rPr>
        <w:t>主要部署了门禁系统和视频监控系统，实现对信息系统机房的物理安防管理。</w:t>
      </w:r>
    </w:p>
    <w:p w14:paraId="32E6663B" w14:textId="77777777" w:rsidR="003A0016" w:rsidRDefault="0008438E">
      <w:pPr>
        <w:pStyle w:val="227d0d09"/>
        <w:spacing w:line="360" w:lineRule="auto"/>
        <w:ind w:firstLineChars="200" w:firstLine="562"/>
        <w:jc w:val="both"/>
        <w:rPr>
          <w:rFonts w:ascii="仿宋" w:eastAsia="仿宋" w:hAnsi="仿宋" w:cs="仿宋"/>
          <w:sz w:val="28"/>
          <w:szCs w:val="28"/>
          <w:highlight w:val="yellow"/>
          <w:lang w:eastAsia="zh-CN"/>
        </w:rPr>
      </w:pPr>
      <w:r>
        <w:rPr>
          <w:rFonts w:ascii="仿宋" w:eastAsia="仿宋" w:hAnsi="仿宋" w:cs="仿宋" w:hint="eastAsia"/>
          <w:b/>
          <w:bCs/>
          <w:sz w:val="28"/>
          <w:szCs w:val="28"/>
          <w:highlight w:val="yellow"/>
          <w:lang w:eastAsia="zh-CN"/>
        </w:rPr>
        <w:t>业务办公区</w:t>
      </w:r>
      <w:r>
        <w:rPr>
          <w:rFonts w:ascii="仿宋" w:eastAsia="仿宋" w:hAnsi="仿宋" w:cs="仿宋" w:hint="eastAsia"/>
          <w:sz w:val="28"/>
          <w:szCs w:val="28"/>
          <w:highlight w:val="yellow"/>
          <w:lang w:eastAsia="zh-CN"/>
        </w:rPr>
        <w:t>主要部署了办公终端、交换机等设备，实现我部办公人员通过我部政务办公网访问本系统。</w:t>
      </w:r>
    </w:p>
    <w:p w14:paraId="4BECC1D2" w14:textId="77777777" w:rsidR="003A0016" w:rsidRDefault="0008438E">
      <w:pPr>
        <w:pStyle w:val="227d0d09"/>
        <w:spacing w:line="360" w:lineRule="auto"/>
        <w:ind w:firstLineChars="200" w:firstLine="562"/>
        <w:jc w:val="both"/>
        <w:rPr>
          <w:rFonts w:ascii="仿宋" w:eastAsia="仿宋" w:hAnsi="仿宋" w:cs="仿宋"/>
          <w:sz w:val="28"/>
          <w:szCs w:val="28"/>
          <w:highlight w:val="yellow"/>
          <w:lang w:eastAsia="zh-CN"/>
        </w:rPr>
      </w:pPr>
      <w:r>
        <w:rPr>
          <w:rFonts w:ascii="仿宋" w:eastAsia="仿宋" w:hAnsi="仿宋" w:cs="仿宋" w:hint="eastAsia"/>
          <w:b/>
          <w:bCs/>
          <w:sz w:val="28"/>
          <w:szCs w:val="28"/>
          <w:highlight w:val="yellow"/>
          <w:lang w:eastAsia="zh-CN"/>
        </w:rPr>
        <w:lastRenderedPageBreak/>
        <w:t>数据</w:t>
      </w:r>
      <w:proofErr w:type="gramStart"/>
      <w:r>
        <w:rPr>
          <w:rFonts w:ascii="仿宋" w:eastAsia="仿宋" w:hAnsi="仿宋" w:cs="仿宋" w:hint="eastAsia"/>
          <w:b/>
          <w:bCs/>
          <w:sz w:val="28"/>
          <w:szCs w:val="28"/>
          <w:highlight w:val="yellow"/>
          <w:lang w:eastAsia="zh-CN"/>
        </w:rPr>
        <w:t>灾备区</w:t>
      </w:r>
      <w:proofErr w:type="gramEnd"/>
      <w:r>
        <w:rPr>
          <w:rFonts w:ascii="仿宋" w:eastAsia="仿宋" w:hAnsi="仿宋" w:cs="仿宋" w:hint="eastAsia"/>
          <w:sz w:val="28"/>
          <w:szCs w:val="28"/>
          <w:highlight w:val="yellow"/>
          <w:lang w:eastAsia="zh-CN"/>
        </w:rPr>
        <w:t>主要部署了磁盘阵列等设备，实现重要业务数据的异地备份。</w:t>
      </w:r>
    </w:p>
    <w:p w14:paraId="54D46DB4" w14:textId="77777777" w:rsidR="003A0016" w:rsidRDefault="0008438E">
      <w:pPr>
        <w:pStyle w:val="227d0d09"/>
        <w:spacing w:line="360" w:lineRule="auto"/>
        <w:ind w:firstLineChars="200" w:firstLine="562"/>
        <w:jc w:val="both"/>
        <w:rPr>
          <w:rFonts w:ascii="仿宋" w:eastAsia="仿宋" w:hAnsi="仿宋" w:cs="仿宋"/>
          <w:sz w:val="28"/>
          <w:szCs w:val="28"/>
          <w:lang w:eastAsia="zh-CN"/>
        </w:rPr>
      </w:pPr>
      <w:r>
        <w:rPr>
          <w:rFonts w:ascii="仿宋" w:eastAsia="仿宋" w:hAnsi="仿宋" w:cs="仿宋" w:hint="eastAsia"/>
          <w:b/>
          <w:bCs/>
          <w:sz w:val="28"/>
          <w:szCs w:val="28"/>
          <w:highlight w:val="yellow"/>
          <w:lang w:eastAsia="zh-CN"/>
        </w:rPr>
        <w:t>内外部数据交互情况：</w:t>
      </w:r>
      <w:r>
        <w:rPr>
          <w:rFonts w:ascii="仿宋" w:eastAsia="仿宋" w:hAnsi="仿宋" w:cs="仿宋" w:hint="eastAsia"/>
          <w:sz w:val="28"/>
          <w:szCs w:val="28"/>
          <w:highlight w:val="yellow"/>
          <w:lang w:eastAsia="zh-CN"/>
        </w:rPr>
        <w:t>在内部数据交互过程中，用户在办公大楼局域网环境下，可通过部署在我部业务办公区的PC终端浏览器访问登录应用系统。运</w:t>
      </w:r>
      <w:proofErr w:type="gramStart"/>
      <w:r>
        <w:rPr>
          <w:rFonts w:ascii="仿宋" w:eastAsia="仿宋" w:hAnsi="仿宋" w:cs="仿宋" w:hint="eastAsia"/>
          <w:sz w:val="28"/>
          <w:szCs w:val="28"/>
          <w:highlight w:val="yellow"/>
          <w:lang w:eastAsia="zh-CN"/>
        </w:rPr>
        <w:t>维人员</w:t>
      </w:r>
      <w:proofErr w:type="gramEnd"/>
      <w:r>
        <w:rPr>
          <w:rFonts w:ascii="仿宋" w:eastAsia="仿宋" w:hAnsi="仿宋" w:cs="仿宋" w:hint="eastAsia"/>
          <w:sz w:val="28"/>
          <w:szCs w:val="28"/>
          <w:highlight w:val="yellow"/>
          <w:lang w:eastAsia="zh-CN"/>
        </w:rPr>
        <w:t>使用运维终端在局域网，通过</w:t>
      </w:r>
      <w:proofErr w:type="gramStart"/>
      <w:r>
        <w:rPr>
          <w:rFonts w:ascii="仿宋" w:eastAsia="仿宋" w:hAnsi="仿宋" w:cs="仿宋" w:hint="eastAsia"/>
          <w:sz w:val="28"/>
          <w:szCs w:val="28"/>
          <w:highlight w:val="yellow"/>
          <w:lang w:eastAsia="zh-CN"/>
        </w:rPr>
        <w:t>堡垒机</w:t>
      </w:r>
      <w:proofErr w:type="gramEnd"/>
      <w:r>
        <w:rPr>
          <w:rFonts w:ascii="仿宋" w:eastAsia="仿宋" w:hAnsi="仿宋" w:cs="仿宋" w:hint="eastAsia"/>
          <w:sz w:val="28"/>
          <w:szCs w:val="28"/>
          <w:highlight w:val="yellow"/>
          <w:lang w:eastAsia="zh-CN"/>
        </w:rPr>
        <w:t>实现统一集中运维管理。在外部数据交互过程中，用户在互联网环境下可通过移动智能终端访问登录应用系统；办公大楼1层机房业务服务器区通过专线将数据传输</w:t>
      </w:r>
      <w:proofErr w:type="gramStart"/>
      <w:r>
        <w:rPr>
          <w:rFonts w:ascii="仿宋" w:eastAsia="仿宋" w:hAnsi="仿宋" w:cs="仿宋" w:hint="eastAsia"/>
          <w:sz w:val="28"/>
          <w:szCs w:val="28"/>
          <w:highlight w:val="yellow"/>
          <w:lang w:eastAsia="zh-CN"/>
        </w:rPr>
        <w:t>至灾备</w:t>
      </w:r>
      <w:proofErr w:type="gramEnd"/>
      <w:r>
        <w:rPr>
          <w:rFonts w:ascii="仿宋" w:eastAsia="仿宋" w:hAnsi="仿宋" w:cs="仿宋" w:hint="eastAsia"/>
          <w:sz w:val="28"/>
          <w:szCs w:val="28"/>
          <w:highlight w:val="yellow"/>
          <w:lang w:eastAsia="zh-CN"/>
        </w:rPr>
        <w:t>机房实现数据级灾备。</w:t>
      </w:r>
    </w:p>
    <w:p w14:paraId="692F135E" w14:textId="08953A91" w:rsidR="003A0016" w:rsidRDefault="0008438E" w:rsidP="00814FFE">
      <w:pPr>
        <w:pStyle w:val="227d0d09"/>
        <w:spacing w:line="360" w:lineRule="auto"/>
        <w:ind w:firstLineChars="200" w:firstLine="560"/>
        <w:jc w:val="both"/>
        <w:rPr>
          <w:rFonts w:ascii="仿宋" w:eastAsia="仿宋" w:hAnsi="仿宋" w:cs="仿宋" w:hint="eastAsia"/>
          <w:sz w:val="28"/>
          <w:szCs w:val="28"/>
          <w:highlight w:val="yellow"/>
          <w:lang w:eastAsia="zh-CN"/>
        </w:rPr>
      </w:pPr>
      <w:r>
        <w:rPr>
          <w:rFonts w:ascii="仿宋" w:eastAsia="仿宋" w:hAnsi="仿宋" w:cs="仿宋" w:hint="eastAsia"/>
          <w:sz w:val="28"/>
          <w:szCs w:val="28"/>
          <w:lang w:eastAsia="zh-CN"/>
        </w:rPr>
        <w:t>根据网络结构划分及数据交互情况，系统</w:t>
      </w:r>
      <w:proofErr w:type="gramStart"/>
      <w:r>
        <w:rPr>
          <w:rFonts w:ascii="仿宋" w:eastAsia="仿宋" w:hAnsi="仿宋" w:cs="仿宋" w:hint="eastAsia"/>
          <w:sz w:val="28"/>
          <w:szCs w:val="28"/>
          <w:lang w:eastAsia="zh-CN"/>
        </w:rPr>
        <w:t>跨网络</w:t>
      </w:r>
      <w:proofErr w:type="gramEnd"/>
      <w:r>
        <w:rPr>
          <w:rFonts w:ascii="仿宋" w:eastAsia="仿宋" w:hAnsi="仿宋" w:cs="仿宋" w:hint="eastAsia"/>
          <w:sz w:val="28"/>
          <w:szCs w:val="28"/>
          <w:lang w:eastAsia="zh-CN"/>
        </w:rPr>
        <w:t>访问的信道有两个：</w:t>
      </w:r>
      <w:r>
        <w:rPr>
          <w:rFonts w:ascii="仿宋" w:eastAsia="仿宋" w:hAnsi="仿宋" w:cs="仿宋" w:hint="eastAsia"/>
          <w:sz w:val="28"/>
          <w:szCs w:val="28"/>
          <w:highlight w:val="yellow"/>
          <w:lang w:eastAsia="zh-CN"/>
        </w:rPr>
        <w:t>①内部用户PC浏览器与业务系统之间的通信信道；②系统业务服务区和数据</w:t>
      </w:r>
      <w:proofErr w:type="gramStart"/>
      <w:r>
        <w:rPr>
          <w:rFonts w:ascii="仿宋" w:eastAsia="仿宋" w:hAnsi="仿宋" w:cs="仿宋" w:hint="eastAsia"/>
          <w:sz w:val="28"/>
          <w:szCs w:val="28"/>
          <w:highlight w:val="yellow"/>
          <w:lang w:eastAsia="zh-CN"/>
        </w:rPr>
        <w:t>灾备区</w:t>
      </w:r>
      <w:proofErr w:type="gramEnd"/>
      <w:r>
        <w:rPr>
          <w:rFonts w:ascii="仿宋" w:eastAsia="仿宋" w:hAnsi="仿宋" w:cs="仿宋" w:hint="eastAsia"/>
          <w:sz w:val="28"/>
          <w:szCs w:val="28"/>
          <w:highlight w:val="yellow"/>
          <w:lang w:eastAsia="zh-CN"/>
        </w:rPr>
        <w:t>之间的专线通信信道；③公众用户移动端 APP与业务系统之间的通信信道；④XXX系统与业务系统之间的通信信道。</w:t>
      </w:r>
    </w:p>
    <w:p w14:paraId="4E06EF1D" w14:textId="77777777" w:rsidR="003A0016" w:rsidRDefault="0008438E">
      <w:pPr>
        <w:pStyle w:val="f2e63c4f"/>
        <w:rPr>
          <w:lang w:eastAsia="zh-CN"/>
        </w:rPr>
      </w:pPr>
      <w:r>
        <w:rPr>
          <w:rFonts w:hint="eastAsia"/>
          <w:lang w:eastAsia="zh-CN"/>
        </w:rPr>
        <w:t>2.2.3</w:t>
      </w:r>
      <w:r>
        <w:rPr>
          <w:rFonts w:hint="eastAsia"/>
          <w:lang w:eastAsia="zh-CN"/>
        </w:rPr>
        <w:t>计算环境现状</w:t>
      </w:r>
    </w:p>
    <w:p w14:paraId="7B100FF0" w14:textId="65587114" w:rsidR="003A0016" w:rsidRDefault="00484134">
      <w:pPr>
        <w:pStyle w:val="e9fc9bb9"/>
        <w:ind w:firstLine="560"/>
      </w:pPr>
      <w:r>
        <w:rPr>
          <w:rFonts w:hint="eastAsia"/>
        </w:rPr>
        <w:t>普洱公积金综合服务平台</w:t>
      </w:r>
      <w:proofErr w:type="spellStart"/>
      <w:proofErr w:type="spellEnd"/>
      <w:r w:rsidR="00993DD8">
        <w:rPr>
          <w:rFonts w:hint="eastAsia"/>
        </w:rPr>
        <w:t>系统</w:t>
      </w:r>
      <w:r w:rsidR="0008438E">
        <w:rPr>
          <w:rFonts w:hint="eastAsia"/>
        </w:rPr>
        <w:t>的软硬件设备情况如表</w:t>
      </w:r>
      <w:r w:rsidR="0008438E">
        <w:rPr>
          <w:rFonts w:hint="eastAsia"/>
        </w:rPr>
        <w:t>2</w:t>
      </w:r>
      <w:r w:rsidR="0008438E">
        <w:t>.7</w:t>
      </w:r>
      <w:r w:rsidR="0008438E">
        <w:rPr>
          <w:rFonts w:hint="eastAsia"/>
        </w:rPr>
        <w:t>所示：</w:t>
      </w:r>
    </w:p>
    <w:p w14:paraId="32405350" w14:textId="77777777" w:rsidR="003A0016" w:rsidRDefault="0008438E">
      <w:pPr>
        <w:pStyle w:val="392bf2a9"/>
        <w:keepNext/>
      </w:pPr>
      <w:r>
        <w:rPr>
          <w:rFonts w:hint="eastAsia"/>
        </w:rPr>
        <w:t>表</w:t>
      </w:r>
      <w:r>
        <w:rPr>
          <w:rFonts w:hint="eastAsia"/>
        </w:rPr>
        <w:t xml:space="preserve"> </w:t>
      </w:r>
      <w:r>
        <w:t xml:space="preserve">2.7 </w:t>
      </w:r>
      <w:r>
        <w:rPr>
          <w:rFonts w:hint="eastAsia"/>
        </w:rPr>
        <w:t>通用设备调查表</w:t>
      </w:r>
    </w:p>
    <w:tbl>
      <w:tblPr>
        <w:tblStyle w:val="cd8e7e18"/>
        <w:tblW w:w="5000"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529"/>
        <w:gridCol w:w="1192"/>
        <w:gridCol w:w="590"/>
        <w:gridCol w:w="1334"/>
        <w:gridCol w:w="1011"/>
        <w:gridCol w:w="2620"/>
      </w:tblGrid>
      <w:tr w:rsidR="003A0016" w14:paraId="12A50A7C" w14:textId="77777777" w:rsidTr="00993DD8">
        <w:trPr>
          <w:trHeight w:val="454"/>
        </w:trPr>
        <w:tc>
          <w:tcPr>
            <w:tcW w:w="924" w:type="pct"/>
            <w:vAlign w:val="center"/>
          </w:tcPr>
          <w:p w14:paraId="68C8F7E8" w14:textId="1F3E0356" w:rsidR="003A0016" w:rsidRDefault="0008438E">
            <w:pPr>
              <w:pStyle w:val="acaad420"/>
              <w:rPr>
                <w:b/>
                <w:sz w:val="28"/>
              </w:rPr>
            </w:pPr>
            <w:r>
              <w:rPr>
                <w:rFonts w:hint="eastAsia"/>
                <w:b/>
                <w:sz w:val="28"/>
              </w:rPr>
              <w:t>设备名称</w:t>
            </w:r>
            <w:r w:rsidR="00762956">
              <w:rPr>
                <w:rFonts w:hint="eastAsia"/>
                <w:b/>
                <w:sz w:val="28"/>
              </w:rPr>
              <w:t/>
            </w:r>
          </w:p>
        </w:tc>
        <w:tc>
          <w:tcPr>
            <w:tcW w:w="720" w:type="pct"/>
            <w:vAlign w:val="center"/>
          </w:tcPr>
          <w:p w14:paraId="00DB62F1" w14:textId="77777777" w:rsidR="003A0016" w:rsidRDefault="0008438E">
            <w:pPr>
              <w:pStyle w:val="acaad420"/>
              <w:rPr>
                <w:b/>
                <w:sz w:val="28"/>
              </w:rPr>
            </w:pPr>
            <w:r>
              <w:rPr>
                <w:rFonts w:hint="eastAsia"/>
                <w:b/>
                <w:sz w:val="28"/>
              </w:rPr>
              <w:t>品牌型号</w:t>
            </w:r>
          </w:p>
        </w:tc>
        <w:tc>
          <w:tcPr>
            <w:tcW w:w="356" w:type="pct"/>
            <w:vAlign w:val="center"/>
          </w:tcPr>
          <w:p w14:paraId="7B6F5AFD" w14:textId="77777777" w:rsidR="003A0016" w:rsidRDefault="0008438E">
            <w:pPr>
              <w:pStyle w:val="acaad420"/>
              <w:rPr>
                <w:b/>
                <w:sz w:val="28"/>
              </w:rPr>
            </w:pPr>
            <w:r>
              <w:rPr>
                <w:rFonts w:hint="eastAsia"/>
                <w:b/>
                <w:sz w:val="28"/>
              </w:rPr>
              <w:t>数量</w:t>
            </w:r>
          </w:p>
        </w:tc>
        <w:tc>
          <w:tcPr>
            <w:tcW w:w="806" w:type="pct"/>
            <w:vAlign w:val="center"/>
          </w:tcPr>
          <w:p w14:paraId="7A0298E3" w14:textId="77777777" w:rsidR="003A0016" w:rsidRDefault="0008438E">
            <w:pPr>
              <w:pStyle w:val="acaad420"/>
              <w:rPr>
                <w:b/>
                <w:sz w:val="28"/>
              </w:rPr>
            </w:pPr>
            <w:r>
              <w:rPr>
                <w:rFonts w:hint="eastAsia"/>
                <w:b/>
                <w:sz w:val="28"/>
              </w:rPr>
              <w:t>操作系统</w:t>
            </w:r>
          </w:p>
        </w:tc>
        <w:tc>
          <w:tcPr>
            <w:tcW w:w="611" w:type="pct"/>
            <w:vAlign w:val="center"/>
          </w:tcPr>
          <w:p w14:paraId="50B0474E" w14:textId="77777777" w:rsidR="003A0016" w:rsidRDefault="0008438E">
            <w:pPr>
              <w:pStyle w:val="acaad420"/>
              <w:rPr>
                <w:b/>
                <w:sz w:val="28"/>
              </w:rPr>
            </w:pPr>
            <w:r>
              <w:rPr>
                <w:rFonts w:hint="eastAsia"/>
                <w:b/>
                <w:sz w:val="28"/>
              </w:rPr>
              <w:t>数据库</w:t>
            </w:r>
          </w:p>
        </w:tc>
        <w:tc>
          <w:tcPr>
            <w:tcW w:w="1583" w:type="pct"/>
            <w:vAlign w:val="center"/>
          </w:tcPr>
          <w:p w14:paraId="15AC6B82" w14:textId="77777777" w:rsidR="003A0016" w:rsidRDefault="0008438E">
            <w:pPr>
              <w:pStyle w:val="acaad420"/>
              <w:rPr>
                <w:b/>
                <w:sz w:val="28"/>
              </w:rPr>
            </w:pPr>
            <w:r>
              <w:rPr>
                <w:rFonts w:hint="eastAsia"/>
                <w:b/>
                <w:sz w:val="28"/>
              </w:rPr>
              <w:t>登录方式</w:t>
            </w:r>
          </w:p>
        </w:tc>
      </w:tr>
      <w:tr w:rsidR="003A0016" w14:paraId="6312CD7A" w14:textId="77777777" w:rsidTr="00993DD8">
        <w:trPr>
          <w:trHeight w:val="454"/>
        </w:trPr>
        <w:tc>
          <w:tcPr>
            <w:tcW w:w="924" w:type="pct"/>
            <w:vAlign w:val="center"/>
          </w:tcPr>
          <w:p w14:paraId="608FE99F" w14:textId="24A2D00E" w:rsidR="003A0016" w:rsidRDefault="00993DD8">
            <w:pPr>
              <w:pStyle w:val="acaad420"/>
              <w:jc w:val="both"/>
              <w:rPr>
                <w:sz w:val="28"/>
              </w:rPr>
            </w:pPr>
            <w:r>
              <w:rPr>
                <w:rFonts w:hint="eastAsia"/>
                <w:sz w:val="28"/>
              </w:rPr>
              <w:t>综合数据库集群服务器1</w:t>
            </w:r>
            <w:proofErr w:type="spellStart"/>
            <w:proofErr w:type="spellEnd"/>
          </w:p>
        </w:tc>
        <w:tc>
          <w:tcPr>
            <w:tcW w:w="720" w:type="pct"/>
            <w:vAlign w:val="center"/>
          </w:tcPr>
          <w:p w14:paraId="0C0269E8" w14:textId="74F8C713" w:rsidR="003A0016" w:rsidRDefault="00993DD8">
            <w:pPr>
              <w:pStyle w:val="acaad420"/>
              <w:jc w:val="both"/>
              <w:rPr>
                <w:sz w:val="28"/>
              </w:rPr>
            </w:pPr>
            <w:r>
              <w:rPr>
                <w:rFonts w:hint="eastAsia"/>
                <w:sz w:val="28"/>
              </w:rPr>
              <w:t>华为 2488H V5</w:t>
            </w:r>
            <w:proofErr w:type="spellStart"/>
            <w:proofErr w:type="spellEnd"/>
          </w:p>
        </w:tc>
        <w:tc>
          <w:tcPr>
            <w:tcW w:w="356" w:type="pct"/>
            <w:vAlign w:val="center"/>
          </w:tcPr>
          <w:p w14:paraId="53A5A765" w14:textId="6F28C9A8" w:rsidR="003A0016" w:rsidRDefault="00993DD8">
            <w:pPr>
              <w:pStyle w:val="acaad420"/>
              <w:jc w:val="both"/>
              <w:rPr>
                <w:sz w:val="28"/>
              </w:rPr>
            </w:pPr>
            <w:r>
              <w:rPr>
                <w:rFonts w:hint="eastAsia"/>
                <w:sz w:val="28"/>
              </w:rPr>
              <w:t>1</w:t>
            </w:r>
            <w:proofErr w:type="spellStart"/>
            <w:proofErr w:type="spellEnd"/>
          </w:p>
        </w:tc>
        <w:tc>
          <w:tcPr>
            <w:tcW w:w="806" w:type="pct"/>
            <w:vAlign w:val="center"/>
          </w:tcPr>
          <w:p w14:paraId="1513BDC9" w14:textId="6761B5A8" w:rsidR="003A0016" w:rsidRDefault="00993DD8">
            <w:pPr>
              <w:pStyle w:val="acaad420"/>
              <w:jc w:val="both"/>
              <w:rPr>
                <w:sz w:val="28"/>
              </w:rPr>
            </w:pPr>
            <w:r>
              <w:rPr>
                <w:rFonts w:hint="eastAsia"/>
                <w:sz w:val="28"/>
              </w:rPr>
              <w:t>Linux</w:t>
            </w:r>
            <w:proofErr w:type="spellStart"/>
            <w:proofErr w:type="spellEnd"/>
          </w:p>
        </w:tc>
        <w:tc>
          <w:tcPr>
            <w:tcW w:w="611" w:type="pct"/>
            <w:vAlign w:val="center"/>
          </w:tcPr>
          <w:p w14:paraId="316497AB" w14:textId="46A6E69C" w:rsidR="003A0016" w:rsidRDefault="00993DD8">
            <w:pPr>
              <w:pStyle w:val="acaad420"/>
              <w:jc w:val="both"/>
              <w:rPr>
                <w:sz w:val="28"/>
              </w:rPr>
            </w:pPr>
            <w:r>
              <w:rPr>
                <w:rFonts w:hint="eastAsia"/>
                <w:sz w:val="28"/>
              </w:rPr>
              <w:t>Oracle</w:t>
            </w:r>
            <w:proofErr w:type="spellStart"/>
            <w:proofErr w:type="spellEnd"/>
          </w:p>
        </w:tc>
        <w:tc>
          <w:tcPr>
            <w:tcW w:w="1583" w:type="pct"/>
            <w:vAlign w:val="center"/>
          </w:tcPr>
          <w:p w14:paraId="7B1B582E" w14:textId="1B341ABA" w:rsidR="003A0016" w:rsidRDefault="00993DD8">
            <w:pPr>
              <w:pStyle w:val="acaad420"/>
              <w:jc w:val="both"/>
              <w:rPr>
                <w:sz w:val="28"/>
              </w:rPr>
            </w:pPr>
            <w:r>
              <w:rPr>
                <w:rFonts w:hint="eastAsia"/>
                <w:sz w:val="28"/>
              </w:rPr>
              <w:t>用户名+口令, U盘证书</w:t>
            </w:r>
            <w:proofErr w:type="spellStart"/>
            <w:proofErr w:type="spellEnd"/>
          </w:p>
        </w:tc>
      </w:tr>
      <w:tr w:rsidR="003A0016" w14:paraId="6312CD7A" w14:textId="77777777" w:rsidTr="00993DD8">
        <w:trPr>
          <w:trHeight w:val="454"/>
        </w:trPr>
        <w:tc>
          <w:tcPr>
            <w:tcW w:w="924" w:type="pct"/>
            <w:vAlign w:val="center"/>
          </w:tcPr>
          <w:p w14:paraId="608FE99F" w14:textId="24A2D00E" w:rsidR="003A0016" w:rsidRDefault="00993DD8">
            <w:pPr>
              <w:pStyle w:val="acaad420"/>
              <w:jc w:val="both"/>
              <w:rPr>
                <w:sz w:val="28"/>
              </w:rPr>
            </w:pPr>
            <w:r>
              <w:rPr>
                <w:rFonts w:hint="eastAsia"/>
                <w:sz w:val="28"/>
              </w:rPr>
              <w:t>综合数据库集群服务器2</w:t>
            </w:r>
            <w:proofErr w:type="spellStart"/>
            <w:proofErr w:type="spellEnd"/>
          </w:p>
        </w:tc>
        <w:tc>
          <w:tcPr>
            <w:tcW w:w="720" w:type="pct"/>
            <w:vAlign w:val="center"/>
          </w:tcPr>
          <w:p w14:paraId="0C0269E8" w14:textId="74F8C713" w:rsidR="003A0016" w:rsidRDefault="00993DD8">
            <w:pPr>
              <w:pStyle w:val="acaad420"/>
              <w:jc w:val="both"/>
              <w:rPr>
                <w:sz w:val="28"/>
              </w:rPr>
            </w:pPr>
            <w:r>
              <w:rPr>
                <w:rFonts w:hint="eastAsia"/>
                <w:sz w:val="28"/>
              </w:rPr>
              <w:t>华为 2488H V5</w:t>
            </w:r>
            <w:proofErr w:type="spellStart"/>
            <w:proofErr w:type="spellEnd"/>
          </w:p>
        </w:tc>
        <w:tc>
          <w:tcPr>
            <w:tcW w:w="356" w:type="pct"/>
            <w:vAlign w:val="center"/>
          </w:tcPr>
          <w:p w14:paraId="53A5A765" w14:textId="6F28C9A8" w:rsidR="003A0016" w:rsidRDefault="00993DD8">
            <w:pPr>
              <w:pStyle w:val="acaad420"/>
              <w:jc w:val="both"/>
              <w:rPr>
                <w:sz w:val="28"/>
              </w:rPr>
            </w:pPr>
            <w:r>
              <w:rPr>
                <w:rFonts w:hint="eastAsia"/>
                <w:sz w:val="28"/>
              </w:rPr>
              <w:t>1</w:t>
            </w:r>
            <w:proofErr w:type="spellStart"/>
            <w:proofErr w:type="spellEnd"/>
          </w:p>
        </w:tc>
        <w:tc>
          <w:tcPr>
            <w:tcW w:w="806" w:type="pct"/>
            <w:vAlign w:val="center"/>
          </w:tcPr>
          <w:p w14:paraId="1513BDC9" w14:textId="6761B5A8" w:rsidR="003A0016" w:rsidRDefault="00993DD8">
            <w:pPr>
              <w:pStyle w:val="acaad420"/>
              <w:jc w:val="both"/>
              <w:rPr>
                <w:sz w:val="28"/>
              </w:rPr>
            </w:pPr>
            <w:r>
              <w:rPr>
                <w:rFonts w:hint="eastAsia"/>
                <w:sz w:val="28"/>
              </w:rPr>
              <w:t>Linux</w:t>
            </w:r>
            <w:proofErr w:type="spellStart"/>
            <w:proofErr w:type="spellEnd"/>
          </w:p>
        </w:tc>
        <w:tc>
          <w:tcPr>
            <w:tcW w:w="611" w:type="pct"/>
            <w:vAlign w:val="center"/>
          </w:tcPr>
          <w:p w14:paraId="316497AB" w14:textId="46A6E69C" w:rsidR="003A0016" w:rsidRDefault="00993DD8">
            <w:pPr>
              <w:pStyle w:val="acaad420"/>
              <w:jc w:val="both"/>
              <w:rPr>
                <w:sz w:val="28"/>
              </w:rPr>
            </w:pPr>
            <w:r>
              <w:rPr>
                <w:rFonts w:hint="eastAsia"/>
                <w:sz w:val="28"/>
              </w:rPr>
              <w:t>Oracle</w:t>
            </w:r>
            <w:proofErr w:type="spellStart"/>
            <w:proofErr w:type="spellEnd"/>
          </w:p>
        </w:tc>
        <w:tc>
          <w:tcPr>
            <w:tcW w:w="1583" w:type="pct"/>
            <w:vAlign w:val="center"/>
          </w:tcPr>
          <w:p w14:paraId="7B1B582E" w14:textId="1B341ABA" w:rsidR="003A0016" w:rsidRDefault="00993DD8">
            <w:pPr>
              <w:pStyle w:val="acaad420"/>
              <w:jc w:val="both"/>
              <w:rPr>
                <w:sz w:val="28"/>
              </w:rPr>
            </w:pPr>
            <w:r>
              <w:rPr>
                <w:rFonts w:hint="eastAsia"/>
                <w:sz w:val="28"/>
              </w:rPr>
              <w:t>用户名+口令</w:t>
            </w:r>
            <w:proofErr w:type="spellStart"/>
            <w:proofErr w:type="spellEnd"/>
          </w:p>
        </w:tc>
      </w:tr>
      <w:tr w:rsidR="003A0016" w14:paraId="6312CD7A" w14:textId="77777777" w:rsidTr="00993DD8">
        <w:trPr>
          <w:trHeight w:val="454"/>
        </w:trPr>
        <w:tc>
          <w:tcPr>
            <w:tcW w:w="924" w:type="pct"/>
            <w:vAlign w:val="center"/>
          </w:tcPr>
          <w:p w14:paraId="608FE99F" w14:textId="24A2D00E" w:rsidR="003A0016" w:rsidRDefault="00993DD8">
            <w:pPr>
              <w:pStyle w:val="acaad420"/>
              <w:jc w:val="both"/>
              <w:rPr>
                <w:sz w:val="28"/>
              </w:rPr>
            </w:pPr>
            <w:r>
              <w:rPr>
                <w:rFonts w:hint="eastAsia"/>
                <w:sz w:val="28"/>
              </w:rPr>
              <w:t>综合服务平台服务器</w:t>
            </w:r>
            <w:proofErr w:type="spellStart"/>
            <w:proofErr w:type="spellEnd"/>
          </w:p>
        </w:tc>
        <w:tc>
          <w:tcPr>
            <w:tcW w:w="720" w:type="pct"/>
            <w:vAlign w:val="center"/>
          </w:tcPr>
          <w:p w14:paraId="0C0269E8" w14:textId="74F8C713" w:rsidR="003A0016" w:rsidRDefault="00993DD8">
            <w:pPr>
              <w:pStyle w:val="acaad420"/>
              <w:jc w:val="both"/>
              <w:rPr>
                <w:sz w:val="28"/>
              </w:rPr>
            </w:pPr>
            <w:r>
              <w:rPr>
                <w:rFonts w:hint="eastAsia"/>
                <w:sz w:val="28"/>
              </w:rPr>
              <w:t>华为 2488H V5</w:t>
            </w:r>
            <w:proofErr w:type="spellStart"/>
            <w:proofErr w:type="spellEnd"/>
          </w:p>
        </w:tc>
        <w:tc>
          <w:tcPr>
            <w:tcW w:w="356" w:type="pct"/>
            <w:vAlign w:val="center"/>
          </w:tcPr>
          <w:p w14:paraId="53A5A765" w14:textId="6F28C9A8" w:rsidR="003A0016" w:rsidRDefault="00993DD8">
            <w:pPr>
              <w:pStyle w:val="acaad420"/>
              <w:jc w:val="both"/>
              <w:rPr>
                <w:sz w:val="28"/>
              </w:rPr>
            </w:pPr>
            <w:r>
              <w:rPr>
                <w:rFonts w:hint="eastAsia"/>
                <w:sz w:val="28"/>
              </w:rPr>
              <w:t>1</w:t>
            </w:r>
            <w:proofErr w:type="spellStart"/>
            <w:proofErr w:type="spellEnd"/>
          </w:p>
        </w:tc>
        <w:tc>
          <w:tcPr>
            <w:tcW w:w="806" w:type="pct"/>
            <w:vAlign w:val="center"/>
          </w:tcPr>
          <w:p w14:paraId="1513BDC9" w14:textId="6761B5A8" w:rsidR="003A0016" w:rsidRDefault="00993DD8">
            <w:pPr>
              <w:pStyle w:val="acaad420"/>
              <w:jc w:val="both"/>
              <w:rPr>
                <w:sz w:val="28"/>
              </w:rPr>
            </w:pPr>
            <w:r>
              <w:rPr>
                <w:rFonts w:hint="eastAsia"/>
                <w:sz w:val="28"/>
              </w:rPr>
              <w:t>Linux</w:t>
            </w:r>
            <w:proofErr w:type="spellStart"/>
            <w:proofErr w:type="spellEnd"/>
          </w:p>
        </w:tc>
        <w:tc>
          <w:tcPr>
            <w:tcW w:w="611" w:type="pct"/>
            <w:vAlign w:val="center"/>
          </w:tcPr>
          <w:p w14:paraId="316497AB" w14:textId="46A6E69C" w:rsidR="003A0016" w:rsidRDefault="00993DD8">
            <w:pPr>
              <w:pStyle w:val="acaad420"/>
              <w:jc w:val="both"/>
              <w:rPr>
                <w:sz w:val="28"/>
              </w:rPr>
            </w:pPr>
            <w:r>
              <w:rPr>
                <w:rFonts w:hint="eastAsia"/>
                <w:sz w:val="28"/>
              </w:rPr>
              <w:t>Oracle</w:t>
            </w:r>
            <w:proofErr w:type="spellStart"/>
            <w:proofErr w:type="spellEnd"/>
          </w:p>
        </w:tc>
        <w:tc>
          <w:tcPr>
            <w:tcW w:w="1583" w:type="pct"/>
            <w:vAlign w:val="center"/>
          </w:tcPr>
          <w:p w14:paraId="7B1B582E" w14:textId="1B341ABA" w:rsidR="003A0016" w:rsidRDefault="00993DD8">
            <w:pPr>
              <w:pStyle w:val="acaad420"/>
              <w:jc w:val="both"/>
              <w:rPr>
                <w:sz w:val="28"/>
              </w:rPr>
            </w:pPr>
            <w:r>
              <w:rPr>
                <w:rFonts w:hint="eastAsia"/>
                <w:sz w:val="28"/>
              </w:rPr>
              <w:t>用户名+口令</w:t>
            </w:r>
            <w:proofErr w:type="spellStart"/>
            <w:proofErr w:type="spellEnd"/>
          </w:p>
        </w:tc>
      </w:tr>
      <w:tr w:rsidR="003A0016" w14:paraId="6312CD7A" w14:textId="77777777" w:rsidTr="00993DD8">
        <w:trPr>
          <w:trHeight w:val="454"/>
        </w:trPr>
        <w:tc>
          <w:tcPr>
            <w:tcW w:w="924" w:type="pct"/>
            <w:vAlign w:val="center"/>
          </w:tcPr>
          <w:p w14:paraId="608FE99F" w14:textId="24A2D00E" w:rsidR="003A0016" w:rsidRDefault="00993DD8">
            <w:pPr>
              <w:pStyle w:val="acaad420"/>
              <w:jc w:val="both"/>
              <w:rPr>
                <w:sz w:val="28"/>
              </w:rPr>
            </w:pPr>
            <w:r>
              <w:rPr>
                <w:rFonts w:hint="eastAsia"/>
                <w:sz w:val="28"/>
              </w:rPr>
              <w:t>网厅服务器</w:t>
            </w:r>
            <w:proofErr w:type="spellStart"/>
            <w:proofErr w:type="spellEnd"/>
          </w:p>
        </w:tc>
        <w:tc>
          <w:tcPr>
            <w:tcW w:w="720" w:type="pct"/>
            <w:vAlign w:val="center"/>
          </w:tcPr>
          <w:p w14:paraId="0C0269E8" w14:textId="74F8C713" w:rsidR="003A0016" w:rsidRDefault="00993DD8">
            <w:pPr>
              <w:pStyle w:val="acaad420"/>
              <w:jc w:val="both"/>
              <w:rPr>
                <w:sz w:val="28"/>
              </w:rPr>
            </w:pPr>
            <w:r>
              <w:rPr>
                <w:rFonts w:hint="eastAsia"/>
                <w:sz w:val="28"/>
              </w:rPr>
              <w:t>华为 2488H V5</w:t>
            </w:r>
            <w:proofErr w:type="spellStart"/>
            <w:proofErr w:type="spellEnd"/>
          </w:p>
        </w:tc>
        <w:tc>
          <w:tcPr>
            <w:tcW w:w="356" w:type="pct"/>
            <w:vAlign w:val="center"/>
          </w:tcPr>
          <w:p w14:paraId="53A5A765" w14:textId="6F28C9A8" w:rsidR="003A0016" w:rsidRDefault="00993DD8">
            <w:pPr>
              <w:pStyle w:val="acaad420"/>
              <w:jc w:val="both"/>
              <w:rPr>
                <w:sz w:val="28"/>
              </w:rPr>
            </w:pPr>
            <w:r>
              <w:rPr>
                <w:rFonts w:hint="eastAsia"/>
                <w:sz w:val="28"/>
              </w:rPr>
              <w:t>1</w:t>
            </w:r>
            <w:proofErr w:type="spellStart"/>
            <w:proofErr w:type="spellEnd"/>
          </w:p>
        </w:tc>
        <w:tc>
          <w:tcPr>
            <w:tcW w:w="806" w:type="pct"/>
            <w:vAlign w:val="center"/>
          </w:tcPr>
          <w:p w14:paraId="1513BDC9" w14:textId="6761B5A8" w:rsidR="003A0016" w:rsidRDefault="00993DD8">
            <w:pPr>
              <w:pStyle w:val="acaad420"/>
              <w:jc w:val="both"/>
              <w:rPr>
                <w:sz w:val="28"/>
              </w:rPr>
            </w:pPr>
            <w:r>
              <w:rPr>
                <w:rFonts w:hint="eastAsia"/>
                <w:sz w:val="28"/>
              </w:rPr>
              <w:t>Linux</w:t>
            </w:r>
            <w:proofErr w:type="spellStart"/>
            <w:proofErr w:type="spellEnd"/>
          </w:p>
        </w:tc>
        <w:tc>
          <w:tcPr>
            <w:tcW w:w="611" w:type="pct"/>
            <w:vAlign w:val="center"/>
          </w:tcPr>
          <w:p w14:paraId="316497AB" w14:textId="46A6E69C" w:rsidR="003A0016" w:rsidRDefault="00993DD8">
            <w:pPr>
              <w:pStyle w:val="acaad420"/>
              <w:jc w:val="both"/>
              <w:rPr>
                <w:sz w:val="28"/>
              </w:rPr>
            </w:pPr>
            <w:r>
              <w:rPr>
                <w:rFonts w:hint="eastAsia"/>
                <w:sz w:val="28"/>
              </w:rPr>
              <w:t>Oracle</w:t>
            </w:r>
            <w:proofErr w:type="spellStart"/>
            <w:proofErr w:type="spellEnd"/>
          </w:p>
        </w:tc>
        <w:tc>
          <w:tcPr>
            <w:tcW w:w="1583" w:type="pct"/>
            <w:vAlign w:val="center"/>
          </w:tcPr>
          <w:p w14:paraId="7B1B582E" w14:textId="1B341ABA" w:rsidR="003A0016" w:rsidRDefault="00993DD8">
            <w:pPr>
              <w:pStyle w:val="acaad420"/>
              <w:jc w:val="both"/>
              <w:rPr>
                <w:sz w:val="28"/>
              </w:rPr>
            </w:pPr>
            <w:r>
              <w:rPr>
                <w:rFonts w:hint="eastAsia"/>
                <w:sz w:val="28"/>
              </w:rPr>
              <w:t>用户名+口令</w:t>
            </w:r>
            <w:proofErr w:type="spellStart"/>
            <w:proofErr w:type="spellEnd"/>
          </w:p>
        </w:tc>
      </w:tr>
      <w:tr w:rsidR="003A0016" w14:paraId="6312CD7A" w14:textId="77777777" w:rsidTr="00993DD8">
        <w:trPr>
          <w:trHeight w:val="454"/>
        </w:trPr>
        <w:tc>
          <w:tcPr>
            <w:tcW w:w="924" w:type="pct"/>
            <w:vAlign w:val="center"/>
          </w:tcPr>
          <w:p w14:paraId="608FE99F" w14:textId="24A2D00E" w:rsidR="003A0016" w:rsidRDefault="00993DD8">
            <w:pPr>
              <w:pStyle w:val="acaad420"/>
              <w:jc w:val="both"/>
              <w:rPr>
                <w:sz w:val="28"/>
              </w:rPr>
            </w:pPr>
            <w:r>
              <w:rPr>
                <w:rFonts w:hint="eastAsia"/>
                <w:sz w:val="28"/>
              </w:rPr>
              <w:t>微信服务器</w:t>
            </w:r>
            <w:proofErr w:type="spellStart"/>
            <w:proofErr w:type="spellEnd"/>
          </w:p>
        </w:tc>
        <w:tc>
          <w:tcPr>
            <w:tcW w:w="720" w:type="pct"/>
            <w:vAlign w:val="center"/>
          </w:tcPr>
          <w:p w14:paraId="0C0269E8" w14:textId="74F8C713" w:rsidR="003A0016" w:rsidRDefault="00993DD8">
            <w:pPr>
              <w:pStyle w:val="acaad420"/>
              <w:jc w:val="both"/>
              <w:rPr>
                <w:sz w:val="28"/>
              </w:rPr>
            </w:pPr>
            <w:r>
              <w:rPr>
                <w:rFonts w:hint="eastAsia"/>
                <w:sz w:val="28"/>
              </w:rPr>
              <w:t>华为 2488H V5</w:t>
            </w:r>
            <w:proofErr w:type="spellStart"/>
            <w:proofErr w:type="spellEnd"/>
          </w:p>
        </w:tc>
        <w:tc>
          <w:tcPr>
            <w:tcW w:w="356" w:type="pct"/>
            <w:vAlign w:val="center"/>
          </w:tcPr>
          <w:p w14:paraId="53A5A765" w14:textId="6F28C9A8" w:rsidR="003A0016" w:rsidRDefault="00993DD8">
            <w:pPr>
              <w:pStyle w:val="acaad420"/>
              <w:jc w:val="both"/>
              <w:rPr>
                <w:sz w:val="28"/>
              </w:rPr>
            </w:pPr>
            <w:r>
              <w:rPr>
                <w:rFonts w:hint="eastAsia"/>
                <w:sz w:val="28"/>
              </w:rPr>
              <w:t>1</w:t>
            </w:r>
            <w:proofErr w:type="spellStart"/>
            <w:proofErr w:type="spellEnd"/>
          </w:p>
        </w:tc>
        <w:tc>
          <w:tcPr>
            <w:tcW w:w="806" w:type="pct"/>
            <w:vAlign w:val="center"/>
          </w:tcPr>
          <w:p w14:paraId="1513BDC9" w14:textId="6761B5A8" w:rsidR="003A0016" w:rsidRDefault="00993DD8">
            <w:pPr>
              <w:pStyle w:val="acaad420"/>
              <w:jc w:val="both"/>
              <w:rPr>
                <w:sz w:val="28"/>
              </w:rPr>
            </w:pPr>
            <w:r>
              <w:rPr>
                <w:rFonts w:hint="eastAsia"/>
                <w:sz w:val="28"/>
              </w:rPr>
              <w:t>Linux</w:t>
            </w:r>
            <w:proofErr w:type="spellStart"/>
            <w:proofErr w:type="spellEnd"/>
          </w:p>
        </w:tc>
        <w:tc>
          <w:tcPr>
            <w:tcW w:w="611" w:type="pct"/>
            <w:vAlign w:val="center"/>
          </w:tcPr>
          <w:p w14:paraId="316497AB" w14:textId="46A6E69C" w:rsidR="003A0016" w:rsidRDefault="00993DD8">
            <w:pPr>
              <w:pStyle w:val="acaad420"/>
              <w:jc w:val="both"/>
              <w:rPr>
                <w:sz w:val="28"/>
              </w:rPr>
            </w:pPr>
            <w:r>
              <w:rPr>
                <w:rFonts w:hint="eastAsia"/>
                <w:sz w:val="28"/>
              </w:rPr>
              <w:t>Oracle</w:t>
            </w:r>
            <w:proofErr w:type="spellStart"/>
            <w:proofErr w:type="spellEnd"/>
          </w:p>
        </w:tc>
        <w:tc>
          <w:tcPr>
            <w:tcW w:w="1583" w:type="pct"/>
            <w:vAlign w:val="center"/>
          </w:tcPr>
          <w:p w14:paraId="7B1B582E" w14:textId="1B341ABA" w:rsidR="003A0016" w:rsidRDefault="00993DD8">
            <w:pPr>
              <w:pStyle w:val="acaad420"/>
              <w:jc w:val="both"/>
              <w:rPr>
                <w:sz w:val="28"/>
              </w:rPr>
            </w:pPr>
            <w:r>
              <w:rPr>
                <w:rFonts w:hint="eastAsia"/>
                <w:sz w:val="28"/>
              </w:rPr>
              <w:t>用户名+口令</w:t>
            </w:r>
            <w:proofErr w:type="spellStart"/>
            <w:proofErr w:type="spellEnd"/>
          </w:p>
        </w:tc>
      </w:tr>
      <w:tr w:rsidR="003A0016" w14:paraId="6312CD7A" w14:textId="77777777" w:rsidTr="00993DD8">
        <w:trPr>
          <w:trHeight w:val="454"/>
        </w:trPr>
        <w:tc>
          <w:tcPr>
            <w:tcW w:w="924" w:type="pct"/>
            <w:vAlign w:val="center"/>
          </w:tcPr>
          <w:p w14:paraId="608FE99F" w14:textId="24A2D00E" w:rsidR="003A0016" w:rsidRDefault="00993DD8">
            <w:pPr>
              <w:pStyle w:val="acaad420"/>
              <w:jc w:val="both"/>
              <w:rPr>
                <w:sz w:val="28"/>
              </w:rPr>
            </w:pPr>
            <w:r>
              <w:rPr>
                <w:rFonts w:hint="eastAsia"/>
                <w:sz w:val="28"/>
              </w:rPr>
              <w:t>转发服务器</w:t>
            </w:r>
            <w:proofErr w:type="spellStart"/>
            <w:proofErr w:type="spellEnd"/>
          </w:p>
        </w:tc>
        <w:tc>
          <w:tcPr>
            <w:tcW w:w="720" w:type="pct"/>
            <w:vAlign w:val="center"/>
          </w:tcPr>
          <w:p w14:paraId="0C0269E8" w14:textId="74F8C713" w:rsidR="003A0016" w:rsidRDefault="00993DD8">
            <w:pPr>
              <w:pStyle w:val="acaad420"/>
              <w:jc w:val="both"/>
              <w:rPr>
                <w:sz w:val="28"/>
              </w:rPr>
            </w:pPr>
            <w:r>
              <w:rPr>
                <w:rFonts w:hint="eastAsia"/>
                <w:sz w:val="28"/>
              </w:rPr>
              <w:t>惠普 HPProliantDL388Gen9</w:t>
            </w:r>
            <w:proofErr w:type="spellStart"/>
            <w:proofErr w:type="spellEnd"/>
          </w:p>
        </w:tc>
        <w:tc>
          <w:tcPr>
            <w:tcW w:w="356" w:type="pct"/>
            <w:vAlign w:val="center"/>
          </w:tcPr>
          <w:p w14:paraId="53A5A765" w14:textId="6F28C9A8" w:rsidR="003A0016" w:rsidRDefault="00993DD8">
            <w:pPr>
              <w:pStyle w:val="acaad420"/>
              <w:jc w:val="both"/>
              <w:rPr>
                <w:sz w:val="28"/>
              </w:rPr>
            </w:pPr>
            <w:r>
              <w:rPr>
                <w:rFonts w:hint="eastAsia"/>
                <w:sz w:val="28"/>
              </w:rPr>
              <w:t>1</w:t>
            </w:r>
            <w:proofErr w:type="spellStart"/>
            <w:proofErr w:type="spellEnd"/>
          </w:p>
        </w:tc>
        <w:tc>
          <w:tcPr>
            <w:tcW w:w="806" w:type="pct"/>
            <w:vAlign w:val="center"/>
          </w:tcPr>
          <w:p w14:paraId="1513BDC9" w14:textId="6761B5A8" w:rsidR="003A0016" w:rsidRDefault="00993DD8">
            <w:pPr>
              <w:pStyle w:val="acaad420"/>
              <w:jc w:val="both"/>
              <w:rPr>
                <w:sz w:val="28"/>
              </w:rPr>
            </w:pPr>
            <w:r>
              <w:rPr>
                <w:rFonts w:hint="eastAsia"/>
                <w:sz w:val="28"/>
              </w:rPr>
              <w:t>Linux</w:t>
            </w:r>
            <w:proofErr w:type="spellStart"/>
            <w:proofErr w:type="spellEnd"/>
          </w:p>
        </w:tc>
        <w:tc>
          <w:tcPr>
            <w:tcW w:w="611" w:type="pct"/>
            <w:vAlign w:val="center"/>
          </w:tcPr>
          <w:p w14:paraId="316497AB" w14:textId="46A6E69C" w:rsidR="003A0016" w:rsidRDefault="00993DD8">
            <w:pPr>
              <w:pStyle w:val="acaad420"/>
              <w:jc w:val="both"/>
              <w:rPr>
                <w:sz w:val="28"/>
              </w:rPr>
            </w:pPr>
            <w:r>
              <w:rPr>
                <w:rFonts w:hint="eastAsia"/>
                <w:sz w:val="28"/>
              </w:rPr>
              <w:t>Oracle</w:t>
            </w:r>
            <w:proofErr w:type="spellStart"/>
            <w:proofErr w:type="spellEnd"/>
          </w:p>
        </w:tc>
        <w:tc>
          <w:tcPr>
            <w:tcW w:w="1583" w:type="pct"/>
            <w:vAlign w:val="center"/>
          </w:tcPr>
          <w:p w14:paraId="7B1B582E" w14:textId="1B341ABA" w:rsidR="003A0016" w:rsidRDefault="00993DD8">
            <w:pPr>
              <w:pStyle w:val="acaad420"/>
              <w:jc w:val="both"/>
              <w:rPr>
                <w:sz w:val="28"/>
              </w:rPr>
            </w:pPr>
            <w:r>
              <w:rPr>
                <w:rFonts w:hint="eastAsia"/>
                <w:sz w:val="28"/>
              </w:rPr>
              <w:t>用户名+口令</w:t>
            </w:r>
            <w:proofErr w:type="spellStart"/>
            <w:proofErr w:type="spellEnd"/>
          </w:p>
        </w:tc>
      </w:tr>
      <w:tr w:rsidR="003A0016" w14:paraId="6312CD7A" w14:textId="77777777" w:rsidTr="00993DD8">
        <w:trPr>
          <w:trHeight w:val="454"/>
        </w:trPr>
        <w:tc>
          <w:tcPr>
            <w:tcW w:w="924" w:type="pct"/>
            <w:vAlign w:val="center"/>
          </w:tcPr>
          <w:p w14:paraId="608FE99F" w14:textId="24A2D00E" w:rsidR="003A0016" w:rsidRDefault="00993DD8">
            <w:pPr>
              <w:pStyle w:val="acaad420"/>
              <w:jc w:val="both"/>
              <w:rPr>
                <w:sz w:val="28"/>
              </w:rPr>
            </w:pPr>
            <w:r>
              <w:rPr>
                <w:rFonts w:hint="eastAsia"/>
                <w:sz w:val="28"/>
              </w:rPr>
              <w:t>网站服务器</w:t>
            </w:r>
            <w:proofErr w:type="spellStart"/>
            <w:proofErr w:type="spellEnd"/>
          </w:p>
        </w:tc>
        <w:tc>
          <w:tcPr>
            <w:tcW w:w="720" w:type="pct"/>
            <w:vAlign w:val="center"/>
          </w:tcPr>
          <w:p w14:paraId="0C0269E8" w14:textId="74F8C713" w:rsidR="003A0016" w:rsidRDefault="00993DD8">
            <w:pPr>
              <w:pStyle w:val="acaad420"/>
              <w:jc w:val="both"/>
              <w:rPr>
                <w:sz w:val="28"/>
              </w:rPr>
            </w:pPr>
            <w:r>
              <w:rPr>
                <w:rFonts w:hint="eastAsia"/>
                <w:sz w:val="28"/>
              </w:rPr>
              <w:t>华为 2488H V5</w:t>
            </w:r>
            <w:proofErr w:type="spellStart"/>
            <w:proofErr w:type="spellEnd"/>
          </w:p>
        </w:tc>
        <w:tc>
          <w:tcPr>
            <w:tcW w:w="356" w:type="pct"/>
            <w:vAlign w:val="center"/>
          </w:tcPr>
          <w:p w14:paraId="53A5A765" w14:textId="6F28C9A8" w:rsidR="003A0016" w:rsidRDefault="00993DD8">
            <w:pPr>
              <w:pStyle w:val="acaad420"/>
              <w:jc w:val="both"/>
              <w:rPr>
                <w:sz w:val="28"/>
              </w:rPr>
            </w:pPr>
            <w:r>
              <w:rPr>
                <w:rFonts w:hint="eastAsia"/>
                <w:sz w:val="28"/>
              </w:rPr>
              <w:t>1</w:t>
            </w:r>
            <w:proofErr w:type="spellStart"/>
            <w:proofErr w:type="spellEnd"/>
          </w:p>
        </w:tc>
        <w:tc>
          <w:tcPr>
            <w:tcW w:w="806" w:type="pct"/>
            <w:vAlign w:val="center"/>
          </w:tcPr>
          <w:p w14:paraId="1513BDC9" w14:textId="6761B5A8" w:rsidR="003A0016" w:rsidRDefault="00993DD8">
            <w:pPr>
              <w:pStyle w:val="acaad420"/>
              <w:jc w:val="both"/>
              <w:rPr>
                <w:sz w:val="28"/>
              </w:rPr>
            </w:pPr>
            <w:r>
              <w:rPr>
                <w:rFonts w:hint="eastAsia"/>
                <w:sz w:val="28"/>
              </w:rPr>
              <w:t>Linux</w:t>
            </w:r>
            <w:proofErr w:type="spellStart"/>
            <w:proofErr w:type="spellEnd"/>
          </w:p>
        </w:tc>
        <w:tc>
          <w:tcPr>
            <w:tcW w:w="611" w:type="pct"/>
            <w:vAlign w:val="center"/>
          </w:tcPr>
          <w:p w14:paraId="316497AB" w14:textId="46A6E69C" w:rsidR="003A0016" w:rsidRDefault="00993DD8">
            <w:pPr>
              <w:pStyle w:val="acaad420"/>
              <w:jc w:val="both"/>
              <w:rPr>
                <w:sz w:val="28"/>
              </w:rPr>
            </w:pPr>
            <w:r>
              <w:rPr>
                <w:rFonts w:hint="eastAsia"/>
                <w:sz w:val="28"/>
              </w:rPr>
              <w:t>Oracle</w:t>
            </w:r>
            <w:proofErr w:type="spellStart"/>
            <w:proofErr w:type="spellEnd"/>
          </w:p>
        </w:tc>
        <w:tc>
          <w:tcPr>
            <w:tcW w:w="1583" w:type="pct"/>
            <w:vAlign w:val="center"/>
          </w:tcPr>
          <w:p w14:paraId="7B1B582E" w14:textId="1B341ABA" w:rsidR="003A0016" w:rsidRDefault="00993DD8">
            <w:pPr>
              <w:pStyle w:val="acaad420"/>
              <w:jc w:val="both"/>
              <w:rPr>
                <w:sz w:val="28"/>
              </w:rPr>
            </w:pPr>
            <w:r>
              <w:rPr>
                <w:rFonts w:hint="eastAsia"/>
                <w:sz w:val="28"/>
              </w:rPr>
              <w:t>用户名+口令</w:t>
            </w:r>
            <w:proofErr w:type="spellStart"/>
            <w:proofErr w:type="spellEnd"/>
          </w:p>
        </w:tc>
      </w:tr>
    </w:tbl>
    <w:p w14:paraId="7AF5E628" w14:textId="6705D233" w:rsidR="003A0016" w:rsidRDefault="00993DD8">
      <w:pPr>
        <w:pStyle w:val="e9fc9bb9"/>
        <w:ind w:firstLine="560"/>
      </w:pPr>
      <w:r>
        <w:rPr>
          <w:rFonts w:hint="eastAsia"/>
        </w:rPr>
        <w:t>普洱公积金综合服务平台</w:t>
      </w:r>
      <w:proofErr w:type="spellStart"/>
      <w:proofErr w:type="spellEnd"/>
      <w:r w:rsidR="0008438E">
        <w:rPr>
          <w:rFonts w:hint="eastAsia"/>
        </w:rPr>
        <w:t>系统的其他软硬件设备情况如表</w:t>
      </w:r>
      <w:r w:rsidR="0008438E">
        <w:rPr>
          <w:rFonts w:hint="eastAsia"/>
        </w:rPr>
        <w:t>2</w:t>
      </w:r>
      <w:r w:rsidR="0008438E">
        <w:t>.8</w:t>
      </w:r>
      <w:r w:rsidR="0008438E">
        <w:rPr>
          <w:rFonts w:hint="eastAsia"/>
        </w:rPr>
        <w:t>所示：</w:t>
      </w:r>
    </w:p>
    <w:p w14:paraId="468B7ECC" w14:textId="77777777" w:rsidR="003A0016" w:rsidRDefault="0008438E">
      <w:pPr>
        <w:pStyle w:val="392bf2a9"/>
        <w:keepNext/>
      </w:pPr>
      <w:r>
        <w:rPr>
          <w:rFonts w:hint="eastAsia"/>
        </w:rPr>
        <w:t>表</w:t>
      </w:r>
      <w:r>
        <w:rPr>
          <w:rFonts w:hint="eastAsia"/>
        </w:rPr>
        <w:t xml:space="preserve"> </w:t>
      </w:r>
      <w:r>
        <w:t xml:space="preserve">2.8 </w:t>
      </w:r>
      <w:r>
        <w:rPr>
          <w:rFonts w:hint="eastAsia"/>
        </w:rPr>
        <w:t>专用设备调查表</w:t>
      </w:r>
    </w:p>
    <w:tbl>
      <w:tblPr>
        <w:tblStyle w:val="c00fe6ad"/>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563"/>
        <w:gridCol w:w="1668"/>
        <w:gridCol w:w="1299"/>
        <w:gridCol w:w="389"/>
        <w:gridCol w:w="520"/>
        <w:gridCol w:w="518"/>
        <w:gridCol w:w="521"/>
        <w:gridCol w:w="1298"/>
        <w:gridCol w:w="500"/>
      </w:tblGrid>
      <w:tr w:rsidR="00AE69D5" w:rsidRPr="00BF7873" w14:paraId="17F0E63B" w14:textId="77777777" w:rsidTr="00376965">
        <w:trPr>
          <w:trHeight w:val="454"/>
        </w:trPr>
        <w:tc>
          <w:tcPr>
            <w:tcW w:w="944" w:type="pct"/>
            <w:vAlign w:val="center"/>
          </w:tcPr>
          <w:p w14:paraId="17CF72C1" w14:textId="77777777" w:rsidR="00AE69D5" w:rsidRPr="00BF7873" w:rsidRDefault="00AE69D5" w:rsidP="00376965">
            <w:pPr>
              <w:pStyle w:val="-"/>
              <w:rPr>
                <w:b/>
                <w:sz w:val="28"/>
              </w:rPr>
            </w:pPr>
            <w:r w:rsidRPr="00BF7873">
              <w:rPr>
                <w:rFonts w:hint="eastAsia"/>
                <w:b/>
                <w:sz w:val="28"/>
              </w:rPr>
              <w:t>设备类型</w:t>
            </w:r>
          </w:p>
        </w:tc>
        <w:tc>
          <w:tcPr>
            <w:tcW w:w="1008" w:type="pct"/>
            <w:vAlign w:val="center"/>
          </w:tcPr>
          <w:p w14:paraId="0C721F79" w14:textId="77777777" w:rsidR="00AE69D5" w:rsidRPr="00BF7873" w:rsidRDefault="00AE69D5" w:rsidP="00376965">
            <w:pPr>
              <w:pStyle w:val="-"/>
              <w:rPr>
                <w:b/>
                <w:sz w:val="28"/>
              </w:rPr>
            </w:pPr>
            <w:r w:rsidRPr="00BF7873">
              <w:rPr>
                <w:rFonts w:hint="eastAsia"/>
                <w:b/>
                <w:sz w:val="28"/>
              </w:rPr>
              <w:t>设备名称</w:t>
            </w:r>
          </w:p>
        </w:tc>
        <w:tc>
          <w:tcPr>
            <w:tcW w:w="785" w:type="pct"/>
            <w:vAlign w:val="center"/>
          </w:tcPr>
          <w:p w14:paraId="112E11C4" w14:textId="77777777" w:rsidR="00AE69D5" w:rsidRPr="00BF7873" w:rsidRDefault="00AE69D5" w:rsidP="00376965">
            <w:pPr>
              <w:pStyle w:val="-"/>
              <w:rPr>
                <w:b/>
                <w:sz w:val="28"/>
              </w:rPr>
            </w:pPr>
            <w:r w:rsidRPr="00BF7873">
              <w:rPr>
                <w:rFonts w:hint="eastAsia"/>
                <w:b/>
                <w:sz w:val="28"/>
              </w:rPr>
              <w:t>品牌型号</w:t>
            </w:r>
          </w:p>
        </w:tc>
        <w:tc>
          <w:tcPr>
            <w:tcW w:w="235" w:type="pct"/>
            <w:vAlign w:val="center"/>
          </w:tcPr>
          <w:p w14:paraId="2F6C5782" w14:textId="77777777" w:rsidR="00AE69D5" w:rsidRPr="00BF7873" w:rsidRDefault="00AE69D5" w:rsidP="00376965">
            <w:pPr>
              <w:pStyle w:val="-"/>
              <w:rPr>
                <w:b/>
                <w:sz w:val="28"/>
              </w:rPr>
            </w:pPr>
            <w:r w:rsidRPr="00BF7873">
              <w:rPr>
                <w:rFonts w:hint="eastAsia"/>
                <w:b/>
                <w:sz w:val="28"/>
              </w:rPr>
              <w:t>数量</w:t>
            </w:r>
          </w:p>
        </w:tc>
        <w:tc>
          <w:tcPr>
            <w:tcW w:w="314" w:type="pct"/>
            <w:vAlign w:val="center"/>
          </w:tcPr>
          <w:p w14:paraId="6A65DEC1" w14:textId="77777777" w:rsidR="00AE69D5" w:rsidRPr="00BF7873" w:rsidRDefault="00AE69D5" w:rsidP="00376965">
            <w:pPr>
              <w:pStyle w:val="-"/>
              <w:rPr>
                <w:b/>
                <w:sz w:val="28"/>
              </w:rPr>
            </w:pPr>
            <w:r w:rsidRPr="00BF7873">
              <w:rPr>
                <w:rFonts w:hint="eastAsia"/>
                <w:b/>
                <w:sz w:val="28"/>
              </w:rPr>
              <w:t>是否支持国密</w:t>
            </w:r>
            <w:r w:rsidRPr="00BF7873">
              <w:rPr>
                <w:rFonts w:hint="eastAsia"/>
                <w:b/>
                <w:sz w:val="28"/>
              </w:rPr>
              <w:lastRenderedPageBreak/>
              <w:t>算法</w:t>
            </w:r>
          </w:p>
        </w:tc>
        <w:tc>
          <w:tcPr>
            <w:tcW w:w="313" w:type="pct"/>
            <w:vAlign w:val="center"/>
          </w:tcPr>
          <w:p w14:paraId="611F8BB8" w14:textId="77777777" w:rsidR="00AE69D5" w:rsidRPr="00BF7873" w:rsidRDefault="00AE69D5" w:rsidP="00376965">
            <w:pPr>
              <w:pStyle w:val="-"/>
              <w:rPr>
                <w:b/>
                <w:sz w:val="28"/>
              </w:rPr>
            </w:pPr>
            <w:r w:rsidRPr="00BF7873">
              <w:rPr>
                <w:rFonts w:hint="eastAsia"/>
                <w:b/>
                <w:sz w:val="28"/>
              </w:rPr>
              <w:lastRenderedPageBreak/>
              <w:t>是否有商密证</w:t>
            </w:r>
            <w:r w:rsidRPr="00BF7873">
              <w:rPr>
                <w:rFonts w:hint="eastAsia"/>
                <w:b/>
                <w:sz w:val="28"/>
              </w:rPr>
              <w:lastRenderedPageBreak/>
              <w:t>书</w:t>
            </w:r>
          </w:p>
        </w:tc>
        <w:tc>
          <w:tcPr>
            <w:tcW w:w="315" w:type="pct"/>
            <w:vAlign w:val="center"/>
          </w:tcPr>
          <w:p w14:paraId="12400A7B" w14:textId="77777777" w:rsidR="00AE69D5" w:rsidRPr="00BF7873" w:rsidRDefault="00AE69D5" w:rsidP="00376965">
            <w:pPr>
              <w:pStyle w:val="-"/>
              <w:rPr>
                <w:b/>
                <w:sz w:val="28"/>
              </w:rPr>
            </w:pPr>
            <w:r w:rsidRPr="00BF7873">
              <w:rPr>
                <w:rFonts w:hint="eastAsia"/>
                <w:b/>
                <w:sz w:val="28"/>
              </w:rPr>
              <w:lastRenderedPageBreak/>
              <w:t>是否支持远程</w:t>
            </w:r>
            <w:r w:rsidRPr="00BF7873">
              <w:rPr>
                <w:rFonts w:hint="eastAsia"/>
                <w:b/>
                <w:sz w:val="28"/>
              </w:rPr>
              <w:lastRenderedPageBreak/>
              <w:t>运维</w:t>
            </w:r>
          </w:p>
        </w:tc>
        <w:tc>
          <w:tcPr>
            <w:tcW w:w="784" w:type="pct"/>
            <w:vAlign w:val="center"/>
          </w:tcPr>
          <w:p w14:paraId="3DDED518" w14:textId="77777777" w:rsidR="00AE69D5" w:rsidRPr="00BF7873" w:rsidRDefault="00AE69D5" w:rsidP="00376965">
            <w:pPr>
              <w:pStyle w:val="-"/>
              <w:rPr>
                <w:b/>
                <w:sz w:val="28"/>
              </w:rPr>
            </w:pPr>
            <w:r w:rsidRPr="00BF7873">
              <w:rPr>
                <w:rFonts w:hint="eastAsia"/>
                <w:b/>
                <w:sz w:val="28"/>
              </w:rPr>
              <w:lastRenderedPageBreak/>
              <w:t>身份认证方式</w:t>
            </w:r>
          </w:p>
          <w:p w14:paraId="28A1CD57" w14:textId="77777777" w:rsidR="00AE69D5" w:rsidRPr="00BF7873" w:rsidRDefault="00AE69D5" w:rsidP="00376965">
            <w:pPr>
              <w:pStyle w:val="-"/>
              <w:rPr>
                <w:b/>
                <w:sz w:val="28"/>
              </w:rPr>
            </w:pPr>
          </w:p>
        </w:tc>
        <w:tc>
          <w:tcPr>
            <w:tcW w:w="302" w:type="pct"/>
            <w:vAlign w:val="center"/>
          </w:tcPr>
          <w:p w14:paraId="624F515A" w14:textId="77777777" w:rsidR="00AE69D5" w:rsidRPr="00BF7873" w:rsidRDefault="00AE69D5" w:rsidP="00376965">
            <w:pPr>
              <w:pStyle w:val="-"/>
              <w:rPr>
                <w:b/>
                <w:sz w:val="28"/>
              </w:rPr>
            </w:pPr>
            <w:r w:rsidRPr="00BF7873">
              <w:rPr>
                <w:rFonts w:hint="eastAsia"/>
                <w:b/>
                <w:sz w:val="28"/>
              </w:rPr>
              <w:t>是否过</w:t>
            </w:r>
            <w:proofErr w:type="gramStart"/>
            <w:r w:rsidRPr="00BF7873">
              <w:rPr>
                <w:rFonts w:hint="eastAsia"/>
                <w:b/>
                <w:sz w:val="28"/>
              </w:rPr>
              <w:t>堡垒机</w:t>
            </w:r>
            <w:proofErr w:type="gramEnd"/>
          </w:p>
        </w:tc>
      </w:tr>
      <w:tr w:rsidR="00AE69D5" w:rsidRPr="000E43AA" w14:paraId="3C8B6C30" w14:textId="77777777" w:rsidTr="00376965">
        <w:tblPrEx>
          <w:tblLook w:val="0000" w:firstRow="0" w:lastRow="0" w:firstColumn="0" w:lastColumn="0" w:noHBand="0" w:noVBand="0"/>
        </w:tblPrEx>
        <w:trPr>
          <w:trHeight w:val="454"/>
        </w:trPr>
        <w:tc>
          <w:tcPr>
            <w:tcW w:w="944" w:type="pct"/>
            <w:vMerge w:val="restart"/>
            <w:vAlign w:val="center"/>
          </w:tcPr>
          <w:p w14:paraId="0FBD1491" w14:textId="77777777" w:rsidR="00AE69D5" w:rsidRPr="00BF7873" w:rsidRDefault="00AE69D5" w:rsidP="00376965">
            <w:pPr>
              <w:pStyle w:val="-"/>
              <w:rPr>
                <w:b/>
                <w:sz w:val="28"/>
              </w:rPr>
            </w:pPr>
            <w:r w:rsidRPr="00BF7873">
              <w:rPr>
                <w:rFonts w:hint="eastAsia"/>
                <w:b/>
                <w:sz w:val="28"/>
              </w:rPr>
              <w:t>密码产品</w:t>
            </w:r>
            <w:r w:rsidRPr="00BF7873">
              <w:rPr>
                <w:b/>
                <w:sz w:val="28"/>
              </w:rPr>
              <w:t>/</w:t>
            </w:r>
          </w:p>
          <w:p w14:paraId="63CABBD1" w14:textId="77777777" w:rsidR="00AE69D5" w:rsidRPr="00BF7873" w:rsidRDefault="00AE69D5" w:rsidP="00376965">
            <w:pPr>
              <w:pStyle w:val="-"/>
              <w:rPr>
                <w:b/>
                <w:sz w:val="28"/>
              </w:rPr>
            </w:pPr>
            <w:r w:rsidRPr="00BF7873">
              <w:rPr>
                <w:rFonts w:hint="eastAsia"/>
                <w:b/>
                <w:sz w:val="28"/>
              </w:rPr>
              <w:t>密码设备</w:t>
            </w:r>
            <w:r w:rsidRPr="00BF7873">
              <w:rPr>
                <w:rFonts w:hint="eastAsia"/>
                <w:b/>
                <w:sz w:val="28"/>
              </w:rPr>
              <w:t/>
            </w:r>
          </w:p>
        </w:tc>
        <w:tc>
          <w:tcPr>
            <w:tcW w:w="1008" w:type="pct"/>
            <w:vAlign w:val="center"/>
          </w:tcPr>
          <w:p w14:paraId="73942327" w14:textId="77777777" w:rsidR="00AE69D5" w:rsidRPr="000E43AA" w:rsidRDefault="00AE69D5" w:rsidP="00376965">
            <w:pPr>
              <w:pStyle w:val="-"/>
              <w:jc w:val="both"/>
              <w:rPr>
                <w:sz w:val="28"/>
              </w:rPr>
            </w:pPr>
            <w:r>
              <w:rPr>
                <w:rFonts w:hint="eastAsia"/>
                <w:sz w:val="28"/>
              </w:rPr>
              <w:t>SSL VPN</w:t>
            </w:r>
            <w:proofErr w:type="spellStart"/>
            <w:proofErr w:type="spellEnd"/>
          </w:p>
        </w:tc>
        <w:tc>
          <w:tcPr>
            <w:tcW w:w="785" w:type="pct"/>
            <w:vAlign w:val="center"/>
          </w:tcPr>
          <w:p w14:paraId="15159465" w14:textId="77777777" w:rsidR="00AE69D5" w:rsidRPr="000E43AA" w:rsidRDefault="00AE69D5" w:rsidP="00376965">
            <w:pPr>
              <w:pStyle w:val="-"/>
              <w:jc w:val="both"/>
              <w:rPr>
                <w:sz w:val="28"/>
              </w:rPr>
            </w:pPr>
            <w:r>
              <w:rPr>
                <w:rFonts w:hint="eastAsia"/>
                <w:sz w:val="28"/>
              </w:rPr>
              <w:t>深信服</w:t>
            </w:r>
            <w:proofErr w:type="spellStart"/>
            <w:proofErr w:type="spellEnd"/>
          </w:p>
        </w:tc>
        <w:tc>
          <w:tcPr>
            <w:tcW w:w="235" w:type="pct"/>
            <w:vAlign w:val="center"/>
          </w:tcPr>
          <w:p w14:paraId="77EA98AA" w14:textId="77777777" w:rsidR="00AE69D5" w:rsidRPr="000E43AA" w:rsidRDefault="00AE69D5" w:rsidP="00376965">
            <w:pPr>
              <w:pStyle w:val="-"/>
              <w:jc w:val="both"/>
              <w:rPr>
                <w:sz w:val="28"/>
              </w:rPr>
            </w:pPr>
            <w:r>
              <w:rPr>
                <w:rFonts w:hint="eastAsia"/>
                <w:sz w:val="28"/>
              </w:rPr>
              <w:t>1</w:t>
            </w:r>
            <w:proofErr w:type="spellStart"/>
            <w:proofErr w:type="spellEnd"/>
          </w:p>
        </w:tc>
        <w:tc>
          <w:tcPr>
            <w:tcW w:w="314" w:type="pct"/>
            <w:vAlign w:val="center"/>
          </w:tcPr>
          <w:p w14:paraId="7DEFB7E0" w14:textId="77777777" w:rsidR="00AE69D5" w:rsidRPr="000E43AA" w:rsidRDefault="00AE69D5" w:rsidP="00376965">
            <w:pPr>
              <w:pStyle w:val="-"/>
              <w:jc w:val="both"/>
              <w:rPr>
                <w:sz w:val="28"/>
              </w:rPr>
            </w:pPr>
            <w:r>
              <w:rPr>
                <w:rFonts w:hint="eastAsia"/>
                <w:sz w:val="28"/>
              </w:rPr>
              <w:t>否</w:t>
            </w:r>
            <w:proofErr w:type="spellStart"/>
            <w:proofErr w:type="spellEnd"/>
          </w:p>
        </w:tc>
        <w:tc>
          <w:tcPr>
            <w:tcW w:w="313" w:type="pct"/>
            <w:vAlign w:val="center"/>
          </w:tcPr>
          <w:p w14:paraId="706E11F8" w14:textId="77777777" w:rsidR="00AE69D5" w:rsidRPr="000E43AA" w:rsidRDefault="00AE69D5" w:rsidP="00376965">
            <w:pPr>
              <w:pStyle w:val="-"/>
              <w:jc w:val="both"/>
              <w:rPr>
                <w:sz w:val="28"/>
              </w:rPr>
            </w:pPr>
            <w:r>
              <w:rPr>
                <w:rFonts w:hint="eastAsia"/>
                <w:sz w:val="28"/>
              </w:rPr>
              <w:t>否</w:t>
            </w:r>
            <w:proofErr w:type="spellStart"/>
            <w:proofErr w:type="spellEnd"/>
          </w:p>
        </w:tc>
        <w:tc>
          <w:tcPr>
            <w:tcW w:w="315" w:type="pct"/>
            <w:vAlign w:val="center"/>
          </w:tcPr>
          <w:p w14:paraId="49B45233" w14:textId="77777777" w:rsidR="00AE69D5" w:rsidRPr="000E43AA" w:rsidRDefault="00AE69D5" w:rsidP="00376965">
            <w:pPr>
              <w:pStyle w:val="-"/>
              <w:jc w:val="both"/>
              <w:rPr>
                <w:sz w:val="28"/>
              </w:rPr>
            </w:pPr>
            <w:r>
              <w:rPr>
                <w:rFonts w:hint="eastAsia"/>
                <w:sz w:val="28"/>
              </w:rPr>
              <w:t>是</w:t>
            </w:r>
            <w:proofErr w:type="spellStart"/>
            <w:proofErr w:type="spellEnd"/>
          </w:p>
        </w:tc>
        <w:tc>
          <w:tcPr>
            <w:tcW w:w="784" w:type="pct"/>
            <w:vAlign w:val="center"/>
          </w:tcPr>
          <w:p w14:paraId="25C25927" w14:textId="77777777" w:rsidR="00AE69D5" w:rsidRPr="000E43AA" w:rsidRDefault="00AE69D5" w:rsidP="00376965">
            <w:pPr>
              <w:pStyle w:val="-"/>
              <w:jc w:val="both"/>
              <w:rPr>
                <w:sz w:val="28"/>
              </w:rPr>
            </w:pPr>
            <w:r>
              <w:rPr>
                <w:rFonts w:hint="eastAsia"/>
                <w:sz w:val="28"/>
              </w:rPr>
              <w:t>用户名+口令, U盘证书</w:t>
            </w:r>
            <w:proofErr w:type="spellStart"/>
            <w:proofErr w:type="spellEnd"/>
          </w:p>
        </w:tc>
        <w:tc>
          <w:tcPr>
            <w:tcW w:w="302" w:type="pct"/>
            <w:vAlign w:val="center"/>
          </w:tcPr>
          <w:p w14:paraId="2BE2F2DA" w14:textId="77777777" w:rsidR="00AE69D5" w:rsidRPr="000E43AA" w:rsidRDefault="00AE69D5" w:rsidP="00376965">
            <w:pPr>
              <w:pStyle w:val="-"/>
              <w:jc w:val="both"/>
              <w:rPr>
                <w:sz w:val="28"/>
              </w:rPr>
            </w:pPr>
            <w:r>
              <w:rPr>
                <w:rFonts w:hint="eastAsia"/>
                <w:sz w:val="28"/>
              </w:rPr>
              <w:t>是</w:t>
            </w:r>
            <w:proofErr w:type="spellStart"/>
            <w:proofErr w:type="spellEnd"/>
          </w:p>
        </w:tc>
      </w:tr>
      <w:tr w:rsidR="00AE69D5" w:rsidRPr="000E43AA" w14:paraId="66BC8712" w14:textId="77777777" w:rsidTr="00376965">
        <w:tblPrEx>
          <w:tblLook w:val="0000" w:firstRow="0" w:lastRow="0" w:firstColumn="0" w:lastColumn="0" w:noHBand="0" w:noVBand="0"/>
        </w:tblPrEx>
        <w:trPr>
          <w:trHeight w:val="454"/>
        </w:trPr>
        <w:tc>
          <w:tcPr>
            <w:tcW w:w="944" w:type="pct"/>
            <w:vMerge/>
            <w:vAlign w:val="center"/>
          </w:tcPr>
          <w:p w14:paraId="4BC242DB" w14:textId="77777777" w:rsidR="00AE69D5" w:rsidRPr="00BF7873" w:rsidRDefault="00AE69D5" w:rsidP="00376965">
            <w:pPr>
              <w:pStyle w:val="-"/>
              <w:rPr>
                <w:b/>
                <w:sz w:val="28"/>
              </w:rPr>
            </w:pPr>
          </w:p>
        </w:tc>
        <w:tc>
          <w:tcPr>
            <w:tcW w:w="4056" w:type="pct"/>
            <w:gridSpan w:val="8"/>
            <w:vAlign w:val="center"/>
          </w:tcPr>
          <w:p w14:paraId="768BA818" w14:textId="77777777" w:rsidR="00AE69D5" w:rsidRDefault="00AE69D5" w:rsidP="00376965">
            <w:pPr>
              <w:pStyle w:val="-"/>
              <w:jc w:val="both"/>
              <w:rPr>
                <w:sz w:val="28"/>
              </w:rPr>
            </w:pPr>
          </w:p>
        </w:tc>
      </w:tr>
      <w:tr w:rsidR="00AE69D5" w:rsidRPr="000E43AA" w14:paraId="4065F58A" w14:textId="77777777" w:rsidTr="00376965">
        <w:tblPrEx>
          <w:tblLook w:val="0000" w:firstRow="0" w:lastRow="0" w:firstColumn="0" w:lastColumn="0" w:noHBand="0" w:noVBand="0"/>
        </w:tblPrEx>
        <w:trPr>
          <w:trHeight w:val="454"/>
        </w:trPr>
        <w:tc>
          <w:tcPr>
            <w:tcW w:w="944" w:type="pct"/>
            <w:vMerge w:val="restart"/>
            <w:vAlign w:val="center"/>
          </w:tcPr>
          <w:p w14:paraId="69969C2C" w14:textId="77777777" w:rsidR="00AE69D5" w:rsidRPr="00BF7873" w:rsidRDefault="00AE69D5" w:rsidP="00376965">
            <w:pPr>
              <w:pStyle w:val="-"/>
              <w:rPr>
                <w:b/>
                <w:sz w:val="28"/>
              </w:rPr>
            </w:pPr>
            <w:r w:rsidRPr="00BF7873">
              <w:rPr>
                <w:rFonts w:hint="eastAsia"/>
                <w:b/>
                <w:sz w:val="28"/>
              </w:rPr>
              <w:t>具有密码功能的网络及安全设备</w:t>
            </w:r>
            <w:r w:rsidRPr="00BF7873">
              <w:rPr>
                <w:rFonts w:hint="eastAsia"/>
                <w:b/>
                <w:sz w:val="28"/>
              </w:rPr>
              <w:t>(</w:t>
            </w:r>
            <w:r w:rsidRPr="00BF7873">
              <w:rPr>
                <w:rFonts w:hint="eastAsia"/>
                <w:b/>
                <w:sz w:val="28"/>
              </w:rPr>
              <w:t>含云平台提供的虚拟</w:t>
            </w:r>
            <w:r w:rsidRPr="00BF7873">
              <w:rPr>
                <w:rFonts w:hint="eastAsia"/>
                <w:b/>
                <w:sz w:val="28"/>
              </w:rPr>
              <w:t>VPN</w:t>
            </w:r>
            <w:r w:rsidRPr="00BF7873">
              <w:rPr>
                <w:rFonts w:hint="eastAsia"/>
                <w:b/>
                <w:sz w:val="28"/>
              </w:rPr>
              <w:t>、</w:t>
            </w:r>
            <w:proofErr w:type="gramStart"/>
            <w:r w:rsidRPr="00BF7873">
              <w:rPr>
                <w:rFonts w:hint="eastAsia"/>
                <w:b/>
                <w:sz w:val="28"/>
              </w:rPr>
              <w:t>堡垒机</w:t>
            </w:r>
            <w:proofErr w:type="gramEnd"/>
            <w:r w:rsidRPr="00BF7873">
              <w:rPr>
                <w:rFonts w:hint="eastAsia"/>
                <w:b/>
                <w:sz w:val="28"/>
              </w:rPr>
              <w:t>等</w:t>
            </w:r>
            <w:r w:rsidRPr="00BF7873">
              <w:rPr>
                <w:b/>
                <w:sz w:val="28"/>
              </w:rPr>
              <w:t>)</w:t>
            </w:r>
            <w:r w:rsidRPr="00BF7873">
              <w:rPr>
                <w:b/>
              </w:rPr>
              <w:t xml:space="preserve"> </w:t>
            </w:r>
            <w:r w:rsidRPr="00BF7873">
              <w:rPr>
                <w:b/>
                <w:sz w:val="28"/>
              </w:rPr>
              <w:t/>
            </w:r>
          </w:p>
        </w:tc>
        <w:tc>
          <w:tcPr>
            <w:tcW w:w="1008" w:type="pct"/>
            <w:vAlign w:val="center"/>
          </w:tcPr>
          <w:p w14:paraId="51F22DA2" w14:textId="77777777" w:rsidR="00AE69D5" w:rsidRPr="000E43AA" w:rsidRDefault="00AE69D5" w:rsidP="00376965">
            <w:pPr>
              <w:pStyle w:val="-"/>
              <w:jc w:val="both"/>
              <w:rPr>
                <w:sz w:val="28"/>
              </w:rPr>
            </w:pPr>
            <w:r>
              <w:rPr>
                <w:rFonts w:hint="eastAsia"/>
                <w:sz w:val="28"/>
              </w:rPr>
              <w:t>无</w:t>
            </w:r>
            <w:proofErr w:type="spellStart"/>
            <w:proofErr w:type="spellEnd"/>
          </w:p>
        </w:tc>
        <w:tc>
          <w:tcPr>
            <w:tcW w:w="785" w:type="pct"/>
            <w:vAlign w:val="center"/>
          </w:tcPr>
          <w:p w14:paraId="52CD7E09" w14:textId="77777777" w:rsidR="00AE69D5" w:rsidRPr="000E43AA" w:rsidRDefault="00AE69D5" w:rsidP="00376965">
            <w:pPr>
              <w:pStyle w:val="-"/>
              <w:jc w:val="both"/>
              <w:rPr>
                <w:sz w:val="28"/>
              </w:rPr>
            </w:pPr>
            <w:r>
              <w:rPr>
                <w:rFonts w:hint="eastAsia"/>
                <w:sz w:val="28"/>
              </w:rPr>
              <w:t/>
            </w:r>
            <w:proofErr w:type="spellStart"/>
            <w:proofErr w:type="spellEnd"/>
          </w:p>
        </w:tc>
        <w:tc>
          <w:tcPr>
            <w:tcW w:w="235" w:type="pct"/>
            <w:vAlign w:val="center"/>
          </w:tcPr>
          <w:p w14:paraId="30690579" w14:textId="77777777" w:rsidR="00AE69D5" w:rsidRPr="000E43AA" w:rsidRDefault="00AE69D5" w:rsidP="00376965">
            <w:pPr>
              <w:pStyle w:val="-"/>
              <w:jc w:val="both"/>
              <w:rPr>
                <w:sz w:val="28"/>
              </w:rPr>
            </w:pPr>
            <w:r>
              <w:rPr>
                <w:rFonts w:hint="eastAsia"/>
                <w:sz w:val="28"/>
              </w:rPr>
              <w:t/>
            </w:r>
            <w:proofErr w:type="spellStart"/>
            <w:proofErr w:type="spellEnd"/>
          </w:p>
        </w:tc>
        <w:tc>
          <w:tcPr>
            <w:tcW w:w="314" w:type="pct"/>
            <w:vAlign w:val="center"/>
          </w:tcPr>
          <w:p w14:paraId="4803C381" w14:textId="77777777" w:rsidR="00AE69D5" w:rsidRPr="000E43AA" w:rsidRDefault="00AE69D5" w:rsidP="00376965">
            <w:pPr>
              <w:pStyle w:val="-"/>
              <w:jc w:val="both"/>
              <w:rPr>
                <w:sz w:val="28"/>
              </w:rPr>
            </w:pPr>
            <w:r>
              <w:rPr>
                <w:rFonts w:hint="eastAsia"/>
                <w:sz w:val="28"/>
              </w:rPr>
              <w:t/>
            </w:r>
            <w:proofErr w:type="spellStart"/>
            <w:proofErr w:type="spellEnd"/>
          </w:p>
        </w:tc>
        <w:tc>
          <w:tcPr>
            <w:tcW w:w="313" w:type="pct"/>
            <w:vAlign w:val="center"/>
          </w:tcPr>
          <w:p w14:paraId="53700FD1" w14:textId="77777777" w:rsidR="00AE69D5" w:rsidRPr="000E43AA" w:rsidRDefault="00AE69D5" w:rsidP="00376965">
            <w:pPr>
              <w:pStyle w:val="-"/>
              <w:jc w:val="both"/>
              <w:rPr>
                <w:sz w:val="28"/>
              </w:rPr>
            </w:pPr>
            <w:r>
              <w:rPr>
                <w:rFonts w:hint="eastAsia"/>
                <w:sz w:val="28"/>
              </w:rPr>
              <w:t/>
            </w:r>
            <w:proofErr w:type="spellStart"/>
            <w:proofErr w:type="spellEnd"/>
          </w:p>
        </w:tc>
        <w:tc>
          <w:tcPr>
            <w:tcW w:w="315" w:type="pct"/>
            <w:vAlign w:val="center"/>
          </w:tcPr>
          <w:p w14:paraId="0D1BAA9B" w14:textId="77777777" w:rsidR="00AE69D5" w:rsidRPr="000E43AA" w:rsidRDefault="00AE69D5" w:rsidP="00376965">
            <w:pPr>
              <w:pStyle w:val="-"/>
              <w:jc w:val="both"/>
              <w:rPr>
                <w:sz w:val="28"/>
              </w:rPr>
            </w:pPr>
            <w:r>
              <w:rPr>
                <w:rFonts w:hint="eastAsia"/>
                <w:sz w:val="28"/>
              </w:rPr>
              <w:t/>
            </w:r>
            <w:proofErr w:type="spellStart"/>
            <w:proofErr w:type="spellEnd"/>
          </w:p>
        </w:tc>
        <w:tc>
          <w:tcPr>
            <w:tcW w:w="784" w:type="pct"/>
            <w:vAlign w:val="center"/>
          </w:tcPr>
          <w:p w14:paraId="796CC270" w14:textId="77777777" w:rsidR="00AE69D5" w:rsidRPr="000E43AA" w:rsidRDefault="00AE69D5" w:rsidP="00376965">
            <w:pPr>
              <w:pStyle w:val="-"/>
              <w:jc w:val="both"/>
              <w:rPr>
                <w:sz w:val="28"/>
              </w:rPr>
            </w:pPr>
            <w:r>
              <w:rPr>
                <w:rFonts w:hint="eastAsia"/>
                <w:sz w:val="28"/>
              </w:rPr>
              <w:t/>
            </w:r>
            <w:proofErr w:type="spellStart"/>
            <w:proofErr w:type="spellEnd"/>
          </w:p>
        </w:tc>
        <w:tc>
          <w:tcPr>
            <w:tcW w:w="302" w:type="pct"/>
            <w:vAlign w:val="center"/>
          </w:tcPr>
          <w:p w14:paraId="5C6C437D" w14:textId="77777777" w:rsidR="00AE69D5" w:rsidRPr="000E43AA" w:rsidRDefault="00AE69D5" w:rsidP="00376965">
            <w:pPr>
              <w:pStyle w:val="-"/>
              <w:jc w:val="both"/>
              <w:rPr>
                <w:sz w:val="28"/>
              </w:rPr>
            </w:pPr>
            <w:r>
              <w:rPr>
                <w:rFonts w:hint="eastAsia"/>
                <w:sz w:val="28"/>
              </w:rPr>
              <w:t/>
            </w:r>
            <w:proofErr w:type="spellStart"/>
            <w:proofErr w:type="spellEnd"/>
          </w:p>
        </w:tc>
      </w:tr>
      <w:tr w:rsidR="00AE69D5" w:rsidRPr="000E43AA" w14:paraId="0A73B1FF" w14:textId="77777777" w:rsidTr="00376965">
        <w:tblPrEx>
          <w:tblLook w:val="0000" w:firstRow="0" w:lastRow="0" w:firstColumn="0" w:lastColumn="0" w:noHBand="0" w:noVBand="0"/>
        </w:tblPrEx>
        <w:trPr>
          <w:trHeight w:val="454"/>
        </w:trPr>
        <w:tc>
          <w:tcPr>
            <w:tcW w:w="944" w:type="pct"/>
            <w:vMerge/>
            <w:vAlign w:val="center"/>
          </w:tcPr>
          <w:p w14:paraId="228994E3" w14:textId="77777777" w:rsidR="00AE69D5" w:rsidRPr="00BF7873" w:rsidRDefault="00AE69D5" w:rsidP="00376965">
            <w:pPr>
              <w:pStyle w:val="-"/>
              <w:rPr>
                <w:b/>
                <w:sz w:val="28"/>
              </w:rPr>
            </w:pPr>
          </w:p>
        </w:tc>
        <w:tc>
          <w:tcPr>
            <w:tcW w:w="4056" w:type="pct"/>
            <w:gridSpan w:val="8"/>
            <w:vAlign w:val="center"/>
          </w:tcPr>
          <w:p w14:paraId="13219592" w14:textId="77777777" w:rsidR="00AE69D5" w:rsidRDefault="00AE69D5" w:rsidP="00376965">
            <w:pPr>
              <w:pStyle w:val="-"/>
              <w:jc w:val="both"/>
              <w:rPr>
                <w:sz w:val="28"/>
              </w:rPr>
            </w:pPr>
          </w:p>
        </w:tc>
      </w:tr>
      <w:tr w:rsidR="00AE69D5" w:rsidRPr="000E43AA" w14:paraId="6B57B2B0" w14:textId="77777777" w:rsidTr="00376965">
        <w:tblPrEx>
          <w:tblLook w:val="0000" w:firstRow="0" w:lastRow="0" w:firstColumn="0" w:lastColumn="0" w:noHBand="0" w:noVBand="0"/>
        </w:tblPrEx>
        <w:trPr>
          <w:trHeight w:val="454"/>
        </w:trPr>
        <w:tc>
          <w:tcPr>
            <w:tcW w:w="944" w:type="pct"/>
            <w:vMerge w:val="restart"/>
            <w:vAlign w:val="center"/>
          </w:tcPr>
          <w:p w14:paraId="138040B5" w14:textId="77777777" w:rsidR="00AE69D5" w:rsidRPr="00BF7873" w:rsidRDefault="00AE69D5" w:rsidP="00376965">
            <w:pPr>
              <w:pStyle w:val="-"/>
              <w:rPr>
                <w:b/>
                <w:sz w:val="28"/>
              </w:rPr>
            </w:pPr>
            <w:r w:rsidRPr="00BF7873">
              <w:rPr>
                <w:rFonts w:hint="eastAsia"/>
                <w:b/>
                <w:sz w:val="28"/>
              </w:rPr>
              <w:t>采用密码技术的其他产品</w:t>
            </w:r>
            <w:r w:rsidRPr="00BF7873">
              <w:rPr>
                <w:b/>
                <w:sz w:val="28"/>
              </w:rPr>
              <w:t/>
            </w:r>
          </w:p>
        </w:tc>
        <w:tc>
          <w:tcPr>
            <w:tcW w:w="1008" w:type="pct"/>
            <w:vAlign w:val="center"/>
          </w:tcPr>
          <w:p w14:paraId="3A3F14A7" w14:textId="77777777" w:rsidR="00AE69D5" w:rsidRPr="000E43AA" w:rsidRDefault="00AE69D5" w:rsidP="00376965">
            <w:pPr>
              <w:pStyle w:val="-"/>
              <w:jc w:val="both"/>
              <w:rPr>
                <w:sz w:val="28"/>
              </w:rPr>
            </w:pPr>
            <w:r>
              <w:rPr>
                <w:rFonts w:hint="eastAsia"/>
                <w:sz w:val="28"/>
              </w:rPr>
              <w:t>无</w:t>
            </w:r>
            <w:proofErr w:type="spellStart"/>
            <w:proofErr w:type="spellEnd"/>
          </w:p>
        </w:tc>
        <w:tc>
          <w:tcPr>
            <w:tcW w:w="785" w:type="pct"/>
            <w:vAlign w:val="center"/>
          </w:tcPr>
          <w:p w14:paraId="21082DA7" w14:textId="77777777" w:rsidR="00AE69D5" w:rsidRPr="000E43AA" w:rsidRDefault="00AE69D5" w:rsidP="00376965">
            <w:pPr>
              <w:pStyle w:val="-"/>
              <w:jc w:val="both"/>
              <w:rPr>
                <w:sz w:val="28"/>
              </w:rPr>
            </w:pPr>
            <w:r>
              <w:rPr>
                <w:rFonts w:hint="eastAsia"/>
                <w:sz w:val="28"/>
              </w:rPr>
              <w:t/>
            </w:r>
            <w:proofErr w:type="spellStart"/>
            <w:proofErr w:type="spellEnd"/>
          </w:p>
        </w:tc>
        <w:tc>
          <w:tcPr>
            <w:tcW w:w="235" w:type="pct"/>
            <w:vAlign w:val="center"/>
          </w:tcPr>
          <w:p w14:paraId="51CC111F" w14:textId="77777777" w:rsidR="00AE69D5" w:rsidRPr="000E43AA" w:rsidRDefault="00AE69D5" w:rsidP="00376965">
            <w:pPr>
              <w:pStyle w:val="-"/>
              <w:jc w:val="both"/>
              <w:rPr>
                <w:sz w:val="28"/>
              </w:rPr>
            </w:pPr>
            <w:r>
              <w:rPr>
                <w:rFonts w:hint="eastAsia"/>
                <w:sz w:val="28"/>
              </w:rPr>
              <w:t/>
            </w:r>
            <w:proofErr w:type="spellStart"/>
            <w:proofErr w:type="spellEnd"/>
          </w:p>
        </w:tc>
        <w:tc>
          <w:tcPr>
            <w:tcW w:w="314" w:type="pct"/>
            <w:vAlign w:val="center"/>
          </w:tcPr>
          <w:p w14:paraId="1CB9A79C" w14:textId="77777777" w:rsidR="00AE69D5" w:rsidRPr="000E43AA" w:rsidRDefault="00AE69D5" w:rsidP="00376965">
            <w:pPr>
              <w:pStyle w:val="-"/>
              <w:jc w:val="both"/>
              <w:rPr>
                <w:sz w:val="28"/>
              </w:rPr>
            </w:pPr>
            <w:r>
              <w:rPr>
                <w:rFonts w:hint="eastAsia"/>
                <w:sz w:val="28"/>
              </w:rPr>
              <w:t/>
            </w:r>
            <w:proofErr w:type="spellStart"/>
            <w:proofErr w:type="spellEnd"/>
          </w:p>
        </w:tc>
        <w:tc>
          <w:tcPr>
            <w:tcW w:w="313" w:type="pct"/>
            <w:vAlign w:val="center"/>
          </w:tcPr>
          <w:p w14:paraId="195FBAE1" w14:textId="77777777" w:rsidR="00AE69D5" w:rsidRPr="000E43AA" w:rsidRDefault="00AE69D5" w:rsidP="00376965">
            <w:pPr>
              <w:pStyle w:val="-"/>
              <w:jc w:val="both"/>
              <w:rPr>
                <w:sz w:val="28"/>
              </w:rPr>
            </w:pPr>
            <w:r>
              <w:rPr>
                <w:rFonts w:hint="eastAsia"/>
                <w:sz w:val="28"/>
              </w:rPr>
              <w:t/>
            </w:r>
            <w:proofErr w:type="spellStart"/>
            <w:proofErr w:type="spellEnd"/>
          </w:p>
        </w:tc>
        <w:tc>
          <w:tcPr>
            <w:tcW w:w="315" w:type="pct"/>
            <w:vAlign w:val="center"/>
          </w:tcPr>
          <w:p w14:paraId="08910DDA" w14:textId="77777777" w:rsidR="00AE69D5" w:rsidRPr="000E43AA" w:rsidRDefault="00AE69D5" w:rsidP="00376965">
            <w:pPr>
              <w:pStyle w:val="-"/>
              <w:jc w:val="both"/>
              <w:rPr>
                <w:sz w:val="28"/>
              </w:rPr>
            </w:pPr>
            <w:r>
              <w:rPr>
                <w:rFonts w:hint="eastAsia"/>
                <w:sz w:val="28"/>
              </w:rPr>
              <w:t/>
            </w:r>
            <w:proofErr w:type="spellStart"/>
            <w:proofErr w:type="spellEnd"/>
          </w:p>
        </w:tc>
        <w:tc>
          <w:tcPr>
            <w:tcW w:w="784" w:type="pct"/>
            <w:vAlign w:val="center"/>
          </w:tcPr>
          <w:p w14:paraId="3FCD1BF1" w14:textId="77777777" w:rsidR="00AE69D5" w:rsidRPr="000E43AA" w:rsidRDefault="00AE69D5" w:rsidP="00376965">
            <w:pPr>
              <w:pStyle w:val="-"/>
              <w:jc w:val="both"/>
              <w:rPr>
                <w:sz w:val="28"/>
              </w:rPr>
            </w:pPr>
            <w:r>
              <w:rPr>
                <w:rFonts w:hint="eastAsia"/>
                <w:sz w:val="28"/>
              </w:rPr>
              <w:t/>
            </w:r>
            <w:proofErr w:type="spellStart"/>
            <w:proofErr w:type="spellEnd"/>
          </w:p>
        </w:tc>
        <w:tc>
          <w:tcPr>
            <w:tcW w:w="302" w:type="pct"/>
            <w:vAlign w:val="center"/>
          </w:tcPr>
          <w:p w14:paraId="3AB5CBC9" w14:textId="77777777" w:rsidR="00AE69D5" w:rsidRPr="000E43AA" w:rsidRDefault="00AE69D5" w:rsidP="00376965">
            <w:pPr>
              <w:pStyle w:val="-"/>
              <w:jc w:val="both"/>
              <w:rPr>
                <w:sz w:val="28"/>
              </w:rPr>
            </w:pPr>
            <w:r>
              <w:rPr>
                <w:rFonts w:hint="eastAsia"/>
                <w:sz w:val="28"/>
              </w:rPr>
              <w:t/>
            </w:r>
            <w:proofErr w:type="spellStart"/>
            <w:proofErr w:type="spellEnd"/>
          </w:p>
        </w:tc>
      </w:tr>
      <w:tr w:rsidR="00AE69D5" w:rsidRPr="000E43AA" w14:paraId="6D4CF4C6" w14:textId="77777777" w:rsidTr="00376965">
        <w:tblPrEx>
          <w:tblLook w:val="0000" w:firstRow="0" w:lastRow="0" w:firstColumn="0" w:lastColumn="0" w:noHBand="0" w:noVBand="0"/>
        </w:tblPrEx>
        <w:trPr>
          <w:trHeight w:val="454"/>
        </w:trPr>
        <w:tc>
          <w:tcPr>
            <w:tcW w:w="944" w:type="pct"/>
            <w:vMerge/>
            <w:vAlign w:val="center"/>
          </w:tcPr>
          <w:p w14:paraId="1E6EED85" w14:textId="77777777" w:rsidR="00AE69D5" w:rsidRPr="00BF7873" w:rsidRDefault="00AE69D5" w:rsidP="00376965">
            <w:pPr>
              <w:pStyle w:val="-"/>
              <w:rPr>
                <w:b/>
                <w:sz w:val="28"/>
              </w:rPr>
            </w:pPr>
          </w:p>
        </w:tc>
        <w:tc>
          <w:tcPr>
            <w:tcW w:w="4056" w:type="pct"/>
            <w:gridSpan w:val="8"/>
            <w:vAlign w:val="center"/>
          </w:tcPr>
          <w:p w14:paraId="209ACA3B" w14:textId="77777777" w:rsidR="00AE69D5" w:rsidRDefault="00AE69D5" w:rsidP="00376965">
            <w:pPr>
              <w:pStyle w:val="-"/>
              <w:jc w:val="both"/>
              <w:rPr>
                <w:sz w:val="28"/>
              </w:rPr>
            </w:pPr>
          </w:p>
        </w:tc>
      </w:tr>
      <w:tr w:rsidR="00AE69D5" w:rsidRPr="000E43AA" w14:paraId="0395231F" w14:textId="77777777" w:rsidTr="00376965">
        <w:tblPrEx>
          <w:tblLook w:val="0000" w:firstRow="0" w:lastRow="0" w:firstColumn="0" w:lastColumn="0" w:noHBand="0" w:noVBand="0"/>
        </w:tblPrEx>
        <w:trPr>
          <w:trHeight w:val="454"/>
        </w:trPr>
        <w:tc>
          <w:tcPr>
            <w:tcW w:w="944" w:type="pct"/>
            <w:vMerge w:val="restart"/>
            <w:vAlign w:val="center"/>
          </w:tcPr>
          <w:p w14:paraId="3C574ABD" w14:textId="77777777" w:rsidR="00AE69D5" w:rsidRPr="00BF7873" w:rsidRDefault="00AE69D5" w:rsidP="00376965">
            <w:pPr>
              <w:pStyle w:val="-"/>
              <w:rPr>
                <w:b/>
                <w:sz w:val="28"/>
              </w:rPr>
            </w:pPr>
            <w:r w:rsidRPr="00BF7873">
              <w:rPr>
                <w:rFonts w:hint="eastAsia"/>
                <w:b/>
                <w:sz w:val="28"/>
              </w:rPr>
              <w:t>没有密码功能的网络及安全设备</w:t>
            </w:r>
            <w:r w:rsidRPr="00BF7873">
              <w:rPr>
                <w:b/>
                <w:sz w:val="28"/>
              </w:rPr>
              <w:t/>
            </w:r>
          </w:p>
        </w:tc>
        <w:tc>
          <w:tcPr>
            <w:tcW w:w="1008" w:type="pct"/>
            <w:vAlign w:val="center"/>
          </w:tcPr>
          <w:p w14:paraId="7BDB0368" w14:textId="77777777" w:rsidR="00AE69D5" w:rsidRPr="000E43AA" w:rsidRDefault="00AE69D5" w:rsidP="00376965">
            <w:pPr>
              <w:pStyle w:val="-"/>
              <w:jc w:val="both"/>
              <w:rPr>
                <w:sz w:val="28"/>
              </w:rPr>
            </w:pPr>
            <w:r>
              <w:rPr>
                <w:rFonts w:hint="eastAsia"/>
                <w:sz w:val="28"/>
              </w:rPr>
              <w:t>外网出口防火墙A</w:t>
            </w:r>
            <w:proofErr w:type="spellStart"/>
            <w:proofErr w:type="spellEnd"/>
          </w:p>
        </w:tc>
        <w:tc>
          <w:tcPr>
            <w:tcW w:w="785" w:type="pct"/>
            <w:vAlign w:val="center"/>
          </w:tcPr>
          <w:p w14:paraId="1C1EA951" w14:textId="77777777" w:rsidR="00AE69D5" w:rsidRPr="000E43AA" w:rsidRDefault="00AE69D5" w:rsidP="00376965">
            <w:pPr>
              <w:pStyle w:val="-"/>
              <w:jc w:val="both"/>
              <w:rPr>
                <w:sz w:val="28"/>
              </w:rPr>
            </w:pPr>
            <w:r>
              <w:rPr>
                <w:rFonts w:hint="eastAsia"/>
                <w:sz w:val="28"/>
              </w:rPr>
              <w:t>山石网科 SG-6000-C400</w:t>
            </w:r>
            <w:proofErr w:type="spellStart"/>
            <w:proofErr w:type="spellEnd"/>
          </w:p>
        </w:tc>
        <w:tc>
          <w:tcPr>
            <w:tcW w:w="235" w:type="pct"/>
            <w:vAlign w:val="center"/>
          </w:tcPr>
          <w:p w14:paraId="5F5237B4" w14:textId="77777777" w:rsidR="00AE69D5" w:rsidRPr="000E43AA" w:rsidRDefault="00AE69D5" w:rsidP="00376965">
            <w:pPr>
              <w:pStyle w:val="-"/>
              <w:jc w:val="both"/>
              <w:rPr>
                <w:sz w:val="28"/>
              </w:rPr>
            </w:pPr>
            <w:r>
              <w:rPr>
                <w:rFonts w:hint="eastAsia"/>
                <w:sz w:val="28"/>
              </w:rPr>
              <w:t>1</w:t>
            </w:r>
            <w:proofErr w:type="spellStart"/>
            <w:proofErr w:type="spellEnd"/>
          </w:p>
        </w:tc>
        <w:tc>
          <w:tcPr>
            <w:tcW w:w="314" w:type="pct"/>
            <w:vAlign w:val="center"/>
          </w:tcPr>
          <w:p w14:paraId="702FE5D4" w14:textId="77777777" w:rsidR="00AE69D5" w:rsidRPr="000E43AA" w:rsidRDefault="00AE69D5" w:rsidP="00376965">
            <w:pPr>
              <w:pStyle w:val="-"/>
              <w:jc w:val="both"/>
              <w:rPr>
                <w:sz w:val="28"/>
              </w:rPr>
            </w:pPr>
            <w:r>
              <w:rPr>
                <w:rFonts w:hint="eastAsia"/>
                <w:sz w:val="28"/>
              </w:rPr>
              <w:t>否</w:t>
            </w:r>
            <w:proofErr w:type="spellStart"/>
            <w:proofErr w:type="spellEnd"/>
          </w:p>
        </w:tc>
        <w:tc>
          <w:tcPr>
            <w:tcW w:w="313" w:type="pct"/>
            <w:vAlign w:val="center"/>
          </w:tcPr>
          <w:p w14:paraId="7890F65D" w14:textId="77777777" w:rsidR="00AE69D5" w:rsidRPr="000E43AA" w:rsidRDefault="00AE69D5" w:rsidP="00376965">
            <w:pPr>
              <w:pStyle w:val="-"/>
              <w:jc w:val="both"/>
              <w:rPr>
                <w:sz w:val="28"/>
              </w:rPr>
            </w:pPr>
            <w:r>
              <w:rPr>
                <w:rFonts w:hint="eastAsia"/>
                <w:sz w:val="28"/>
              </w:rPr>
              <w:t>否</w:t>
            </w:r>
            <w:proofErr w:type="spellStart"/>
            <w:proofErr w:type="spellEnd"/>
          </w:p>
        </w:tc>
        <w:tc>
          <w:tcPr>
            <w:tcW w:w="315" w:type="pct"/>
            <w:vAlign w:val="center"/>
          </w:tcPr>
          <w:p w14:paraId="6C4853D4" w14:textId="77777777" w:rsidR="00AE69D5" w:rsidRPr="000E43AA" w:rsidRDefault="00AE69D5" w:rsidP="00376965">
            <w:pPr>
              <w:pStyle w:val="-"/>
              <w:jc w:val="both"/>
              <w:rPr>
                <w:sz w:val="28"/>
              </w:rPr>
            </w:pPr>
            <w:r>
              <w:rPr>
                <w:rFonts w:hint="eastAsia"/>
                <w:sz w:val="28"/>
              </w:rPr>
              <w:t>是</w:t>
            </w:r>
            <w:proofErr w:type="spellStart"/>
            <w:proofErr w:type="spellEnd"/>
          </w:p>
        </w:tc>
        <w:tc>
          <w:tcPr>
            <w:tcW w:w="784" w:type="pct"/>
            <w:vAlign w:val="center"/>
          </w:tcPr>
          <w:p w14:paraId="2DC4EA92" w14:textId="77777777" w:rsidR="00AE69D5" w:rsidRPr="000E43AA" w:rsidRDefault="00AE69D5" w:rsidP="00376965">
            <w:pPr>
              <w:pStyle w:val="-"/>
              <w:jc w:val="both"/>
              <w:rPr>
                <w:sz w:val="28"/>
              </w:rPr>
            </w:pPr>
            <w:r>
              <w:rPr>
                <w:rFonts w:hint="eastAsia"/>
                <w:sz w:val="28"/>
              </w:rPr>
              <w:t>用户名+口令, 手机短信</w:t>
            </w:r>
            <w:proofErr w:type="spellStart"/>
            <w:proofErr w:type="spellEnd"/>
          </w:p>
        </w:tc>
        <w:tc>
          <w:tcPr>
            <w:tcW w:w="302" w:type="pct"/>
            <w:vAlign w:val="center"/>
          </w:tcPr>
          <w:p w14:paraId="7667B4EF" w14:textId="77777777" w:rsidR="00AE69D5" w:rsidRPr="000E43AA" w:rsidRDefault="00AE69D5" w:rsidP="00376965">
            <w:pPr>
              <w:pStyle w:val="-"/>
              <w:jc w:val="both"/>
              <w:rPr>
                <w:sz w:val="28"/>
              </w:rPr>
            </w:pPr>
            <w:r>
              <w:rPr>
                <w:rFonts w:hint="eastAsia"/>
                <w:sz w:val="28"/>
              </w:rPr>
              <w:t>是</w:t>
            </w:r>
            <w:proofErr w:type="spellStart"/>
            <w:proofErr w:type="spellEnd"/>
          </w:p>
        </w:tc>
      </w:tr>
      <w:tr w:rsidR="00AE69D5" w:rsidRPr="000E43AA" w14:paraId="0395231F" w14:textId="77777777" w:rsidTr="00376965">
        <w:tblPrEx>
          <w:tblLook w:val="0000" w:firstRow="0" w:lastRow="0" w:firstColumn="0" w:lastColumn="0" w:noHBand="0" w:noVBand="0"/>
        </w:tblPrEx>
        <w:trPr>
          <w:trHeight w:val="454"/>
        </w:trPr>
        <w:tc>
          <w:tcPr>
            <w:tcW w:w="944" w:type="pct"/>
            <w:vMerge w:val="continue"/>
            <w:vAlign w:val="center"/>
          </w:tcPr>
          <w:p w14:paraId="3C574ABD" w14:textId="77777777" w:rsidR="00AE69D5" w:rsidRPr="00BF7873" w:rsidRDefault="00AE69D5" w:rsidP="00376965">
            <w:pPr>
              <w:pStyle w:val="-"/>
              <w:rPr>
                <w:b/>
                <w:sz w:val="28"/>
              </w:rPr>
            </w:pPr>
            <w:r w:rsidRPr="00BF7873">
              <w:rPr>
                <w:rFonts w:hint="eastAsia"/>
                <w:b/>
                <w:sz w:val="28"/>
              </w:rPr>
              <w:t>没有密码功能的网络及安全设备</w:t>
            </w:r>
            <w:r w:rsidRPr="00BF7873">
              <w:rPr>
                <w:b/>
                <w:sz w:val="28"/>
              </w:rPr>
              <w:t/>
            </w:r>
          </w:p>
        </w:tc>
        <w:tc>
          <w:tcPr>
            <w:tcW w:w="1008" w:type="pct"/>
            <w:vAlign w:val="center"/>
          </w:tcPr>
          <w:p w14:paraId="7BDB0368" w14:textId="77777777" w:rsidR="00AE69D5" w:rsidRPr="000E43AA" w:rsidRDefault="00AE69D5" w:rsidP="00376965">
            <w:pPr>
              <w:pStyle w:val="-"/>
              <w:jc w:val="both"/>
              <w:rPr>
                <w:sz w:val="28"/>
              </w:rPr>
            </w:pPr>
            <w:r>
              <w:rPr>
                <w:rFonts w:hint="eastAsia"/>
                <w:sz w:val="28"/>
              </w:rPr>
              <w:t>外网出口防火墙B</w:t>
            </w:r>
            <w:proofErr w:type="spellStart"/>
            <w:proofErr w:type="spellEnd"/>
          </w:p>
        </w:tc>
        <w:tc>
          <w:tcPr>
            <w:tcW w:w="785" w:type="pct"/>
            <w:vAlign w:val="center"/>
          </w:tcPr>
          <w:p w14:paraId="1C1EA951" w14:textId="77777777" w:rsidR="00AE69D5" w:rsidRPr="000E43AA" w:rsidRDefault="00AE69D5" w:rsidP="00376965">
            <w:pPr>
              <w:pStyle w:val="-"/>
              <w:jc w:val="both"/>
              <w:rPr>
                <w:sz w:val="28"/>
              </w:rPr>
            </w:pPr>
            <w:r>
              <w:rPr>
                <w:rFonts w:hint="eastAsia"/>
                <w:sz w:val="28"/>
              </w:rPr>
              <w:t>山石网科 SG-6000-C400</w:t>
            </w:r>
            <w:proofErr w:type="spellStart"/>
            <w:proofErr w:type="spellEnd"/>
          </w:p>
        </w:tc>
        <w:tc>
          <w:tcPr>
            <w:tcW w:w="235" w:type="pct"/>
            <w:vAlign w:val="center"/>
          </w:tcPr>
          <w:p w14:paraId="5F5237B4" w14:textId="77777777" w:rsidR="00AE69D5" w:rsidRPr="000E43AA" w:rsidRDefault="00AE69D5" w:rsidP="00376965">
            <w:pPr>
              <w:pStyle w:val="-"/>
              <w:jc w:val="both"/>
              <w:rPr>
                <w:sz w:val="28"/>
              </w:rPr>
            </w:pPr>
            <w:r>
              <w:rPr>
                <w:rFonts w:hint="eastAsia"/>
                <w:sz w:val="28"/>
              </w:rPr>
              <w:t>1</w:t>
            </w:r>
            <w:proofErr w:type="spellStart"/>
            <w:proofErr w:type="spellEnd"/>
          </w:p>
        </w:tc>
        <w:tc>
          <w:tcPr>
            <w:tcW w:w="314" w:type="pct"/>
            <w:vAlign w:val="center"/>
          </w:tcPr>
          <w:p w14:paraId="702FE5D4" w14:textId="77777777" w:rsidR="00AE69D5" w:rsidRPr="000E43AA" w:rsidRDefault="00AE69D5" w:rsidP="00376965">
            <w:pPr>
              <w:pStyle w:val="-"/>
              <w:jc w:val="both"/>
              <w:rPr>
                <w:sz w:val="28"/>
              </w:rPr>
            </w:pPr>
            <w:r>
              <w:rPr>
                <w:rFonts w:hint="eastAsia"/>
                <w:sz w:val="28"/>
              </w:rPr>
              <w:t>否</w:t>
            </w:r>
            <w:proofErr w:type="spellStart"/>
            <w:proofErr w:type="spellEnd"/>
          </w:p>
        </w:tc>
        <w:tc>
          <w:tcPr>
            <w:tcW w:w="313" w:type="pct"/>
            <w:vAlign w:val="center"/>
          </w:tcPr>
          <w:p w14:paraId="7890F65D" w14:textId="77777777" w:rsidR="00AE69D5" w:rsidRPr="000E43AA" w:rsidRDefault="00AE69D5" w:rsidP="00376965">
            <w:pPr>
              <w:pStyle w:val="-"/>
              <w:jc w:val="both"/>
              <w:rPr>
                <w:sz w:val="28"/>
              </w:rPr>
            </w:pPr>
            <w:r>
              <w:rPr>
                <w:rFonts w:hint="eastAsia"/>
                <w:sz w:val="28"/>
              </w:rPr>
              <w:t>否</w:t>
            </w:r>
            <w:proofErr w:type="spellStart"/>
            <w:proofErr w:type="spellEnd"/>
          </w:p>
        </w:tc>
        <w:tc>
          <w:tcPr>
            <w:tcW w:w="315" w:type="pct"/>
            <w:vAlign w:val="center"/>
          </w:tcPr>
          <w:p w14:paraId="6C4853D4" w14:textId="77777777" w:rsidR="00AE69D5" w:rsidRPr="000E43AA" w:rsidRDefault="00AE69D5" w:rsidP="00376965">
            <w:pPr>
              <w:pStyle w:val="-"/>
              <w:jc w:val="both"/>
              <w:rPr>
                <w:sz w:val="28"/>
              </w:rPr>
            </w:pPr>
            <w:r>
              <w:rPr>
                <w:rFonts w:hint="eastAsia"/>
                <w:sz w:val="28"/>
              </w:rPr>
              <w:t>是</w:t>
            </w:r>
            <w:proofErr w:type="spellStart"/>
            <w:proofErr w:type="spellEnd"/>
          </w:p>
        </w:tc>
        <w:tc>
          <w:tcPr>
            <w:tcW w:w="784" w:type="pct"/>
            <w:vAlign w:val="center"/>
          </w:tcPr>
          <w:p w14:paraId="2DC4EA92" w14:textId="77777777" w:rsidR="00AE69D5" w:rsidRPr="000E43AA" w:rsidRDefault="00AE69D5" w:rsidP="00376965">
            <w:pPr>
              <w:pStyle w:val="-"/>
              <w:jc w:val="both"/>
              <w:rPr>
                <w:sz w:val="28"/>
              </w:rPr>
            </w:pPr>
            <w:r>
              <w:rPr>
                <w:rFonts w:hint="eastAsia"/>
                <w:sz w:val="28"/>
              </w:rPr>
              <w:t>用户名+口令, U盘证书</w:t>
            </w:r>
            <w:proofErr w:type="spellStart"/>
            <w:proofErr w:type="spellEnd"/>
          </w:p>
        </w:tc>
        <w:tc>
          <w:tcPr>
            <w:tcW w:w="302" w:type="pct"/>
            <w:vAlign w:val="center"/>
          </w:tcPr>
          <w:p w14:paraId="7667B4EF" w14:textId="77777777" w:rsidR="00AE69D5" w:rsidRPr="000E43AA" w:rsidRDefault="00AE69D5" w:rsidP="00376965">
            <w:pPr>
              <w:pStyle w:val="-"/>
              <w:jc w:val="both"/>
              <w:rPr>
                <w:sz w:val="28"/>
              </w:rPr>
            </w:pPr>
            <w:r>
              <w:rPr>
                <w:rFonts w:hint="eastAsia"/>
                <w:sz w:val="28"/>
              </w:rPr>
              <w:t>是</w:t>
            </w:r>
            <w:proofErr w:type="spellStart"/>
            <w:proofErr w:type="spellEnd"/>
          </w:p>
        </w:tc>
      </w:tr>
      <w:tr w:rsidR="00AE69D5" w:rsidRPr="000E43AA" w14:paraId="0395231F" w14:textId="77777777" w:rsidTr="00376965">
        <w:tblPrEx>
          <w:tblLook w:val="0000" w:firstRow="0" w:lastRow="0" w:firstColumn="0" w:lastColumn="0" w:noHBand="0" w:noVBand="0"/>
        </w:tblPrEx>
        <w:trPr>
          <w:trHeight w:val="454"/>
        </w:trPr>
        <w:tc>
          <w:tcPr>
            <w:tcW w:w="944" w:type="pct"/>
            <w:vMerge w:val="continue"/>
            <w:vAlign w:val="center"/>
          </w:tcPr>
          <w:p w14:paraId="3C574ABD" w14:textId="77777777" w:rsidR="00AE69D5" w:rsidRPr="00BF7873" w:rsidRDefault="00AE69D5" w:rsidP="00376965">
            <w:pPr>
              <w:pStyle w:val="-"/>
              <w:rPr>
                <w:b/>
                <w:sz w:val="28"/>
              </w:rPr>
            </w:pPr>
            <w:r w:rsidRPr="00BF7873">
              <w:rPr>
                <w:rFonts w:hint="eastAsia"/>
                <w:b/>
                <w:sz w:val="28"/>
              </w:rPr>
              <w:t>没有密码功能的网络及安全设备</w:t>
            </w:r>
            <w:r w:rsidRPr="00BF7873">
              <w:rPr>
                <w:b/>
                <w:sz w:val="28"/>
              </w:rPr>
              <w:t/>
            </w:r>
          </w:p>
        </w:tc>
        <w:tc>
          <w:tcPr>
            <w:tcW w:w="1008" w:type="pct"/>
            <w:vAlign w:val="center"/>
          </w:tcPr>
          <w:p w14:paraId="7BDB0368" w14:textId="77777777" w:rsidR="00AE69D5" w:rsidRPr="000E43AA" w:rsidRDefault="00AE69D5" w:rsidP="00376965">
            <w:pPr>
              <w:pStyle w:val="-"/>
              <w:jc w:val="both"/>
              <w:rPr>
                <w:sz w:val="28"/>
              </w:rPr>
            </w:pPr>
            <w:r>
              <w:rPr>
                <w:rFonts w:hint="eastAsia"/>
                <w:sz w:val="28"/>
              </w:rPr>
              <w:t>外网核心交换机A</w:t>
            </w:r>
            <w:proofErr w:type="spellStart"/>
            <w:proofErr w:type="spellEnd"/>
          </w:p>
        </w:tc>
        <w:tc>
          <w:tcPr>
            <w:tcW w:w="785" w:type="pct"/>
            <w:vAlign w:val="center"/>
          </w:tcPr>
          <w:p w14:paraId="1C1EA951" w14:textId="77777777" w:rsidR="00AE69D5" w:rsidRPr="000E43AA" w:rsidRDefault="00AE69D5" w:rsidP="00376965">
            <w:pPr>
              <w:pStyle w:val="-"/>
              <w:jc w:val="both"/>
              <w:rPr>
                <w:sz w:val="28"/>
              </w:rPr>
            </w:pPr>
            <w:r>
              <w:rPr>
                <w:rFonts w:hint="eastAsia"/>
                <w:sz w:val="28"/>
              </w:rPr>
              <w:t>华为 S7703</w:t>
            </w:r>
            <w:proofErr w:type="spellStart"/>
            <w:proofErr w:type="spellEnd"/>
          </w:p>
        </w:tc>
        <w:tc>
          <w:tcPr>
            <w:tcW w:w="235" w:type="pct"/>
            <w:vAlign w:val="center"/>
          </w:tcPr>
          <w:p w14:paraId="5F5237B4" w14:textId="77777777" w:rsidR="00AE69D5" w:rsidRPr="000E43AA" w:rsidRDefault="00AE69D5" w:rsidP="00376965">
            <w:pPr>
              <w:pStyle w:val="-"/>
              <w:jc w:val="both"/>
              <w:rPr>
                <w:sz w:val="28"/>
              </w:rPr>
            </w:pPr>
            <w:r>
              <w:rPr>
                <w:rFonts w:hint="eastAsia"/>
                <w:sz w:val="28"/>
              </w:rPr>
              <w:t>1</w:t>
            </w:r>
            <w:proofErr w:type="spellStart"/>
            <w:proofErr w:type="spellEnd"/>
          </w:p>
        </w:tc>
        <w:tc>
          <w:tcPr>
            <w:tcW w:w="314" w:type="pct"/>
            <w:vAlign w:val="center"/>
          </w:tcPr>
          <w:p w14:paraId="702FE5D4" w14:textId="77777777" w:rsidR="00AE69D5" w:rsidRPr="000E43AA" w:rsidRDefault="00AE69D5" w:rsidP="00376965">
            <w:pPr>
              <w:pStyle w:val="-"/>
              <w:jc w:val="both"/>
              <w:rPr>
                <w:sz w:val="28"/>
              </w:rPr>
            </w:pPr>
            <w:r>
              <w:rPr>
                <w:rFonts w:hint="eastAsia"/>
                <w:sz w:val="28"/>
              </w:rPr>
              <w:t>否</w:t>
            </w:r>
            <w:proofErr w:type="spellStart"/>
            <w:proofErr w:type="spellEnd"/>
          </w:p>
        </w:tc>
        <w:tc>
          <w:tcPr>
            <w:tcW w:w="313" w:type="pct"/>
            <w:vAlign w:val="center"/>
          </w:tcPr>
          <w:p w14:paraId="7890F65D" w14:textId="77777777" w:rsidR="00AE69D5" w:rsidRPr="000E43AA" w:rsidRDefault="00AE69D5" w:rsidP="00376965">
            <w:pPr>
              <w:pStyle w:val="-"/>
              <w:jc w:val="both"/>
              <w:rPr>
                <w:sz w:val="28"/>
              </w:rPr>
            </w:pPr>
            <w:r>
              <w:rPr>
                <w:rFonts w:hint="eastAsia"/>
                <w:sz w:val="28"/>
              </w:rPr>
              <w:t>否</w:t>
            </w:r>
            <w:proofErr w:type="spellStart"/>
            <w:proofErr w:type="spellEnd"/>
          </w:p>
        </w:tc>
        <w:tc>
          <w:tcPr>
            <w:tcW w:w="315" w:type="pct"/>
            <w:vAlign w:val="center"/>
          </w:tcPr>
          <w:p w14:paraId="6C4853D4" w14:textId="77777777" w:rsidR="00AE69D5" w:rsidRPr="000E43AA" w:rsidRDefault="00AE69D5" w:rsidP="00376965">
            <w:pPr>
              <w:pStyle w:val="-"/>
              <w:jc w:val="both"/>
              <w:rPr>
                <w:sz w:val="28"/>
              </w:rPr>
            </w:pPr>
            <w:r>
              <w:rPr>
                <w:rFonts w:hint="eastAsia"/>
                <w:sz w:val="28"/>
              </w:rPr>
              <w:t>是</w:t>
            </w:r>
            <w:proofErr w:type="spellStart"/>
            <w:proofErr w:type="spellEnd"/>
          </w:p>
        </w:tc>
        <w:tc>
          <w:tcPr>
            <w:tcW w:w="784" w:type="pct"/>
            <w:vAlign w:val="center"/>
          </w:tcPr>
          <w:p w14:paraId="2DC4EA92" w14:textId="77777777" w:rsidR="00AE69D5" w:rsidRPr="000E43AA" w:rsidRDefault="00AE69D5" w:rsidP="00376965">
            <w:pPr>
              <w:pStyle w:val="-"/>
              <w:jc w:val="both"/>
              <w:rPr>
                <w:sz w:val="28"/>
              </w:rPr>
            </w:pPr>
            <w:r>
              <w:rPr>
                <w:rFonts w:hint="eastAsia"/>
                <w:sz w:val="28"/>
              </w:rPr>
              <w:t>用户名+口令</w:t>
            </w:r>
            <w:proofErr w:type="spellStart"/>
            <w:proofErr w:type="spellEnd"/>
          </w:p>
        </w:tc>
        <w:tc>
          <w:tcPr>
            <w:tcW w:w="302" w:type="pct"/>
            <w:vAlign w:val="center"/>
          </w:tcPr>
          <w:p w14:paraId="7667B4EF" w14:textId="77777777" w:rsidR="00AE69D5" w:rsidRPr="000E43AA" w:rsidRDefault="00AE69D5" w:rsidP="00376965">
            <w:pPr>
              <w:pStyle w:val="-"/>
              <w:jc w:val="both"/>
              <w:rPr>
                <w:sz w:val="28"/>
              </w:rPr>
            </w:pPr>
            <w:r>
              <w:rPr>
                <w:rFonts w:hint="eastAsia"/>
                <w:sz w:val="28"/>
              </w:rPr>
              <w:t>是</w:t>
            </w:r>
            <w:proofErr w:type="spellStart"/>
            <w:proofErr w:type="spellEnd"/>
          </w:p>
        </w:tc>
      </w:tr>
      <w:tr w:rsidR="00AE69D5" w:rsidRPr="000E43AA" w14:paraId="0395231F" w14:textId="77777777" w:rsidTr="00376965">
        <w:tblPrEx>
          <w:tblLook w:val="0000" w:firstRow="0" w:lastRow="0" w:firstColumn="0" w:lastColumn="0" w:noHBand="0" w:noVBand="0"/>
        </w:tblPrEx>
        <w:trPr>
          <w:trHeight w:val="454"/>
        </w:trPr>
        <w:tc>
          <w:tcPr>
            <w:tcW w:w="944" w:type="pct"/>
            <w:vMerge w:val="continue"/>
            <w:vAlign w:val="center"/>
          </w:tcPr>
          <w:p w14:paraId="3C574ABD" w14:textId="77777777" w:rsidR="00AE69D5" w:rsidRPr="00BF7873" w:rsidRDefault="00AE69D5" w:rsidP="00376965">
            <w:pPr>
              <w:pStyle w:val="-"/>
              <w:rPr>
                <w:b/>
                <w:sz w:val="28"/>
              </w:rPr>
            </w:pPr>
            <w:r w:rsidRPr="00BF7873">
              <w:rPr>
                <w:rFonts w:hint="eastAsia"/>
                <w:b/>
                <w:sz w:val="28"/>
              </w:rPr>
              <w:t>没有密码功能的网络及安全设备</w:t>
            </w:r>
            <w:r w:rsidRPr="00BF7873">
              <w:rPr>
                <w:b/>
                <w:sz w:val="28"/>
              </w:rPr>
              <w:t/>
            </w:r>
          </w:p>
        </w:tc>
        <w:tc>
          <w:tcPr>
            <w:tcW w:w="1008" w:type="pct"/>
            <w:vAlign w:val="center"/>
          </w:tcPr>
          <w:p w14:paraId="7BDB0368" w14:textId="77777777" w:rsidR="00AE69D5" w:rsidRPr="000E43AA" w:rsidRDefault="00AE69D5" w:rsidP="00376965">
            <w:pPr>
              <w:pStyle w:val="-"/>
              <w:jc w:val="both"/>
              <w:rPr>
                <w:sz w:val="28"/>
              </w:rPr>
            </w:pPr>
            <w:r>
              <w:rPr>
                <w:rFonts w:hint="eastAsia"/>
                <w:sz w:val="28"/>
              </w:rPr>
              <w:t>外网核心交换机B</w:t>
            </w:r>
            <w:proofErr w:type="spellStart"/>
            <w:proofErr w:type="spellEnd"/>
          </w:p>
        </w:tc>
        <w:tc>
          <w:tcPr>
            <w:tcW w:w="785" w:type="pct"/>
            <w:vAlign w:val="center"/>
          </w:tcPr>
          <w:p w14:paraId="1C1EA951" w14:textId="77777777" w:rsidR="00AE69D5" w:rsidRPr="000E43AA" w:rsidRDefault="00AE69D5" w:rsidP="00376965">
            <w:pPr>
              <w:pStyle w:val="-"/>
              <w:jc w:val="both"/>
              <w:rPr>
                <w:sz w:val="28"/>
              </w:rPr>
            </w:pPr>
            <w:r>
              <w:rPr>
                <w:rFonts w:hint="eastAsia"/>
                <w:sz w:val="28"/>
              </w:rPr>
              <w:t>华为 S7703</w:t>
            </w:r>
            <w:proofErr w:type="spellStart"/>
            <w:proofErr w:type="spellEnd"/>
          </w:p>
        </w:tc>
        <w:tc>
          <w:tcPr>
            <w:tcW w:w="235" w:type="pct"/>
            <w:vAlign w:val="center"/>
          </w:tcPr>
          <w:p w14:paraId="5F5237B4" w14:textId="77777777" w:rsidR="00AE69D5" w:rsidRPr="000E43AA" w:rsidRDefault="00AE69D5" w:rsidP="00376965">
            <w:pPr>
              <w:pStyle w:val="-"/>
              <w:jc w:val="both"/>
              <w:rPr>
                <w:sz w:val="28"/>
              </w:rPr>
            </w:pPr>
            <w:r>
              <w:rPr>
                <w:rFonts w:hint="eastAsia"/>
                <w:sz w:val="28"/>
              </w:rPr>
              <w:t>1</w:t>
            </w:r>
            <w:proofErr w:type="spellStart"/>
            <w:proofErr w:type="spellEnd"/>
          </w:p>
        </w:tc>
        <w:tc>
          <w:tcPr>
            <w:tcW w:w="314" w:type="pct"/>
            <w:vAlign w:val="center"/>
          </w:tcPr>
          <w:p w14:paraId="702FE5D4" w14:textId="77777777" w:rsidR="00AE69D5" w:rsidRPr="000E43AA" w:rsidRDefault="00AE69D5" w:rsidP="00376965">
            <w:pPr>
              <w:pStyle w:val="-"/>
              <w:jc w:val="both"/>
              <w:rPr>
                <w:sz w:val="28"/>
              </w:rPr>
            </w:pPr>
            <w:r>
              <w:rPr>
                <w:rFonts w:hint="eastAsia"/>
                <w:sz w:val="28"/>
              </w:rPr>
              <w:t>否</w:t>
            </w:r>
            <w:proofErr w:type="spellStart"/>
            <w:proofErr w:type="spellEnd"/>
          </w:p>
        </w:tc>
        <w:tc>
          <w:tcPr>
            <w:tcW w:w="313" w:type="pct"/>
            <w:vAlign w:val="center"/>
          </w:tcPr>
          <w:p w14:paraId="7890F65D" w14:textId="77777777" w:rsidR="00AE69D5" w:rsidRPr="000E43AA" w:rsidRDefault="00AE69D5" w:rsidP="00376965">
            <w:pPr>
              <w:pStyle w:val="-"/>
              <w:jc w:val="both"/>
              <w:rPr>
                <w:sz w:val="28"/>
              </w:rPr>
            </w:pPr>
            <w:r>
              <w:rPr>
                <w:rFonts w:hint="eastAsia"/>
                <w:sz w:val="28"/>
              </w:rPr>
              <w:t>否</w:t>
            </w:r>
            <w:proofErr w:type="spellStart"/>
            <w:proofErr w:type="spellEnd"/>
          </w:p>
        </w:tc>
        <w:tc>
          <w:tcPr>
            <w:tcW w:w="315" w:type="pct"/>
            <w:vAlign w:val="center"/>
          </w:tcPr>
          <w:p w14:paraId="6C4853D4" w14:textId="77777777" w:rsidR="00AE69D5" w:rsidRPr="000E43AA" w:rsidRDefault="00AE69D5" w:rsidP="00376965">
            <w:pPr>
              <w:pStyle w:val="-"/>
              <w:jc w:val="both"/>
              <w:rPr>
                <w:sz w:val="28"/>
              </w:rPr>
            </w:pPr>
            <w:r>
              <w:rPr>
                <w:rFonts w:hint="eastAsia"/>
                <w:sz w:val="28"/>
              </w:rPr>
              <w:t>是</w:t>
            </w:r>
            <w:proofErr w:type="spellStart"/>
            <w:proofErr w:type="spellEnd"/>
          </w:p>
        </w:tc>
        <w:tc>
          <w:tcPr>
            <w:tcW w:w="784" w:type="pct"/>
            <w:vAlign w:val="center"/>
          </w:tcPr>
          <w:p w14:paraId="2DC4EA92" w14:textId="77777777" w:rsidR="00AE69D5" w:rsidRPr="000E43AA" w:rsidRDefault="00AE69D5" w:rsidP="00376965">
            <w:pPr>
              <w:pStyle w:val="-"/>
              <w:jc w:val="both"/>
              <w:rPr>
                <w:sz w:val="28"/>
              </w:rPr>
            </w:pPr>
            <w:r>
              <w:rPr>
                <w:rFonts w:hint="eastAsia"/>
                <w:sz w:val="28"/>
              </w:rPr>
              <w:t>用户名+口令, 手机短信</w:t>
            </w:r>
            <w:proofErr w:type="spellStart"/>
            <w:proofErr w:type="spellEnd"/>
          </w:p>
        </w:tc>
        <w:tc>
          <w:tcPr>
            <w:tcW w:w="302" w:type="pct"/>
            <w:vAlign w:val="center"/>
          </w:tcPr>
          <w:p w14:paraId="7667B4EF" w14:textId="77777777" w:rsidR="00AE69D5" w:rsidRPr="000E43AA" w:rsidRDefault="00AE69D5" w:rsidP="00376965">
            <w:pPr>
              <w:pStyle w:val="-"/>
              <w:jc w:val="both"/>
              <w:rPr>
                <w:sz w:val="28"/>
              </w:rPr>
            </w:pPr>
            <w:r>
              <w:rPr>
                <w:rFonts w:hint="eastAsia"/>
                <w:sz w:val="28"/>
              </w:rPr>
              <w:t>是</w:t>
            </w:r>
            <w:proofErr w:type="spellStart"/>
            <w:proofErr w:type="spellEnd"/>
          </w:p>
        </w:tc>
      </w:tr>
      <w:tr w:rsidR="00AE69D5" w:rsidRPr="000E43AA" w14:paraId="0395231F" w14:textId="77777777" w:rsidTr="00376965">
        <w:tblPrEx>
          <w:tblLook w:val="0000" w:firstRow="0" w:lastRow="0" w:firstColumn="0" w:lastColumn="0" w:noHBand="0" w:noVBand="0"/>
        </w:tblPrEx>
        <w:trPr>
          <w:trHeight w:val="454"/>
        </w:trPr>
        <w:tc>
          <w:tcPr>
            <w:tcW w:w="944" w:type="pct"/>
            <w:vMerge w:val="continue"/>
            <w:vAlign w:val="center"/>
          </w:tcPr>
          <w:p w14:paraId="3C574ABD" w14:textId="77777777" w:rsidR="00AE69D5" w:rsidRPr="00BF7873" w:rsidRDefault="00AE69D5" w:rsidP="00376965">
            <w:pPr>
              <w:pStyle w:val="-"/>
              <w:rPr>
                <w:b/>
                <w:sz w:val="28"/>
              </w:rPr>
            </w:pPr>
            <w:r w:rsidRPr="00BF7873">
              <w:rPr>
                <w:rFonts w:hint="eastAsia"/>
                <w:b/>
                <w:sz w:val="28"/>
              </w:rPr>
              <w:t>没有密码功能的网络及安全设备</w:t>
            </w:r>
            <w:r w:rsidRPr="00BF7873">
              <w:rPr>
                <w:b/>
                <w:sz w:val="28"/>
              </w:rPr>
              <w:t/>
            </w:r>
          </w:p>
        </w:tc>
        <w:tc>
          <w:tcPr>
            <w:tcW w:w="1008" w:type="pct"/>
            <w:vAlign w:val="center"/>
          </w:tcPr>
          <w:p w14:paraId="7BDB0368" w14:textId="77777777" w:rsidR="00AE69D5" w:rsidRPr="000E43AA" w:rsidRDefault="00AE69D5" w:rsidP="00376965">
            <w:pPr>
              <w:pStyle w:val="-"/>
              <w:jc w:val="both"/>
              <w:rPr>
                <w:sz w:val="28"/>
              </w:rPr>
            </w:pPr>
            <w:r>
              <w:rPr>
                <w:rFonts w:hint="eastAsia"/>
                <w:sz w:val="28"/>
              </w:rPr>
              <w:t>山石WEB防火墙</w:t>
            </w:r>
            <w:proofErr w:type="spellStart"/>
            <w:proofErr w:type="spellEnd"/>
          </w:p>
        </w:tc>
        <w:tc>
          <w:tcPr>
            <w:tcW w:w="785" w:type="pct"/>
            <w:vAlign w:val="center"/>
          </w:tcPr>
          <w:p w14:paraId="1C1EA951" w14:textId="77777777" w:rsidR="00AE69D5" w:rsidRPr="000E43AA" w:rsidRDefault="00AE69D5" w:rsidP="00376965">
            <w:pPr>
              <w:pStyle w:val="-"/>
              <w:jc w:val="both"/>
              <w:rPr>
                <w:sz w:val="28"/>
              </w:rPr>
            </w:pPr>
            <w:r>
              <w:rPr>
                <w:rFonts w:hint="eastAsia"/>
                <w:sz w:val="28"/>
              </w:rPr>
              <w:t>山石网科 SG-6000-W800</w:t>
            </w:r>
            <w:proofErr w:type="spellStart"/>
            <w:proofErr w:type="spellEnd"/>
          </w:p>
        </w:tc>
        <w:tc>
          <w:tcPr>
            <w:tcW w:w="235" w:type="pct"/>
            <w:vAlign w:val="center"/>
          </w:tcPr>
          <w:p w14:paraId="5F5237B4" w14:textId="77777777" w:rsidR="00AE69D5" w:rsidRPr="000E43AA" w:rsidRDefault="00AE69D5" w:rsidP="00376965">
            <w:pPr>
              <w:pStyle w:val="-"/>
              <w:jc w:val="both"/>
              <w:rPr>
                <w:sz w:val="28"/>
              </w:rPr>
            </w:pPr>
            <w:r>
              <w:rPr>
                <w:rFonts w:hint="eastAsia"/>
                <w:sz w:val="28"/>
              </w:rPr>
              <w:t>2</w:t>
            </w:r>
            <w:proofErr w:type="spellStart"/>
            <w:proofErr w:type="spellEnd"/>
          </w:p>
        </w:tc>
        <w:tc>
          <w:tcPr>
            <w:tcW w:w="314" w:type="pct"/>
            <w:vAlign w:val="center"/>
          </w:tcPr>
          <w:p w14:paraId="702FE5D4" w14:textId="77777777" w:rsidR="00AE69D5" w:rsidRPr="000E43AA" w:rsidRDefault="00AE69D5" w:rsidP="00376965">
            <w:pPr>
              <w:pStyle w:val="-"/>
              <w:jc w:val="both"/>
              <w:rPr>
                <w:sz w:val="28"/>
              </w:rPr>
            </w:pPr>
            <w:r>
              <w:rPr>
                <w:rFonts w:hint="eastAsia"/>
                <w:sz w:val="28"/>
              </w:rPr>
              <w:t>否</w:t>
            </w:r>
            <w:proofErr w:type="spellStart"/>
            <w:proofErr w:type="spellEnd"/>
          </w:p>
        </w:tc>
        <w:tc>
          <w:tcPr>
            <w:tcW w:w="313" w:type="pct"/>
            <w:vAlign w:val="center"/>
          </w:tcPr>
          <w:p w14:paraId="7890F65D" w14:textId="77777777" w:rsidR="00AE69D5" w:rsidRPr="000E43AA" w:rsidRDefault="00AE69D5" w:rsidP="00376965">
            <w:pPr>
              <w:pStyle w:val="-"/>
              <w:jc w:val="both"/>
              <w:rPr>
                <w:sz w:val="28"/>
              </w:rPr>
            </w:pPr>
            <w:r>
              <w:rPr>
                <w:rFonts w:hint="eastAsia"/>
                <w:sz w:val="28"/>
              </w:rPr>
              <w:t>否</w:t>
            </w:r>
            <w:proofErr w:type="spellStart"/>
            <w:proofErr w:type="spellEnd"/>
          </w:p>
        </w:tc>
        <w:tc>
          <w:tcPr>
            <w:tcW w:w="315" w:type="pct"/>
            <w:vAlign w:val="center"/>
          </w:tcPr>
          <w:p w14:paraId="6C4853D4" w14:textId="77777777" w:rsidR="00AE69D5" w:rsidRPr="000E43AA" w:rsidRDefault="00AE69D5" w:rsidP="00376965">
            <w:pPr>
              <w:pStyle w:val="-"/>
              <w:jc w:val="both"/>
              <w:rPr>
                <w:sz w:val="28"/>
              </w:rPr>
            </w:pPr>
            <w:r>
              <w:rPr>
                <w:rFonts w:hint="eastAsia"/>
                <w:sz w:val="28"/>
              </w:rPr>
              <w:t>是</w:t>
            </w:r>
            <w:proofErr w:type="spellStart"/>
            <w:proofErr w:type="spellEnd"/>
          </w:p>
        </w:tc>
        <w:tc>
          <w:tcPr>
            <w:tcW w:w="784" w:type="pct"/>
            <w:vAlign w:val="center"/>
          </w:tcPr>
          <w:p w14:paraId="2DC4EA92" w14:textId="77777777" w:rsidR="00AE69D5" w:rsidRPr="000E43AA" w:rsidRDefault="00AE69D5" w:rsidP="00376965">
            <w:pPr>
              <w:pStyle w:val="-"/>
              <w:jc w:val="both"/>
              <w:rPr>
                <w:sz w:val="28"/>
              </w:rPr>
            </w:pPr>
            <w:r>
              <w:rPr>
                <w:rFonts w:hint="eastAsia"/>
                <w:sz w:val="28"/>
              </w:rPr>
              <w:t>用户名+口令</w:t>
            </w:r>
            <w:proofErr w:type="spellStart"/>
            <w:proofErr w:type="spellEnd"/>
          </w:p>
        </w:tc>
        <w:tc>
          <w:tcPr>
            <w:tcW w:w="302" w:type="pct"/>
            <w:vAlign w:val="center"/>
          </w:tcPr>
          <w:p w14:paraId="7667B4EF" w14:textId="77777777" w:rsidR="00AE69D5" w:rsidRPr="000E43AA" w:rsidRDefault="00AE69D5" w:rsidP="00376965">
            <w:pPr>
              <w:pStyle w:val="-"/>
              <w:jc w:val="both"/>
              <w:rPr>
                <w:sz w:val="28"/>
              </w:rPr>
            </w:pPr>
            <w:r>
              <w:rPr>
                <w:rFonts w:hint="eastAsia"/>
                <w:sz w:val="28"/>
              </w:rPr>
              <w:t>是</w:t>
            </w:r>
            <w:proofErr w:type="spellStart"/>
            <w:proofErr w:type="spellEnd"/>
          </w:p>
        </w:tc>
      </w:tr>
      <w:tr w:rsidR="00AE69D5" w:rsidRPr="000E43AA" w14:paraId="0395231F" w14:textId="77777777" w:rsidTr="00376965">
        <w:tblPrEx>
          <w:tblLook w:val="0000" w:firstRow="0" w:lastRow="0" w:firstColumn="0" w:lastColumn="0" w:noHBand="0" w:noVBand="0"/>
        </w:tblPrEx>
        <w:trPr>
          <w:trHeight w:val="454"/>
        </w:trPr>
        <w:tc>
          <w:tcPr>
            <w:tcW w:w="944" w:type="pct"/>
            <w:vMerge w:val="continue"/>
            <w:vAlign w:val="center"/>
          </w:tcPr>
          <w:p w14:paraId="3C574ABD" w14:textId="77777777" w:rsidR="00AE69D5" w:rsidRPr="00BF7873" w:rsidRDefault="00AE69D5" w:rsidP="00376965">
            <w:pPr>
              <w:pStyle w:val="-"/>
              <w:rPr>
                <w:b/>
                <w:sz w:val="28"/>
              </w:rPr>
            </w:pPr>
            <w:r w:rsidRPr="00BF7873">
              <w:rPr>
                <w:rFonts w:hint="eastAsia"/>
                <w:b/>
                <w:sz w:val="28"/>
              </w:rPr>
              <w:t>没有密码功能的网络及安全设备</w:t>
            </w:r>
            <w:r w:rsidRPr="00BF7873">
              <w:rPr>
                <w:b/>
                <w:sz w:val="28"/>
              </w:rPr>
              <w:t/>
            </w:r>
          </w:p>
        </w:tc>
        <w:tc>
          <w:tcPr>
            <w:tcW w:w="1008" w:type="pct"/>
            <w:vAlign w:val="center"/>
          </w:tcPr>
          <w:p w14:paraId="7BDB0368" w14:textId="77777777" w:rsidR="00AE69D5" w:rsidRPr="000E43AA" w:rsidRDefault="00AE69D5" w:rsidP="00376965">
            <w:pPr>
              <w:pStyle w:val="-"/>
              <w:jc w:val="both"/>
              <w:rPr>
                <w:sz w:val="28"/>
              </w:rPr>
            </w:pPr>
            <w:r>
              <w:rPr>
                <w:rFonts w:hint="eastAsia"/>
                <w:sz w:val="28"/>
              </w:rPr>
              <w:t>日志审计</w:t>
            </w:r>
            <w:proofErr w:type="spellStart"/>
            <w:proofErr w:type="spellEnd"/>
          </w:p>
        </w:tc>
        <w:tc>
          <w:tcPr>
            <w:tcW w:w="785" w:type="pct"/>
            <w:vAlign w:val="center"/>
          </w:tcPr>
          <w:p w14:paraId="1C1EA951" w14:textId="77777777" w:rsidR="00AE69D5" w:rsidRPr="000E43AA" w:rsidRDefault="00AE69D5" w:rsidP="00376965">
            <w:pPr>
              <w:pStyle w:val="-"/>
              <w:jc w:val="both"/>
              <w:rPr>
                <w:sz w:val="28"/>
              </w:rPr>
            </w:pPr>
            <w:r>
              <w:rPr>
                <w:rFonts w:hint="eastAsia"/>
                <w:sz w:val="28"/>
              </w:rPr>
              <w:t>奇安信 LAS-R32P-PA</w:t>
            </w:r>
            <w:proofErr w:type="spellStart"/>
            <w:proofErr w:type="spellEnd"/>
          </w:p>
        </w:tc>
        <w:tc>
          <w:tcPr>
            <w:tcW w:w="235" w:type="pct"/>
            <w:vAlign w:val="center"/>
          </w:tcPr>
          <w:p w14:paraId="5F5237B4" w14:textId="77777777" w:rsidR="00AE69D5" w:rsidRPr="000E43AA" w:rsidRDefault="00AE69D5" w:rsidP="00376965">
            <w:pPr>
              <w:pStyle w:val="-"/>
              <w:jc w:val="both"/>
              <w:rPr>
                <w:sz w:val="28"/>
              </w:rPr>
            </w:pPr>
            <w:r>
              <w:rPr>
                <w:rFonts w:hint="eastAsia"/>
                <w:sz w:val="28"/>
              </w:rPr>
              <w:t>1</w:t>
            </w:r>
            <w:proofErr w:type="spellStart"/>
            <w:proofErr w:type="spellEnd"/>
          </w:p>
        </w:tc>
        <w:tc>
          <w:tcPr>
            <w:tcW w:w="314" w:type="pct"/>
            <w:vAlign w:val="center"/>
          </w:tcPr>
          <w:p w14:paraId="702FE5D4" w14:textId="77777777" w:rsidR="00AE69D5" w:rsidRPr="000E43AA" w:rsidRDefault="00AE69D5" w:rsidP="00376965">
            <w:pPr>
              <w:pStyle w:val="-"/>
              <w:jc w:val="both"/>
              <w:rPr>
                <w:sz w:val="28"/>
              </w:rPr>
            </w:pPr>
            <w:r>
              <w:rPr>
                <w:rFonts w:hint="eastAsia"/>
                <w:sz w:val="28"/>
              </w:rPr>
              <w:t>否</w:t>
            </w:r>
            <w:proofErr w:type="spellStart"/>
            <w:proofErr w:type="spellEnd"/>
          </w:p>
        </w:tc>
        <w:tc>
          <w:tcPr>
            <w:tcW w:w="313" w:type="pct"/>
            <w:vAlign w:val="center"/>
          </w:tcPr>
          <w:p w14:paraId="7890F65D" w14:textId="77777777" w:rsidR="00AE69D5" w:rsidRPr="000E43AA" w:rsidRDefault="00AE69D5" w:rsidP="00376965">
            <w:pPr>
              <w:pStyle w:val="-"/>
              <w:jc w:val="both"/>
              <w:rPr>
                <w:sz w:val="28"/>
              </w:rPr>
            </w:pPr>
            <w:r>
              <w:rPr>
                <w:rFonts w:hint="eastAsia"/>
                <w:sz w:val="28"/>
              </w:rPr>
              <w:t>否</w:t>
            </w:r>
            <w:proofErr w:type="spellStart"/>
            <w:proofErr w:type="spellEnd"/>
          </w:p>
        </w:tc>
        <w:tc>
          <w:tcPr>
            <w:tcW w:w="315" w:type="pct"/>
            <w:vAlign w:val="center"/>
          </w:tcPr>
          <w:p w14:paraId="6C4853D4" w14:textId="77777777" w:rsidR="00AE69D5" w:rsidRPr="000E43AA" w:rsidRDefault="00AE69D5" w:rsidP="00376965">
            <w:pPr>
              <w:pStyle w:val="-"/>
              <w:jc w:val="both"/>
              <w:rPr>
                <w:sz w:val="28"/>
              </w:rPr>
            </w:pPr>
            <w:r>
              <w:rPr>
                <w:rFonts w:hint="eastAsia"/>
                <w:sz w:val="28"/>
              </w:rPr>
              <w:t>是</w:t>
            </w:r>
            <w:proofErr w:type="spellStart"/>
            <w:proofErr w:type="spellEnd"/>
          </w:p>
        </w:tc>
        <w:tc>
          <w:tcPr>
            <w:tcW w:w="784" w:type="pct"/>
            <w:vAlign w:val="center"/>
          </w:tcPr>
          <w:p w14:paraId="2DC4EA92" w14:textId="77777777" w:rsidR="00AE69D5" w:rsidRPr="000E43AA" w:rsidRDefault="00AE69D5" w:rsidP="00376965">
            <w:pPr>
              <w:pStyle w:val="-"/>
              <w:jc w:val="both"/>
              <w:rPr>
                <w:sz w:val="28"/>
              </w:rPr>
            </w:pPr>
            <w:r>
              <w:rPr>
                <w:rFonts w:hint="eastAsia"/>
                <w:sz w:val="28"/>
              </w:rPr>
              <w:t>用户名+口令</w:t>
            </w:r>
            <w:proofErr w:type="spellStart"/>
            <w:proofErr w:type="spellEnd"/>
          </w:p>
        </w:tc>
        <w:tc>
          <w:tcPr>
            <w:tcW w:w="302" w:type="pct"/>
            <w:vAlign w:val="center"/>
          </w:tcPr>
          <w:p w14:paraId="7667B4EF" w14:textId="77777777" w:rsidR="00AE69D5" w:rsidRPr="000E43AA" w:rsidRDefault="00AE69D5" w:rsidP="00376965">
            <w:pPr>
              <w:pStyle w:val="-"/>
              <w:jc w:val="both"/>
              <w:rPr>
                <w:sz w:val="28"/>
              </w:rPr>
            </w:pPr>
            <w:r>
              <w:rPr>
                <w:rFonts w:hint="eastAsia"/>
                <w:sz w:val="28"/>
              </w:rPr>
              <w:t>是</w:t>
            </w:r>
            <w:proofErr w:type="spellStart"/>
            <w:proofErr w:type="spellEnd"/>
          </w:p>
        </w:tc>
      </w:tr>
      <w:tr w:rsidR="00AE69D5" w:rsidRPr="000E43AA" w14:paraId="0395231F" w14:textId="77777777" w:rsidTr="00376965">
        <w:tblPrEx>
          <w:tblLook w:val="0000" w:firstRow="0" w:lastRow="0" w:firstColumn="0" w:lastColumn="0" w:noHBand="0" w:noVBand="0"/>
        </w:tblPrEx>
        <w:trPr>
          <w:trHeight w:val="454"/>
        </w:trPr>
        <w:tc>
          <w:tcPr>
            <w:tcW w:w="944" w:type="pct"/>
            <w:vMerge w:val="continue"/>
            <w:vAlign w:val="center"/>
          </w:tcPr>
          <w:p w14:paraId="3C574ABD" w14:textId="77777777" w:rsidR="00AE69D5" w:rsidRPr="00BF7873" w:rsidRDefault="00AE69D5" w:rsidP="00376965">
            <w:pPr>
              <w:pStyle w:val="-"/>
              <w:rPr>
                <w:b/>
                <w:sz w:val="28"/>
              </w:rPr>
            </w:pPr>
            <w:r w:rsidRPr="00BF7873">
              <w:rPr>
                <w:rFonts w:hint="eastAsia"/>
                <w:b/>
                <w:sz w:val="28"/>
              </w:rPr>
              <w:t>没有密码功能的网络及安全设备</w:t>
            </w:r>
            <w:r w:rsidRPr="00BF7873">
              <w:rPr>
                <w:b/>
                <w:sz w:val="28"/>
              </w:rPr>
              <w:t/>
            </w:r>
          </w:p>
        </w:tc>
        <w:tc>
          <w:tcPr>
            <w:tcW w:w="1008" w:type="pct"/>
            <w:vAlign w:val="center"/>
          </w:tcPr>
          <w:p w14:paraId="7BDB0368" w14:textId="77777777" w:rsidR="00AE69D5" w:rsidRPr="000E43AA" w:rsidRDefault="00AE69D5" w:rsidP="00376965">
            <w:pPr>
              <w:pStyle w:val="-"/>
              <w:jc w:val="both"/>
              <w:rPr>
                <w:sz w:val="28"/>
              </w:rPr>
            </w:pPr>
            <w:r>
              <w:rPr>
                <w:rFonts w:hint="eastAsia"/>
                <w:sz w:val="28"/>
              </w:rPr>
              <w:t>数据库审计</w:t>
            </w:r>
            <w:proofErr w:type="spellStart"/>
            <w:proofErr w:type="spellEnd"/>
          </w:p>
        </w:tc>
        <w:tc>
          <w:tcPr>
            <w:tcW w:w="785" w:type="pct"/>
            <w:vAlign w:val="center"/>
          </w:tcPr>
          <w:p w14:paraId="1C1EA951" w14:textId="77777777" w:rsidR="00AE69D5" w:rsidRPr="000E43AA" w:rsidRDefault="00AE69D5" w:rsidP="00376965">
            <w:pPr>
              <w:pStyle w:val="-"/>
              <w:jc w:val="both"/>
              <w:rPr>
                <w:sz w:val="28"/>
              </w:rPr>
            </w:pPr>
            <w:r>
              <w:rPr>
                <w:rFonts w:hint="eastAsia"/>
                <w:sz w:val="28"/>
              </w:rPr>
              <w:t>奇安信 DAS3000-TF10P</w:t>
            </w:r>
            <w:proofErr w:type="spellStart"/>
            <w:proofErr w:type="spellEnd"/>
          </w:p>
        </w:tc>
        <w:tc>
          <w:tcPr>
            <w:tcW w:w="235" w:type="pct"/>
            <w:vAlign w:val="center"/>
          </w:tcPr>
          <w:p w14:paraId="5F5237B4" w14:textId="77777777" w:rsidR="00AE69D5" w:rsidRPr="000E43AA" w:rsidRDefault="00AE69D5" w:rsidP="00376965">
            <w:pPr>
              <w:pStyle w:val="-"/>
              <w:jc w:val="both"/>
              <w:rPr>
                <w:sz w:val="28"/>
              </w:rPr>
            </w:pPr>
            <w:r>
              <w:rPr>
                <w:rFonts w:hint="eastAsia"/>
                <w:sz w:val="28"/>
              </w:rPr>
              <w:t>1</w:t>
            </w:r>
            <w:proofErr w:type="spellStart"/>
            <w:proofErr w:type="spellEnd"/>
          </w:p>
        </w:tc>
        <w:tc>
          <w:tcPr>
            <w:tcW w:w="314" w:type="pct"/>
            <w:vAlign w:val="center"/>
          </w:tcPr>
          <w:p w14:paraId="702FE5D4" w14:textId="77777777" w:rsidR="00AE69D5" w:rsidRPr="000E43AA" w:rsidRDefault="00AE69D5" w:rsidP="00376965">
            <w:pPr>
              <w:pStyle w:val="-"/>
              <w:jc w:val="both"/>
              <w:rPr>
                <w:sz w:val="28"/>
              </w:rPr>
            </w:pPr>
            <w:r>
              <w:rPr>
                <w:rFonts w:hint="eastAsia"/>
                <w:sz w:val="28"/>
              </w:rPr>
              <w:t>否</w:t>
            </w:r>
            <w:proofErr w:type="spellStart"/>
            <w:proofErr w:type="spellEnd"/>
          </w:p>
        </w:tc>
        <w:tc>
          <w:tcPr>
            <w:tcW w:w="313" w:type="pct"/>
            <w:vAlign w:val="center"/>
          </w:tcPr>
          <w:p w14:paraId="7890F65D" w14:textId="77777777" w:rsidR="00AE69D5" w:rsidRPr="000E43AA" w:rsidRDefault="00AE69D5" w:rsidP="00376965">
            <w:pPr>
              <w:pStyle w:val="-"/>
              <w:jc w:val="both"/>
              <w:rPr>
                <w:sz w:val="28"/>
              </w:rPr>
            </w:pPr>
            <w:r>
              <w:rPr>
                <w:rFonts w:hint="eastAsia"/>
                <w:sz w:val="28"/>
              </w:rPr>
              <w:t>否</w:t>
            </w:r>
            <w:proofErr w:type="spellStart"/>
            <w:proofErr w:type="spellEnd"/>
          </w:p>
        </w:tc>
        <w:tc>
          <w:tcPr>
            <w:tcW w:w="315" w:type="pct"/>
            <w:vAlign w:val="center"/>
          </w:tcPr>
          <w:p w14:paraId="6C4853D4" w14:textId="77777777" w:rsidR="00AE69D5" w:rsidRPr="000E43AA" w:rsidRDefault="00AE69D5" w:rsidP="00376965">
            <w:pPr>
              <w:pStyle w:val="-"/>
              <w:jc w:val="both"/>
              <w:rPr>
                <w:sz w:val="28"/>
              </w:rPr>
            </w:pPr>
            <w:r>
              <w:rPr>
                <w:rFonts w:hint="eastAsia"/>
                <w:sz w:val="28"/>
              </w:rPr>
              <w:t>是</w:t>
            </w:r>
            <w:proofErr w:type="spellStart"/>
            <w:proofErr w:type="spellEnd"/>
          </w:p>
        </w:tc>
        <w:tc>
          <w:tcPr>
            <w:tcW w:w="784" w:type="pct"/>
            <w:vAlign w:val="center"/>
          </w:tcPr>
          <w:p w14:paraId="2DC4EA92" w14:textId="77777777" w:rsidR="00AE69D5" w:rsidRPr="000E43AA" w:rsidRDefault="00AE69D5" w:rsidP="00376965">
            <w:pPr>
              <w:pStyle w:val="-"/>
              <w:jc w:val="both"/>
              <w:rPr>
                <w:sz w:val="28"/>
              </w:rPr>
            </w:pPr>
            <w:r>
              <w:rPr>
                <w:rFonts w:hint="eastAsia"/>
                <w:sz w:val="28"/>
              </w:rPr>
              <w:t>用户名+口令</w:t>
            </w:r>
            <w:proofErr w:type="spellStart"/>
            <w:proofErr w:type="spellEnd"/>
          </w:p>
        </w:tc>
        <w:tc>
          <w:tcPr>
            <w:tcW w:w="302" w:type="pct"/>
            <w:vAlign w:val="center"/>
          </w:tcPr>
          <w:p w14:paraId="7667B4EF" w14:textId="77777777" w:rsidR="00AE69D5" w:rsidRPr="000E43AA" w:rsidRDefault="00AE69D5" w:rsidP="00376965">
            <w:pPr>
              <w:pStyle w:val="-"/>
              <w:jc w:val="both"/>
              <w:rPr>
                <w:sz w:val="28"/>
              </w:rPr>
            </w:pPr>
            <w:r>
              <w:rPr>
                <w:rFonts w:hint="eastAsia"/>
                <w:sz w:val="28"/>
              </w:rPr>
              <w:t>是</w:t>
            </w:r>
            <w:proofErr w:type="spellStart"/>
            <w:proofErr w:type="spellEnd"/>
          </w:p>
        </w:tc>
      </w:tr>
      <w:tr w:rsidR="00AE69D5" w:rsidRPr="000E43AA" w14:paraId="0395231F" w14:textId="77777777" w:rsidTr="00376965">
        <w:tblPrEx>
          <w:tblLook w:val="0000" w:firstRow="0" w:lastRow="0" w:firstColumn="0" w:lastColumn="0" w:noHBand="0" w:noVBand="0"/>
        </w:tblPrEx>
        <w:trPr>
          <w:trHeight w:val="454"/>
        </w:trPr>
        <w:tc>
          <w:tcPr>
            <w:tcW w:w="944" w:type="pct"/>
            <w:vMerge w:val="continue"/>
            <w:vAlign w:val="center"/>
          </w:tcPr>
          <w:p w14:paraId="3C574ABD" w14:textId="77777777" w:rsidR="00AE69D5" w:rsidRPr="00BF7873" w:rsidRDefault="00AE69D5" w:rsidP="00376965">
            <w:pPr>
              <w:pStyle w:val="-"/>
              <w:rPr>
                <w:b/>
                <w:sz w:val="28"/>
              </w:rPr>
            </w:pPr>
            <w:r w:rsidRPr="00BF7873">
              <w:rPr>
                <w:rFonts w:hint="eastAsia"/>
                <w:b/>
                <w:sz w:val="28"/>
              </w:rPr>
              <w:t>没有密码功能的网络及安全设备</w:t>
            </w:r>
            <w:r w:rsidRPr="00BF7873">
              <w:rPr>
                <w:b/>
                <w:sz w:val="28"/>
              </w:rPr>
              <w:t/>
            </w:r>
          </w:p>
        </w:tc>
        <w:tc>
          <w:tcPr>
            <w:tcW w:w="1008" w:type="pct"/>
            <w:vAlign w:val="center"/>
          </w:tcPr>
          <w:p w14:paraId="7BDB0368" w14:textId="77777777" w:rsidR="00AE69D5" w:rsidRPr="000E43AA" w:rsidRDefault="00AE69D5" w:rsidP="00376965">
            <w:pPr>
              <w:pStyle w:val="-"/>
              <w:jc w:val="both"/>
              <w:rPr>
                <w:sz w:val="28"/>
              </w:rPr>
            </w:pPr>
            <w:r>
              <w:rPr>
                <w:rFonts w:hint="eastAsia"/>
                <w:sz w:val="28"/>
              </w:rPr>
              <w:t>堡垒机</w:t>
            </w:r>
            <w:proofErr w:type="spellStart"/>
            <w:proofErr w:type="spellEnd"/>
          </w:p>
        </w:tc>
        <w:tc>
          <w:tcPr>
            <w:tcW w:w="785" w:type="pct"/>
            <w:vAlign w:val="center"/>
          </w:tcPr>
          <w:p w14:paraId="1C1EA951" w14:textId="77777777" w:rsidR="00AE69D5" w:rsidRPr="000E43AA" w:rsidRDefault="00AE69D5" w:rsidP="00376965">
            <w:pPr>
              <w:pStyle w:val="-"/>
              <w:jc w:val="both"/>
              <w:rPr>
                <w:sz w:val="28"/>
              </w:rPr>
            </w:pPr>
            <w:r>
              <w:rPr>
                <w:rFonts w:hint="eastAsia"/>
                <w:sz w:val="28"/>
              </w:rPr>
              <w:t>奇安信 C6100-BH-TF10</w:t>
            </w:r>
            <w:proofErr w:type="spellStart"/>
            <w:proofErr w:type="spellEnd"/>
          </w:p>
        </w:tc>
        <w:tc>
          <w:tcPr>
            <w:tcW w:w="235" w:type="pct"/>
            <w:vAlign w:val="center"/>
          </w:tcPr>
          <w:p w14:paraId="5F5237B4" w14:textId="77777777" w:rsidR="00AE69D5" w:rsidRPr="000E43AA" w:rsidRDefault="00AE69D5" w:rsidP="00376965">
            <w:pPr>
              <w:pStyle w:val="-"/>
              <w:jc w:val="both"/>
              <w:rPr>
                <w:sz w:val="28"/>
              </w:rPr>
            </w:pPr>
            <w:r>
              <w:rPr>
                <w:rFonts w:hint="eastAsia"/>
                <w:sz w:val="28"/>
              </w:rPr>
              <w:t>1</w:t>
            </w:r>
            <w:proofErr w:type="spellStart"/>
            <w:proofErr w:type="spellEnd"/>
          </w:p>
        </w:tc>
        <w:tc>
          <w:tcPr>
            <w:tcW w:w="314" w:type="pct"/>
            <w:vAlign w:val="center"/>
          </w:tcPr>
          <w:p w14:paraId="702FE5D4" w14:textId="77777777" w:rsidR="00AE69D5" w:rsidRPr="000E43AA" w:rsidRDefault="00AE69D5" w:rsidP="00376965">
            <w:pPr>
              <w:pStyle w:val="-"/>
              <w:jc w:val="both"/>
              <w:rPr>
                <w:sz w:val="28"/>
              </w:rPr>
            </w:pPr>
            <w:r>
              <w:rPr>
                <w:rFonts w:hint="eastAsia"/>
                <w:sz w:val="28"/>
              </w:rPr>
              <w:t>否</w:t>
            </w:r>
            <w:proofErr w:type="spellStart"/>
            <w:proofErr w:type="spellEnd"/>
          </w:p>
        </w:tc>
        <w:tc>
          <w:tcPr>
            <w:tcW w:w="313" w:type="pct"/>
            <w:vAlign w:val="center"/>
          </w:tcPr>
          <w:p w14:paraId="7890F65D" w14:textId="77777777" w:rsidR="00AE69D5" w:rsidRPr="000E43AA" w:rsidRDefault="00AE69D5" w:rsidP="00376965">
            <w:pPr>
              <w:pStyle w:val="-"/>
              <w:jc w:val="both"/>
              <w:rPr>
                <w:sz w:val="28"/>
              </w:rPr>
            </w:pPr>
            <w:r>
              <w:rPr>
                <w:rFonts w:hint="eastAsia"/>
                <w:sz w:val="28"/>
              </w:rPr>
              <w:t>否</w:t>
            </w:r>
            <w:proofErr w:type="spellStart"/>
            <w:proofErr w:type="spellEnd"/>
          </w:p>
        </w:tc>
        <w:tc>
          <w:tcPr>
            <w:tcW w:w="315" w:type="pct"/>
            <w:vAlign w:val="center"/>
          </w:tcPr>
          <w:p w14:paraId="6C4853D4" w14:textId="77777777" w:rsidR="00AE69D5" w:rsidRPr="000E43AA" w:rsidRDefault="00AE69D5" w:rsidP="00376965">
            <w:pPr>
              <w:pStyle w:val="-"/>
              <w:jc w:val="both"/>
              <w:rPr>
                <w:sz w:val="28"/>
              </w:rPr>
            </w:pPr>
            <w:r>
              <w:rPr>
                <w:rFonts w:hint="eastAsia"/>
                <w:sz w:val="28"/>
              </w:rPr>
              <w:t>是</w:t>
            </w:r>
            <w:proofErr w:type="spellStart"/>
            <w:proofErr w:type="spellEnd"/>
          </w:p>
        </w:tc>
        <w:tc>
          <w:tcPr>
            <w:tcW w:w="784" w:type="pct"/>
            <w:vAlign w:val="center"/>
          </w:tcPr>
          <w:p w14:paraId="2DC4EA92" w14:textId="77777777" w:rsidR="00AE69D5" w:rsidRPr="000E43AA" w:rsidRDefault="00AE69D5" w:rsidP="00376965">
            <w:pPr>
              <w:pStyle w:val="-"/>
              <w:jc w:val="both"/>
              <w:rPr>
                <w:sz w:val="28"/>
              </w:rPr>
            </w:pPr>
            <w:r>
              <w:rPr>
                <w:rFonts w:hint="eastAsia"/>
                <w:sz w:val="28"/>
              </w:rPr>
              <w:t>用户名+口令</w:t>
            </w:r>
            <w:proofErr w:type="spellStart"/>
            <w:proofErr w:type="spellEnd"/>
          </w:p>
        </w:tc>
        <w:tc>
          <w:tcPr>
            <w:tcW w:w="302" w:type="pct"/>
            <w:vAlign w:val="center"/>
          </w:tcPr>
          <w:p w14:paraId="7667B4EF" w14:textId="77777777" w:rsidR="00AE69D5" w:rsidRPr="000E43AA" w:rsidRDefault="00AE69D5" w:rsidP="00376965">
            <w:pPr>
              <w:pStyle w:val="-"/>
              <w:jc w:val="both"/>
              <w:rPr>
                <w:sz w:val="28"/>
              </w:rPr>
            </w:pPr>
            <w:r>
              <w:rPr>
                <w:rFonts w:hint="eastAsia"/>
                <w:sz w:val="28"/>
              </w:rPr>
              <w:t>是</w:t>
            </w:r>
            <w:proofErr w:type="spellStart"/>
            <w:proofErr w:type="spellEnd"/>
          </w:p>
        </w:tc>
      </w:tr>
      <w:tr w:rsidR="00AE69D5" w:rsidRPr="000E43AA" w14:paraId="0395231F" w14:textId="77777777" w:rsidTr="00376965">
        <w:tblPrEx>
          <w:tblLook w:val="0000" w:firstRow="0" w:lastRow="0" w:firstColumn="0" w:lastColumn="0" w:noHBand="0" w:noVBand="0"/>
        </w:tblPrEx>
        <w:trPr>
          <w:trHeight w:val="454"/>
        </w:trPr>
        <w:tc>
          <w:tcPr>
            <w:tcW w:w="944" w:type="pct"/>
            <w:vMerge w:val="continue"/>
            <w:vAlign w:val="center"/>
          </w:tcPr>
          <w:p w14:paraId="3C574ABD" w14:textId="77777777" w:rsidR="00AE69D5" w:rsidRPr="00BF7873" w:rsidRDefault="00AE69D5" w:rsidP="00376965">
            <w:pPr>
              <w:pStyle w:val="-"/>
              <w:rPr>
                <w:b/>
                <w:sz w:val="28"/>
              </w:rPr>
            </w:pPr>
            <w:r w:rsidRPr="00BF7873">
              <w:rPr>
                <w:rFonts w:hint="eastAsia"/>
                <w:b/>
                <w:sz w:val="28"/>
              </w:rPr>
              <w:t>没有密码功能的网络及安全设备</w:t>
            </w:r>
            <w:r w:rsidRPr="00BF7873">
              <w:rPr>
                <w:b/>
                <w:sz w:val="28"/>
              </w:rPr>
              <w:t/>
            </w:r>
          </w:p>
        </w:tc>
        <w:tc>
          <w:tcPr>
            <w:tcW w:w="1008" w:type="pct"/>
            <w:vAlign w:val="center"/>
          </w:tcPr>
          <w:p w14:paraId="7BDB0368" w14:textId="77777777" w:rsidR="00AE69D5" w:rsidRPr="000E43AA" w:rsidRDefault="00AE69D5" w:rsidP="00376965">
            <w:pPr>
              <w:pStyle w:val="-"/>
              <w:jc w:val="both"/>
              <w:rPr>
                <w:sz w:val="28"/>
              </w:rPr>
            </w:pPr>
            <w:r>
              <w:rPr>
                <w:rFonts w:hint="eastAsia"/>
                <w:sz w:val="28"/>
              </w:rPr>
              <w:t>运维发布服务器</w:t>
            </w:r>
            <w:proofErr w:type="spellStart"/>
            <w:proofErr w:type="spellEnd"/>
          </w:p>
        </w:tc>
        <w:tc>
          <w:tcPr>
            <w:tcW w:w="785" w:type="pct"/>
            <w:vAlign w:val="center"/>
          </w:tcPr>
          <w:p w14:paraId="1C1EA951" w14:textId="77777777" w:rsidR="00AE69D5" w:rsidRPr="000E43AA" w:rsidRDefault="00AE69D5" w:rsidP="00376965">
            <w:pPr>
              <w:pStyle w:val="-"/>
              <w:jc w:val="both"/>
              <w:rPr>
                <w:sz w:val="28"/>
              </w:rPr>
            </w:pPr>
            <w:r>
              <w:rPr>
                <w:rFonts w:hint="eastAsia"/>
                <w:sz w:val="28"/>
              </w:rPr>
              <w:t>山石网科 2288H-V5</w:t>
            </w:r>
            <w:proofErr w:type="spellStart"/>
            <w:proofErr w:type="spellEnd"/>
          </w:p>
        </w:tc>
        <w:tc>
          <w:tcPr>
            <w:tcW w:w="235" w:type="pct"/>
            <w:vAlign w:val="center"/>
          </w:tcPr>
          <w:p w14:paraId="5F5237B4" w14:textId="77777777" w:rsidR="00AE69D5" w:rsidRPr="000E43AA" w:rsidRDefault="00AE69D5" w:rsidP="00376965">
            <w:pPr>
              <w:pStyle w:val="-"/>
              <w:jc w:val="both"/>
              <w:rPr>
                <w:sz w:val="28"/>
              </w:rPr>
            </w:pPr>
            <w:r>
              <w:rPr>
                <w:rFonts w:hint="eastAsia"/>
                <w:sz w:val="28"/>
              </w:rPr>
              <w:t>1</w:t>
            </w:r>
            <w:proofErr w:type="spellStart"/>
            <w:proofErr w:type="spellEnd"/>
          </w:p>
        </w:tc>
        <w:tc>
          <w:tcPr>
            <w:tcW w:w="314" w:type="pct"/>
            <w:vAlign w:val="center"/>
          </w:tcPr>
          <w:p w14:paraId="702FE5D4" w14:textId="77777777" w:rsidR="00AE69D5" w:rsidRPr="000E43AA" w:rsidRDefault="00AE69D5" w:rsidP="00376965">
            <w:pPr>
              <w:pStyle w:val="-"/>
              <w:jc w:val="both"/>
              <w:rPr>
                <w:sz w:val="28"/>
              </w:rPr>
            </w:pPr>
            <w:r>
              <w:rPr>
                <w:rFonts w:hint="eastAsia"/>
                <w:sz w:val="28"/>
              </w:rPr>
              <w:t>否</w:t>
            </w:r>
            <w:proofErr w:type="spellStart"/>
            <w:proofErr w:type="spellEnd"/>
          </w:p>
        </w:tc>
        <w:tc>
          <w:tcPr>
            <w:tcW w:w="313" w:type="pct"/>
            <w:vAlign w:val="center"/>
          </w:tcPr>
          <w:p w14:paraId="7890F65D" w14:textId="77777777" w:rsidR="00AE69D5" w:rsidRPr="000E43AA" w:rsidRDefault="00AE69D5" w:rsidP="00376965">
            <w:pPr>
              <w:pStyle w:val="-"/>
              <w:jc w:val="both"/>
              <w:rPr>
                <w:sz w:val="28"/>
              </w:rPr>
            </w:pPr>
            <w:r>
              <w:rPr>
                <w:rFonts w:hint="eastAsia"/>
                <w:sz w:val="28"/>
              </w:rPr>
              <w:t>否</w:t>
            </w:r>
            <w:proofErr w:type="spellStart"/>
            <w:proofErr w:type="spellEnd"/>
          </w:p>
        </w:tc>
        <w:tc>
          <w:tcPr>
            <w:tcW w:w="315" w:type="pct"/>
            <w:vAlign w:val="center"/>
          </w:tcPr>
          <w:p w14:paraId="6C4853D4" w14:textId="77777777" w:rsidR="00AE69D5" w:rsidRPr="000E43AA" w:rsidRDefault="00AE69D5" w:rsidP="00376965">
            <w:pPr>
              <w:pStyle w:val="-"/>
              <w:jc w:val="both"/>
              <w:rPr>
                <w:sz w:val="28"/>
              </w:rPr>
            </w:pPr>
            <w:r>
              <w:rPr>
                <w:rFonts w:hint="eastAsia"/>
                <w:sz w:val="28"/>
              </w:rPr>
              <w:t>是</w:t>
            </w:r>
            <w:proofErr w:type="spellStart"/>
            <w:proofErr w:type="spellEnd"/>
          </w:p>
        </w:tc>
        <w:tc>
          <w:tcPr>
            <w:tcW w:w="784" w:type="pct"/>
            <w:vAlign w:val="center"/>
          </w:tcPr>
          <w:p w14:paraId="2DC4EA92" w14:textId="77777777" w:rsidR="00AE69D5" w:rsidRPr="000E43AA" w:rsidRDefault="00AE69D5" w:rsidP="00376965">
            <w:pPr>
              <w:pStyle w:val="-"/>
              <w:jc w:val="both"/>
              <w:rPr>
                <w:sz w:val="28"/>
              </w:rPr>
            </w:pPr>
            <w:r>
              <w:rPr>
                <w:rFonts w:hint="eastAsia"/>
                <w:sz w:val="28"/>
              </w:rPr>
              <w:t>用户名+口令</w:t>
            </w:r>
            <w:proofErr w:type="spellStart"/>
            <w:proofErr w:type="spellEnd"/>
          </w:p>
        </w:tc>
        <w:tc>
          <w:tcPr>
            <w:tcW w:w="302" w:type="pct"/>
            <w:vAlign w:val="center"/>
          </w:tcPr>
          <w:p w14:paraId="7667B4EF" w14:textId="77777777" w:rsidR="00AE69D5" w:rsidRPr="000E43AA" w:rsidRDefault="00AE69D5" w:rsidP="00376965">
            <w:pPr>
              <w:pStyle w:val="-"/>
              <w:jc w:val="both"/>
              <w:rPr>
                <w:sz w:val="28"/>
              </w:rPr>
            </w:pPr>
            <w:r>
              <w:rPr>
                <w:rFonts w:hint="eastAsia"/>
                <w:sz w:val="28"/>
              </w:rPr>
              <w:t>是</w:t>
            </w:r>
            <w:proofErr w:type="spellStart"/>
            <w:proofErr w:type="spellEnd"/>
          </w:p>
        </w:tc>
      </w:tr>
      <w:tr w:rsidR="00AE69D5" w:rsidRPr="000E43AA" w14:paraId="6E0ADC46" w14:textId="77777777" w:rsidTr="00376965">
        <w:tblPrEx>
          <w:tblLook w:val="0000" w:firstRow="0" w:lastRow="0" w:firstColumn="0" w:lastColumn="0" w:noHBand="0" w:noVBand="0"/>
        </w:tblPrEx>
        <w:trPr>
          <w:trHeight w:val="454"/>
        </w:trPr>
        <w:tc>
          <w:tcPr>
            <w:tcW w:w="944" w:type="pct"/>
            <w:vMerge/>
            <w:vAlign w:val="center"/>
          </w:tcPr>
          <w:p w14:paraId="0B711E21" w14:textId="77777777" w:rsidR="00AE69D5" w:rsidRPr="00BF7873" w:rsidRDefault="00AE69D5" w:rsidP="00376965">
            <w:pPr>
              <w:pStyle w:val="-"/>
              <w:rPr>
                <w:b/>
                <w:sz w:val="28"/>
              </w:rPr>
            </w:pPr>
          </w:p>
        </w:tc>
        <w:tc>
          <w:tcPr>
            <w:tcW w:w="4056" w:type="pct"/>
            <w:gridSpan w:val="8"/>
            <w:vAlign w:val="center"/>
          </w:tcPr>
          <w:p w14:paraId="0D9D7E81" w14:textId="77777777" w:rsidR="00AE69D5" w:rsidRDefault="00AE69D5" w:rsidP="00376965">
            <w:pPr>
              <w:pStyle w:val="-"/>
              <w:jc w:val="both"/>
              <w:rPr>
                <w:sz w:val="28"/>
              </w:rPr>
            </w:pPr>
          </w:p>
        </w:tc>
      </w:tr>
      <w:tr w:rsidR="00AE69D5" w:rsidRPr="00BD4518" w14:paraId="2F74EFE1" w14:textId="77777777" w:rsidTr="00376965">
        <w:tblPrEx>
          <w:tblLook w:val="0000" w:firstRow="0" w:lastRow="0" w:firstColumn="0" w:lastColumn="0" w:noHBand="0" w:noVBand="0"/>
        </w:tblPrEx>
        <w:trPr>
          <w:trHeight w:val="454"/>
        </w:trPr>
        <w:tc>
          <w:tcPr>
            <w:tcW w:w="944" w:type="pct"/>
            <w:vMerge w:val="restart"/>
            <w:vAlign w:val="center"/>
          </w:tcPr>
          <w:p w14:paraId="31B15939" w14:textId="77777777" w:rsidR="00AE69D5" w:rsidRPr="00BF7873" w:rsidRDefault="00AE69D5" w:rsidP="00376965">
            <w:pPr>
              <w:pStyle w:val="-"/>
              <w:rPr>
                <w:b/>
                <w:sz w:val="28"/>
              </w:rPr>
            </w:pPr>
            <w:r w:rsidRPr="00BF7873">
              <w:rPr>
                <w:rFonts w:hint="eastAsia"/>
                <w:b/>
                <w:sz w:val="28"/>
              </w:rPr>
              <w:t>虚拟设备和系统</w:t>
            </w:r>
            <w:r w:rsidRPr="00BF7873">
              <w:rPr>
                <w:b/>
                <w:sz w:val="28"/>
              </w:rPr>
              <w:t/>
            </w:r>
          </w:p>
        </w:tc>
        <w:tc>
          <w:tcPr>
            <w:tcW w:w="1008" w:type="pct"/>
            <w:vAlign w:val="center"/>
          </w:tcPr>
          <w:p w14:paraId="7BB8B9D8" w14:textId="77777777" w:rsidR="00AE69D5" w:rsidRPr="000E43AA" w:rsidRDefault="00AE69D5" w:rsidP="00376965">
            <w:pPr>
              <w:pStyle w:val="-"/>
              <w:jc w:val="both"/>
              <w:rPr>
                <w:sz w:val="28"/>
              </w:rPr>
            </w:pPr>
            <w:r>
              <w:rPr>
                <w:rFonts w:hint="eastAsia"/>
                <w:sz w:val="28"/>
              </w:rPr>
              <w:t>无</w:t>
            </w:r>
            <w:proofErr w:type="spellStart"/>
            <w:proofErr w:type="spellEnd"/>
          </w:p>
        </w:tc>
        <w:tc>
          <w:tcPr>
            <w:tcW w:w="785" w:type="pct"/>
            <w:vAlign w:val="center"/>
          </w:tcPr>
          <w:p w14:paraId="78BE8103" w14:textId="77777777" w:rsidR="00AE69D5" w:rsidRPr="000E43AA" w:rsidRDefault="00AE69D5" w:rsidP="00376965">
            <w:pPr>
              <w:pStyle w:val="-"/>
              <w:jc w:val="both"/>
              <w:rPr>
                <w:sz w:val="28"/>
              </w:rPr>
            </w:pPr>
            <w:r>
              <w:rPr>
                <w:rFonts w:hint="eastAsia"/>
                <w:sz w:val="28"/>
              </w:rPr>
              <w:t/>
            </w:r>
            <w:proofErr w:type="spellStart"/>
            <w:proofErr w:type="spellEnd"/>
          </w:p>
        </w:tc>
        <w:tc>
          <w:tcPr>
            <w:tcW w:w="235" w:type="pct"/>
            <w:vAlign w:val="center"/>
          </w:tcPr>
          <w:p w14:paraId="3F683F82" w14:textId="77777777" w:rsidR="00AE69D5" w:rsidRPr="000E43AA" w:rsidRDefault="00AE69D5" w:rsidP="00376965">
            <w:pPr>
              <w:pStyle w:val="-"/>
              <w:jc w:val="both"/>
              <w:rPr>
                <w:sz w:val="28"/>
              </w:rPr>
            </w:pPr>
            <w:r>
              <w:rPr>
                <w:rFonts w:hint="eastAsia"/>
                <w:sz w:val="28"/>
              </w:rPr>
              <w:t/>
            </w:r>
            <w:proofErr w:type="spellStart"/>
            <w:proofErr w:type="spellEnd"/>
          </w:p>
        </w:tc>
        <w:tc>
          <w:tcPr>
            <w:tcW w:w="314" w:type="pct"/>
            <w:vAlign w:val="center"/>
          </w:tcPr>
          <w:p w14:paraId="1D593BF7" w14:textId="77777777" w:rsidR="00AE69D5" w:rsidRPr="000E43AA" w:rsidRDefault="00AE69D5" w:rsidP="00376965">
            <w:pPr>
              <w:pStyle w:val="-"/>
              <w:jc w:val="both"/>
              <w:rPr>
                <w:sz w:val="28"/>
              </w:rPr>
            </w:pPr>
            <w:r>
              <w:rPr>
                <w:rFonts w:hint="eastAsia"/>
                <w:sz w:val="28"/>
              </w:rPr>
              <w:t/>
            </w:r>
            <w:proofErr w:type="spellStart"/>
            <w:proofErr w:type="spellEnd"/>
          </w:p>
        </w:tc>
        <w:tc>
          <w:tcPr>
            <w:tcW w:w="313" w:type="pct"/>
            <w:vAlign w:val="center"/>
          </w:tcPr>
          <w:p w14:paraId="035E2F20" w14:textId="77777777" w:rsidR="00AE69D5" w:rsidRPr="000E43AA" w:rsidRDefault="00AE69D5" w:rsidP="00376965">
            <w:pPr>
              <w:pStyle w:val="-"/>
              <w:jc w:val="both"/>
              <w:rPr>
                <w:sz w:val="28"/>
              </w:rPr>
            </w:pPr>
            <w:r>
              <w:rPr>
                <w:rFonts w:hint="eastAsia"/>
                <w:sz w:val="28"/>
              </w:rPr>
              <w:t/>
            </w:r>
            <w:proofErr w:type="spellStart"/>
            <w:proofErr w:type="spellEnd"/>
          </w:p>
        </w:tc>
        <w:tc>
          <w:tcPr>
            <w:tcW w:w="315" w:type="pct"/>
            <w:vAlign w:val="center"/>
          </w:tcPr>
          <w:p w14:paraId="4F42A189" w14:textId="77777777" w:rsidR="00AE69D5" w:rsidRPr="000E43AA" w:rsidRDefault="00AE69D5" w:rsidP="00376965">
            <w:pPr>
              <w:pStyle w:val="-"/>
              <w:jc w:val="both"/>
              <w:rPr>
                <w:sz w:val="28"/>
              </w:rPr>
            </w:pPr>
            <w:r>
              <w:rPr>
                <w:rFonts w:hint="eastAsia"/>
                <w:sz w:val="28"/>
              </w:rPr>
              <w:t/>
            </w:r>
            <w:proofErr w:type="spellStart"/>
            <w:proofErr w:type="spellEnd"/>
          </w:p>
        </w:tc>
        <w:tc>
          <w:tcPr>
            <w:tcW w:w="784" w:type="pct"/>
            <w:vAlign w:val="center"/>
          </w:tcPr>
          <w:p w14:paraId="4A3BE67A" w14:textId="77777777" w:rsidR="00AE69D5" w:rsidRPr="000E43AA" w:rsidRDefault="00AE69D5" w:rsidP="00376965">
            <w:pPr>
              <w:pStyle w:val="-"/>
              <w:jc w:val="both"/>
              <w:rPr>
                <w:sz w:val="28"/>
              </w:rPr>
            </w:pPr>
            <w:r>
              <w:rPr>
                <w:rFonts w:hint="eastAsia"/>
                <w:sz w:val="28"/>
              </w:rPr>
              <w:t/>
            </w:r>
            <w:proofErr w:type="spellStart"/>
            <w:proofErr w:type="spellEnd"/>
          </w:p>
        </w:tc>
        <w:tc>
          <w:tcPr>
            <w:tcW w:w="302" w:type="pct"/>
            <w:vAlign w:val="center"/>
          </w:tcPr>
          <w:p w14:paraId="7705AAC3" w14:textId="77777777" w:rsidR="00AE69D5" w:rsidRPr="000E43AA" w:rsidRDefault="00AE69D5" w:rsidP="00376965">
            <w:pPr>
              <w:pStyle w:val="-"/>
              <w:jc w:val="both"/>
              <w:rPr>
                <w:sz w:val="28"/>
              </w:rPr>
            </w:pPr>
            <w:r>
              <w:rPr>
                <w:rFonts w:hint="eastAsia"/>
                <w:sz w:val="28"/>
              </w:rPr>
              <w:t/>
            </w:r>
            <w:proofErr w:type="spellStart"/>
            <w:proofErr w:type="spellEnd"/>
          </w:p>
        </w:tc>
      </w:tr>
      <w:tr w:rsidR="00AE69D5" w:rsidRPr="00BD4518" w14:paraId="06C9E063" w14:textId="77777777" w:rsidTr="00376965">
        <w:tblPrEx>
          <w:tblLook w:val="0000" w:firstRow="0" w:lastRow="0" w:firstColumn="0" w:lastColumn="0" w:noHBand="0" w:noVBand="0"/>
        </w:tblPrEx>
        <w:trPr>
          <w:trHeight w:val="454"/>
        </w:trPr>
        <w:tc>
          <w:tcPr>
            <w:tcW w:w="944" w:type="pct"/>
            <w:vMerge/>
            <w:vAlign w:val="center"/>
          </w:tcPr>
          <w:p w14:paraId="34235A17" w14:textId="77777777" w:rsidR="00AE69D5" w:rsidRPr="000E43AA" w:rsidRDefault="00AE69D5" w:rsidP="00376965">
            <w:pPr>
              <w:pStyle w:val="-"/>
              <w:jc w:val="both"/>
              <w:rPr>
                <w:sz w:val="28"/>
              </w:rPr>
            </w:pPr>
          </w:p>
        </w:tc>
        <w:tc>
          <w:tcPr>
            <w:tcW w:w="4056" w:type="pct"/>
            <w:gridSpan w:val="8"/>
            <w:vAlign w:val="center"/>
          </w:tcPr>
          <w:p w14:paraId="4B43E58B" w14:textId="77777777" w:rsidR="00AE69D5" w:rsidRDefault="00AE69D5" w:rsidP="00376965">
            <w:pPr>
              <w:pStyle w:val="-"/>
              <w:jc w:val="both"/>
              <w:rPr>
                <w:sz w:val="28"/>
              </w:rPr>
            </w:pPr>
          </w:p>
        </w:tc>
      </w:tr>
    </w:tbl>
    <w:p w14:paraId="079009B2" w14:textId="77777777" w:rsidR="003A0016" w:rsidRDefault="0008438E">
      <w:pPr>
        <w:pStyle w:val="227d0d09"/>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目前本系统运维管理员用户通过PC浏览器，使用账号+口令登录堡垒机，使用http协议与</w:t>
      </w:r>
      <w:proofErr w:type="gramStart"/>
      <w:r>
        <w:rPr>
          <w:rFonts w:ascii="仿宋" w:eastAsia="仿宋" w:hAnsi="仿宋" w:cs="仿宋" w:hint="eastAsia"/>
          <w:sz w:val="28"/>
          <w:szCs w:val="28"/>
          <w:highlight w:val="yellow"/>
          <w:lang w:eastAsia="zh-CN"/>
        </w:rPr>
        <w:t>堡垒机</w:t>
      </w:r>
      <w:proofErr w:type="gramEnd"/>
      <w:r>
        <w:rPr>
          <w:rFonts w:ascii="仿宋" w:eastAsia="仿宋" w:hAnsi="仿宋" w:cs="仿宋" w:hint="eastAsia"/>
          <w:sz w:val="28"/>
          <w:szCs w:val="28"/>
          <w:highlight w:val="yellow"/>
          <w:lang w:eastAsia="zh-CN"/>
        </w:rPr>
        <w:t>之间建立安全连接，未使用密码技术对管理员登录进行身份鉴别，未使用合</w:t>
      </w:r>
      <w:proofErr w:type="gramStart"/>
      <w:r>
        <w:rPr>
          <w:rFonts w:ascii="仿宋" w:eastAsia="仿宋" w:hAnsi="仿宋" w:cs="仿宋" w:hint="eastAsia"/>
          <w:sz w:val="28"/>
          <w:szCs w:val="28"/>
          <w:highlight w:val="yellow"/>
          <w:lang w:eastAsia="zh-CN"/>
        </w:rPr>
        <w:t>规</w:t>
      </w:r>
      <w:proofErr w:type="gramEnd"/>
      <w:r>
        <w:rPr>
          <w:rFonts w:ascii="仿宋" w:eastAsia="仿宋" w:hAnsi="仿宋" w:cs="仿宋" w:hint="eastAsia"/>
          <w:sz w:val="28"/>
          <w:szCs w:val="28"/>
          <w:highlight w:val="yellow"/>
          <w:lang w:eastAsia="zh-CN"/>
        </w:rPr>
        <w:t>的密码技术对进行远</w:t>
      </w:r>
      <w:r>
        <w:rPr>
          <w:rFonts w:ascii="仿宋" w:eastAsia="仿宋" w:hAnsi="仿宋" w:cs="仿宋" w:hint="eastAsia"/>
          <w:sz w:val="28"/>
          <w:szCs w:val="28"/>
          <w:highlight w:val="yellow"/>
          <w:lang w:eastAsia="zh-CN"/>
        </w:rPr>
        <w:lastRenderedPageBreak/>
        <w:t>程管理的进行安全保护。</w:t>
      </w:r>
    </w:p>
    <w:p w14:paraId="3BD0A5D1" w14:textId="77777777" w:rsidR="003A0016" w:rsidRDefault="0008438E">
      <w:pPr>
        <w:pStyle w:val="227d0d09"/>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目前运维管理员接入</w:t>
      </w:r>
      <w:proofErr w:type="gramStart"/>
      <w:r>
        <w:rPr>
          <w:rFonts w:ascii="仿宋" w:eastAsia="仿宋" w:hAnsi="仿宋" w:cs="仿宋" w:hint="eastAsia"/>
          <w:sz w:val="28"/>
          <w:szCs w:val="28"/>
          <w:highlight w:val="yellow"/>
          <w:lang w:eastAsia="zh-CN"/>
        </w:rPr>
        <w:t>堡垒机</w:t>
      </w:r>
      <w:proofErr w:type="gramEnd"/>
      <w:r>
        <w:rPr>
          <w:rFonts w:ascii="仿宋" w:eastAsia="仿宋" w:hAnsi="仿宋" w:cs="仿宋" w:hint="eastAsia"/>
          <w:sz w:val="28"/>
          <w:szCs w:val="28"/>
          <w:highlight w:val="yellow"/>
          <w:lang w:eastAsia="zh-CN"/>
        </w:rPr>
        <w:t>后，由</w:t>
      </w:r>
      <w:proofErr w:type="gramStart"/>
      <w:r>
        <w:rPr>
          <w:rFonts w:ascii="仿宋" w:eastAsia="仿宋" w:hAnsi="仿宋" w:cs="仿宋" w:hint="eastAsia"/>
          <w:sz w:val="28"/>
          <w:szCs w:val="28"/>
          <w:highlight w:val="yellow"/>
          <w:lang w:eastAsia="zh-CN"/>
        </w:rPr>
        <w:t>堡垒机</w:t>
      </w:r>
      <w:proofErr w:type="gramEnd"/>
      <w:r>
        <w:rPr>
          <w:rFonts w:ascii="仿宋" w:eastAsia="仿宋" w:hAnsi="仿宋" w:cs="仿宋" w:hint="eastAsia"/>
          <w:sz w:val="28"/>
          <w:szCs w:val="28"/>
          <w:highlight w:val="yellow"/>
          <w:lang w:eastAsia="zh-CN"/>
        </w:rPr>
        <w:t>使用SSH协议与服务器之间建立远程管理通道，使用账号+口令登录服务器实现服务器及数据库的远程管理。未使用密码技术对登录服务器人员进行身份鉴别，未使用合</w:t>
      </w:r>
      <w:proofErr w:type="gramStart"/>
      <w:r>
        <w:rPr>
          <w:rFonts w:ascii="仿宋" w:eastAsia="仿宋" w:hAnsi="仿宋" w:cs="仿宋" w:hint="eastAsia"/>
          <w:sz w:val="28"/>
          <w:szCs w:val="28"/>
          <w:highlight w:val="yellow"/>
          <w:lang w:eastAsia="zh-CN"/>
        </w:rPr>
        <w:t>规</w:t>
      </w:r>
      <w:proofErr w:type="gramEnd"/>
      <w:r>
        <w:rPr>
          <w:rFonts w:ascii="仿宋" w:eastAsia="仿宋" w:hAnsi="仿宋" w:cs="仿宋" w:hint="eastAsia"/>
          <w:sz w:val="28"/>
          <w:szCs w:val="28"/>
          <w:highlight w:val="yellow"/>
          <w:lang w:eastAsia="zh-CN"/>
        </w:rPr>
        <w:t>的密码技术对进行远程管理的进行安全保护。</w:t>
      </w:r>
    </w:p>
    <w:p w14:paraId="4E760696" w14:textId="77777777" w:rsidR="003A0016" w:rsidRDefault="0008438E">
      <w:pPr>
        <w:pStyle w:val="227d0d09"/>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目前堡垒机、服务器、数据库设备的重要程序或文件在生成时未使用密码技术进行完整性保护， 使用或读取这些程序和文件时，未对其进行完整性校验。设备的系统资源访问控制信息和日志记录均由设备自身明文存储，未使用密码技术进行完整性保护。</w:t>
      </w:r>
    </w:p>
    <w:p w14:paraId="20E78328" w14:textId="77777777" w:rsidR="003A0016" w:rsidRDefault="0008438E">
      <w:pPr>
        <w:pStyle w:val="deb7458d"/>
        <w:rPr>
          <w:lang w:eastAsia="zh-CN"/>
        </w:rPr>
      </w:pPr>
      <w:bookmarkStart w:id="8" w:name="_Toc167377448"/>
      <w:r>
        <w:rPr>
          <w:rFonts w:hint="eastAsia"/>
          <w:lang w:eastAsia="zh-CN"/>
        </w:rPr>
        <w:t>2.3</w:t>
      </w:r>
      <w:r>
        <w:rPr>
          <w:rFonts w:hint="eastAsia"/>
          <w:lang w:eastAsia="zh-CN"/>
        </w:rPr>
        <w:t>业务应用现状</w:t>
      </w:r>
      <w:bookmarkEnd w:id="8"/>
    </w:p>
    <w:p w14:paraId="6C9F6720" w14:textId="77777777" w:rsidR="003A0016" w:rsidRDefault="0008438E">
      <w:pPr>
        <w:pStyle w:val="227d0d09"/>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GB/T 43207-2023《信息安全技术信息系统密码应用设计指南》</w:t>
      </w:r>
      <w:proofErr w:type="gramStart"/>
      <w:r>
        <w:rPr>
          <w:rFonts w:ascii="仿宋" w:eastAsia="仿宋" w:hAnsi="仿宋" w:cs="仿宋" w:hint="eastAsia"/>
          <w:b/>
          <w:bCs/>
          <w:color w:val="FF0000"/>
          <w:sz w:val="21"/>
          <w:szCs w:val="21"/>
          <w:lang w:eastAsia="zh-CN"/>
        </w:rPr>
        <w:t>要求此</w:t>
      </w:r>
      <w:proofErr w:type="gramEnd"/>
      <w:r>
        <w:rPr>
          <w:rFonts w:ascii="仿宋" w:eastAsia="仿宋" w:hAnsi="仿宋" w:cs="仿宋" w:hint="eastAsia"/>
          <w:b/>
          <w:bCs/>
          <w:color w:val="FF0000"/>
          <w:sz w:val="21"/>
          <w:szCs w:val="21"/>
          <w:lang w:eastAsia="zh-CN"/>
        </w:rPr>
        <w:t>章节内容：</w:t>
      </w:r>
    </w:p>
    <w:p w14:paraId="3A442F69" w14:textId="77777777" w:rsidR="003A0016" w:rsidRDefault="0008438E">
      <w:pPr>
        <w:pStyle w:val="227d0d09"/>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业务应用现状包括以下具体描述。</w:t>
      </w:r>
    </w:p>
    <w:p w14:paraId="64DBA17D" w14:textId="77777777" w:rsidR="003A0016" w:rsidRDefault="0008438E">
      <w:pPr>
        <w:pStyle w:val="227d0d09"/>
        <w:numPr>
          <w:ilvl w:val="0"/>
          <w:numId w:val="33"/>
        </w:numPr>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业务应用的基本情况,包括承载的业务情况和责任主体等。</w:t>
      </w:r>
    </w:p>
    <w:p w14:paraId="58CF2A26" w14:textId="77777777" w:rsidR="003A0016" w:rsidRDefault="0008438E">
      <w:pPr>
        <w:pStyle w:val="227d0d09"/>
        <w:numPr>
          <w:ilvl w:val="0"/>
          <w:numId w:val="33"/>
        </w:numPr>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承载的业务情况,包括系统承载的业务应用、业务功能和关键数据类型等</w:t>
      </w:r>
    </w:p>
    <w:p w14:paraId="1E90E9AB" w14:textId="77777777" w:rsidR="003A0016" w:rsidRDefault="0008438E">
      <w:pPr>
        <w:pStyle w:val="227d0d09"/>
        <w:numPr>
          <w:ilvl w:val="0"/>
          <w:numId w:val="33"/>
        </w:numPr>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对于多个子应用的信息系统,对每个子应用分别描述。根据系统实际情况，示例写法如下：</w:t>
      </w:r>
    </w:p>
    <w:p w14:paraId="3861143F" w14:textId="77777777" w:rsidR="003A0016" w:rsidRDefault="0008438E">
      <w:pPr>
        <w:pStyle w:val="f2e63c4f"/>
        <w:rPr>
          <w:lang w:eastAsia="zh-CN"/>
        </w:rPr>
      </w:pPr>
      <w:r>
        <w:rPr>
          <w:rFonts w:hint="eastAsia"/>
          <w:lang w:eastAsia="zh-CN"/>
        </w:rPr>
        <w:t>2.3.1</w:t>
      </w:r>
      <w:r>
        <w:rPr>
          <w:rFonts w:hint="eastAsia"/>
          <w:lang w:eastAsia="zh-CN"/>
        </w:rPr>
        <w:t>业务应用基本情况</w:t>
      </w:r>
    </w:p>
    <w:p w14:paraId="7F528787" w14:textId="77777777" w:rsidR="003A0016" w:rsidRDefault="0008438E">
      <w:pPr>
        <w:pStyle w:val="227d0d09"/>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XXX系统由A系统和B系统两个应用组成，其中A系统主要实现系统用户的统一身份认证。认证通过后用户进XXX系统应用，该应用主要为我部各级领导及办公人员提供业务审批、公文签批、公文办理、公文管理等业务过程的信息化管理，实现各部门之间横向与纵向业务流转和内部信息资源共享。XXX系统责任主体为我部，由我部对该系统进行运维管理。</w:t>
      </w:r>
    </w:p>
    <w:p w14:paraId="1C2653A9" w14:textId="77777777" w:rsidR="003A0016" w:rsidRDefault="0008438E">
      <w:pPr>
        <w:pStyle w:val="f2e63c4f"/>
        <w:rPr>
          <w:lang w:eastAsia="zh-CN"/>
        </w:rPr>
      </w:pPr>
      <w:r>
        <w:rPr>
          <w:rFonts w:hint="eastAsia"/>
          <w:lang w:eastAsia="zh-CN"/>
        </w:rPr>
        <w:lastRenderedPageBreak/>
        <w:t>2.3.2</w:t>
      </w:r>
      <w:r>
        <w:rPr>
          <w:rFonts w:hint="eastAsia"/>
          <w:lang w:eastAsia="zh-CN"/>
        </w:rPr>
        <w:t>承载业务情况</w:t>
      </w:r>
    </w:p>
    <w:p w14:paraId="05643990" w14:textId="0FB65DA8" w:rsidR="003A0016" w:rsidRDefault="0008438E">
      <w:pPr>
        <w:pStyle w:val="ddede443"/>
        <w:rPr>
          <w:lang w:eastAsia="zh-CN"/>
        </w:rPr>
      </w:pPr>
      <w:r>
        <w:rPr>
          <w:rFonts w:hint="eastAsia"/>
          <w:lang w:eastAsia="zh-CN"/>
        </w:rPr>
        <w:t>2.3.2.1</w:t>
      </w:r>
      <w:r>
        <w:rPr>
          <w:rFonts w:hint="eastAsia"/>
          <w:lang w:eastAsia="zh-CN"/>
        </w:rPr>
        <w:t>业务应用</w:t>
      </w:r>
      <w:r w:rsidR="005E5405">
        <w:rPr>
          <w:rFonts w:hint="eastAsia"/>
          <w:lang w:eastAsia="zh-CN"/>
        </w:rPr>
        <w:t>和功能</w:t>
      </w:r>
    </w:p>
    <w:p w14:paraId="71010182" w14:textId="77777777" w:rsidR="003A0016" w:rsidRDefault="0008438E">
      <w:pPr>
        <w:pStyle w:val="227d0d09"/>
        <w:ind w:firstLineChars="200" w:firstLine="560"/>
        <w:rPr>
          <w:rFonts w:ascii="仿宋" w:eastAsia="仿宋" w:hAnsi="仿宋" w:cs="仿宋"/>
          <w:sz w:val="28"/>
          <w:szCs w:val="28"/>
          <w:highlight w:val="red"/>
          <w:lang w:eastAsia="zh-CN"/>
        </w:rPr>
      </w:pPr>
      <w:r>
        <w:rPr>
          <w:rFonts w:ascii="仿宋" w:eastAsia="仿宋" w:hAnsi="仿宋" w:cs="仿宋" w:hint="eastAsia"/>
          <w:sz w:val="28"/>
          <w:szCs w:val="28"/>
          <w:highlight w:val="red"/>
          <w:lang w:eastAsia="zh-CN"/>
        </w:rPr>
        <w:t>描述业务系统逻辑架构图和对应文字介绍。</w:t>
      </w:r>
    </w:p>
    <w:p w14:paraId="4EA3BAE8" w14:textId="77777777" w:rsidR="003A0016" w:rsidRDefault="0008438E">
      <w:pPr>
        <w:pStyle w:val="227d0d09"/>
        <w:ind w:firstLineChars="200" w:firstLine="560"/>
        <w:rPr>
          <w:rFonts w:ascii="仿宋" w:eastAsia="仿宋" w:hAnsi="仿宋" w:cs="仿宋"/>
          <w:sz w:val="28"/>
          <w:szCs w:val="28"/>
          <w:highlight w:val="red"/>
          <w:lang w:eastAsia="zh-CN"/>
        </w:rPr>
      </w:pPr>
      <w:r>
        <w:rPr>
          <w:rFonts w:ascii="仿宋" w:eastAsia="仿宋" w:hAnsi="仿宋" w:cs="仿宋" w:hint="eastAsia"/>
          <w:sz w:val="28"/>
          <w:szCs w:val="28"/>
          <w:highlight w:val="red"/>
          <w:lang w:eastAsia="zh-CN"/>
        </w:rPr>
        <w:t>（需提供逻辑架构图）</w:t>
      </w:r>
    </w:p>
    <w:p w14:paraId="2A6BCD16" w14:textId="555AE5E8" w:rsidR="003A0016" w:rsidRDefault="0008438E">
      <w:pPr>
        <w:pStyle w:val="ddede443"/>
        <w:rPr>
          <w:lang w:eastAsia="zh-CN"/>
        </w:rPr>
      </w:pPr>
      <w:r>
        <w:rPr>
          <w:rFonts w:hint="eastAsia"/>
          <w:lang w:eastAsia="zh-CN"/>
        </w:rPr>
        <w:t>2.3.2.</w:t>
      </w:r>
      <w:r w:rsidR="005E5405">
        <w:rPr>
          <w:rFonts w:hint="eastAsia"/>
          <w:lang w:eastAsia="zh-CN"/>
        </w:rPr>
        <w:t>2</w:t>
      </w:r>
      <w:r>
        <w:rPr>
          <w:rFonts w:hint="eastAsia"/>
          <w:lang w:eastAsia="zh-CN"/>
        </w:rPr>
        <w:t>关键数据类型</w:t>
      </w:r>
    </w:p>
    <w:p w14:paraId="04A7898E" w14:textId="76A928C7" w:rsidR="003A0016" w:rsidRDefault="00E41F1D">
      <w:pPr>
        <w:pStyle w:val="227d0d09"/>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普洱公积金综合服务平台</w:t>
      </w:r>
      <w:proofErr w:type="spellStart"/>
      <w:proofErr w:type="spellEnd"/>
      <w:r w:rsidR="0008438E">
        <w:rPr>
          <w:rFonts w:ascii="仿宋" w:eastAsia="仿宋" w:hAnsi="仿宋" w:cs="仿宋" w:hint="eastAsia"/>
          <w:sz w:val="28"/>
          <w:szCs w:val="28"/>
          <w:lang w:eastAsia="zh-CN"/>
        </w:rPr>
        <w:t>的应用层用户包括XXXXX员、XXXXX员、XXXXX用户、XXXXX用户。涉及的重要数据包括日志数据、鉴别数据和重要业务数据。重要业务数据包括：XXXX数据、XXXX数据、XXXX数据、XXXX数据。</w:t>
      </w:r>
    </w:p>
    <w:p w14:paraId="2A54C7C8" w14:textId="77777777" w:rsidR="003A0016" w:rsidRDefault="0008438E">
      <w:pPr>
        <w:pStyle w:val="227d0d09"/>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系统涉及的关键操作有XXX。</w:t>
      </w:r>
    </w:p>
    <w:p w14:paraId="11810A2B" w14:textId="77777777" w:rsidR="003A0016" w:rsidRDefault="0008438E">
      <w:pPr>
        <w:pStyle w:val="227d0d09"/>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XXXX系统的被保护对象信息如下：</w:t>
      </w:r>
    </w:p>
    <w:tbl>
      <w:tblPr>
        <w:tblStyle w:val="c00fe6ad"/>
        <w:tblW w:w="4998" w:type="pct"/>
        <w:jc w:val="center"/>
        <w:tblLook w:val="04A0" w:firstRow="1" w:lastRow="0" w:firstColumn="1" w:lastColumn="0" w:noHBand="0" w:noVBand="1"/>
      </w:tblPr>
      <w:tblGrid>
        <w:gridCol w:w="882"/>
        <w:gridCol w:w="1864"/>
        <w:gridCol w:w="1571"/>
        <w:gridCol w:w="1846"/>
        <w:gridCol w:w="2130"/>
      </w:tblGrid>
      <w:tr w:rsidR="003A0016" w14:paraId="457A51AB" w14:textId="77777777" w:rsidTr="001A608F">
        <w:trPr>
          <w:jc w:val="center"/>
        </w:trPr>
        <w:tc>
          <w:tcPr>
            <w:tcW w:w="532" w:type="pct"/>
            <w:shd w:val="clear" w:color="auto" w:fill="BFBFBF" w:themeFill="background1" w:themeFillShade="BF"/>
            <w:vAlign w:val="center"/>
          </w:tcPr>
          <w:p w14:paraId="1E6FC42D" w14:textId="3A739192" w:rsidR="003A0016" w:rsidRDefault="0008438E">
            <w:pPr>
              <w:wordWrap w:val="0"/>
              <w:spacing w:line="360" w:lineRule="auto"/>
              <w:rPr>
                <w:rFonts w:ascii="仿宋" w:eastAsia="仿宋" w:hAnsi="仿宋" w:cs="仿宋"/>
                <w:sz w:val="24"/>
                <w:szCs w:val="24"/>
                <w:lang w:eastAsia="zh-CN"/>
              </w:rPr>
            </w:pPr>
            <w:proofErr w:type="spellStart"/>
            <w:r>
              <w:rPr>
                <w:rFonts w:ascii="仿宋" w:eastAsia="仿宋" w:hAnsi="仿宋" w:cs="仿宋" w:hint="eastAsia"/>
                <w:sz w:val="24"/>
                <w:szCs w:val="24"/>
              </w:rPr>
              <w:t>序号</w:t>
            </w:r>
            <w:proofErr w:type="spellEnd"/>
          </w:p>
        </w:tc>
        <w:tc>
          <w:tcPr>
            <w:tcW w:w="1124" w:type="pct"/>
            <w:shd w:val="clear" w:color="auto" w:fill="BFBFBF" w:themeFill="background1" w:themeFillShade="BF"/>
            <w:vAlign w:val="center"/>
          </w:tcPr>
          <w:p w14:paraId="40C5C0CC" w14:textId="77777777" w:rsidR="003A0016" w:rsidRDefault="0008438E">
            <w:pPr>
              <w:widowControl/>
              <w:wordWrap w:val="0"/>
              <w:spacing w:line="360" w:lineRule="auto"/>
              <w:jc w:val="left"/>
              <w:rPr>
                <w:rFonts w:ascii="仿宋" w:eastAsia="仿宋" w:hAnsi="仿宋" w:cs="仿宋"/>
                <w:sz w:val="24"/>
                <w:szCs w:val="24"/>
                <w:lang w:eastAsia="zh-CN"/>
              </w:rPr>
            </w:pPr>
            <w:r>
              <w:rPr>
                <w:rFonts w:ascii="仿宋" w:eastAsia="仿宋" w:hAnsi="仿宋" w:cs="仿宋" w:hint="eastAsia"/>
                <w:color w:val="000000"/>
                <w:sz w:val="24"/>
                <w:szCs w:val="24"/>
                <w:lang w:eastAsia="zh-CN" w:bidi="ar"/>
              </w:rPr>
              <w:t>应用名称</w:t>
            </w:r>
          </w:p>
        </w:tc>
        <w:tc>
          <w:tcPr>
            <w:tcW w:w="947" w:type="pct"/>
            <w:shd w:val="clear" w:color="auto" w:fill="BFBFBF" w:themeFill="background1" w:themeFillShade="BF"/>
            <w:vAlign w:val="center"/>
          </w:tcPr>
          <w:p w14:paraId="7D8232C3" w14:textId="77777777" w:rsidR="003A0016" w:rsidRDefault="0008438E">
            <w:pPr>
              <w:widowControl/>
              <w:spacing w:line="360" w:lineRule="auto"/>
              <w:jc w:val="left"/>
              <w:rPr>
                <w:rFonts w:ascii="仿宋" w:eastAsia="仿宋" w:hAnsi="仿宋" w:cs="仿宋"/>
                <w:sz w:val="24"/>
                <w:szCs w:val="24"/>
                <w:lang w:eastAsia="zh-CN"/>
              </w:rPr>
            </w:pPr>
            <w:r>
              <w:rPr>
                <w:rFonts w:ascii="仿宋" w:eastAsia="仿宋" w:hAnsi="仿宋" w:cs="仿宋" w:hint="eastAsia"/>
                <w:color w:val="000000"/>
                <w:sz w:val="24"/>
                <w:szCs w:val="24"/>
                <w:lang w:eastAsia="zh-CN" w:bidi="ar"/>
              </w:rPr>
              <w:t>类别</w:t>
            </w:r>
          </w:p>
        </w:tc>
        <w:tc>
          <w:tcPr>
            <w:tcW w:w="1113" w:type="pct"/>
            <w:shd w:val="clear" w:color="auto" w:fill="BFBFBF" w:themeFill="background1" w:themeFillShade="BF"/>
            <w:vAlign w:val="center"/>
          </w:tcPr>
          <w:p w14:paraId="06E26F2F" w14:textId="77777777" w:rsidR="003A0016" w:rsidRDefault="0008438E">
            <w:pPr>
              <w:widowControl/>
              <w:spacing w:line="360" w:lineRule="auto"/>
              <w:jc w:val="left"/>
              <w:rPr>
                <w:rFonts w:ascii="仿宋" w:eastAsia="仿宋" w:hAnsi="仿宋" w:cs="仿宋"/>
                <w:sz w:val="24"/>
                <w:szCs w:val="24"/>
                <w:lang w:eastAsia="zh-CN"/>
              </w:rPr>
            </w:pPr>
            <w:r>
              <w:rPr>
                <w:rFonts w:ascii="仿宋" w:eastAsia="仿宋" w:hAnsi="仿宋" w:cs="仿宋" w:hint="eastAsia"/>
                <w:color w:val="000000"/>
                <w:sz w:val="24"/>
                <w:szCs w:val="24"/>
                <w:lang w:eastAsia="zh-CN" w:bidi="ar"/>
              </w:rPr>
              <w:t>具体保护对象</w:t>
            </w:r>
          </w:p>
        </w:tc>
        <w:tc>
          <w:tcPr>
            <w:tcW w:w="1284" w:type="pct"/>
            <w:shd w:val="clear" w:color="auto" w:fill="BFBFBF" w:themeFill="background1" w:themeFillShade="BF"/>
            <w:vAlign w:val="center"/>
          </w:tcPr>
          <w:p w14:paraId="37D019CB" w14:textId="77777777" w:rsidR="003A0016" w:rsidRDefault="0008438E">
            <w:pPr>
              <w:widowControl/>
              <w:spacing w:line="360" w:lineRule="auto"/>
              <w:jc w:val="left"/>
              <w:rPr>
                <w:rFonts w:ascii="仿宋" w:eastAsia="仿宋" w:hAnsi="仿宋" w:cs="仿宋"/>
                <w:sz w:val="24"/>
                <w:szCs w:val="24"/>
                <w:lang w:eastAsia="zh-CN"/>
              </w:rPr>
            </w:pPr>
            <w:r>
              <w:rPr>
                <w:rFonts w:ascii="仿宋" w:eastAsia="仿宋" w:hAnsi="仿宋" w:cs="仿宋" w:hint="eastAsia"/>
                <w:color w:val="000000"/>
                <w:sz w:val="24"/>
                <w:szCs w:val="24"/>
                <w:lang w:eastAsia="zh-CN" w:bidi="ar"/>
              </w:rPr>
              <w:t>安全需求</w:t>
            </w:r>
          </w:p>
        </w:tc>
      </w:tr>
      <w:tr w:rsidR="003A0016" w14:paraId="044D6B71" w14:textId="77777777" w:rsidTr="001A608F">
        <w:trPr>
          <w:trHeight w:val="521"/>
          <w:jc w:val="center"/>
        </w:trPr>
        <w:tc>
          <w:tcPr>
            <w:tcW w:w="532" w:type="pct"/>
            <w:vMerge w:val="restart"/>
            <w:vAlign w:val="center"/>
          </w:tcPr>
          <w:p w14:paraId="009BED8F"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1</w:t>
            </w:r>
          </w:p>
        </w:tc>
        <w:tc>
          <w:tcPr>
            <w:tcW w:w="1124" w:type="pct"/>
            <w:vMerge w:val="restart"/>
            <w:vAlign w:val="center"/>
          </w:tcPr>
          <w:p w14:paraId="78F531A8"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XXXXX系统</w:t>
            </w:r>
          </w:p>
        </w:tc>
        <w:tc>
          <w:tcPr>
            <w:tcW w:w="947" w:type="pct"/>
            <w:vMerge w:val="restart"/>
            <w:vAlign w:val="center"/>
          </w:tcPr>
          <w:p w14:paraId="717EE866"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应用用户</w:t>
            </w:r>
          </w:p>
        </w:tc>
        <w:tc>
          <w:tcPr>
            <w:tcW w:w="1113" w:type="pct"/>
            <w:vAlign w:val="center"/>
          </w:tcPr>
          <w:p w14:paraId="2CA68BDD"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系统管理员</w:t>
            </w:r>
          </w:p>
        </w:tc>
        <w:tc>
          <w:tcPr>
            <w:tcW w:w="1284" w:type="pct"/>
            <w:vAlign w:val="center"/>
          </w:tcPr>
          <w:p w14:paraId="0C506C0A"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真实性</w:t>
            </w:r>
          </w:p>
        </w:tc>
      </w:tr>
      <w:tr w:rsidR="003A0016" w14:paraId="7C3CDA68" w14:textId="77777777" w:rsidTr="001A608F">
        <w:trPr>
          <w:trHeight w:val="398"/>
          <w:jc w:val="center"/>
        </w:trPr>
        <w:tc>
          <w:tcPr>
            <w:tcW w:w="532" w:type="pct"/>
            <w:vMerge/>
            <w:vAlign w:val="center"/>
          </w:tcPr>
          <w:p w14:paraId="291F7D2F" w14:textId="77777777" w:rsidR="003A0016" w:rsidRDefault="003A0016">
            <w:pPr>
              <w:wordWrap w:val="0"/>
              <w:spacing w:line="360" w:lineRule="auto"/>
              <w:rPr>
                <w:rFonts w:ascii="仿宋" w:eastAsia="仿宋" w:hAnsi="仿宋" w:cs="仿宋"/>
                <w:sz w:val="24"/>
                <w:szCs w:val="24"/>
                <w:lang w:eastAsia="zh-CN"/>
              </w:rPr>
            </w:pPr>
          </w:p>
        </w:tc>
        <w:tc>
          <w:tcPr>
            <w:tcW w:w="1124" w:type="pct"/>
            <w:vMerge/>
            <w:vAlign w:val="center"/>
          </w:tcPr>
          <w:p w14:paraId="38123137" w14:textId="77777777" w:rsidR="003A0016" w:rsidRDefault="003A0016">
            <w:pPr>
              <w:wordWrap w:val="0"/>
              <w:spacing w:line="360" w:lineRule="auto"/>
              <w:rPr>
                <w:rFonts w:ascii="仿宋" w:eastAsia="仿宋" w:hAnsi="仿宋" w:cs="仿宋"/>
                <w:sz w:val="24"/>
                <w:szCs w:val="24"/>
                <w:lang w:eastAsia="zh-CN"/>
              </w:rPr>
            </w:pPr>
          </w:p>
        </w:tc>
        <w:tc>
          <w:tcPr>
            <w:tcW w:w="947" w:type="pct"/>
            <w:vMerge/>
            <w:vAlign w:val="center"/>
          </w:tcPr>
          <w:p w14:paraId="2CF6ED37" w14:textId="77777777" w:rsidR="003A0016" w:rsidRDefault="003A0016">
            <w:pPr>
              <w:wordWrap w:val="0"/>
              <w:spacing w:line="360" w:lineRule="auto"/>
              <w:rPr>
                <w:rFonts w:ascii="仿宋" w:eastAsia="仿宋" w:hAnsi="仿宋" w:cs="仿宋"/>
                <w:sz w:val="24"/>
                <w:szCs w:val="24"/>
                <w:lang w:eastAsia="zh-CN"/>
              </w:rPr>
            </w:pPr>
          </w:p>
        </w:tc>
        <w:tc>
          <w:tcPr>
            <w:tcW w:w="1113" w:type="pct"/>
            <w:vAlign w:val="center"/>
          </w:tcPr>
          <w:p w14:paraId="17F70F7B" w14:textId="77777777" w:rsidR="003A0016" w:rsidRDefault="0008438E">
            <w:pPr>
              <w:wordWrap w:val="0"/>
              <w:spacing w:line="360" w:lineRule="auto"/>
              <w:rPr>
                <w:rFonts w:ascii="仿宋" w:eastAsia="仿宋" w:hAnsi="仿宋" w:cs="仿宋"/>
                <w:sz w:val="24"/>
                <w:szCs w:val="24"/>
                <w:highlight w:val="yellow"/>
                <w:lang w:eastAsia="zh-CN"/>
              </w:rPr>
            </w:pPr>
            <w:r>
              <w:rPr>
                <w:rFonts w:ascii="仿宋" w:eastAsia="仿宋" w:hAnsi="仿宋" w:cs="仿宋" w:hint="eastAsia"/>
                <w:sz w:val="24"/>
                <w:szCs w:val="24"/>
                <w:highlight w:val="yellow"/>
                <w:lang w:eastAsia="zh-CN"/>
              </w:rPr>
              <w:t>XXXX员</w:t>
            </w:r>
          </w:p>
        </w:tc>
        <w:tc>
          <w:tcPr>
            <w:tcW w:w="1284" w:type="pct"/>
            <w:vAlign w:val="center"/>
          </w:tcPr>
          <w:p w14:paraId="7C199382"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真实性</w:t>
            </w:r>
          </w:p>
        </w:tc>
      </w:tr>
      <w:tr w:rsidR="003A0016" w14:paraId="25D90BD5" w14:textId="77777777" w:rsidTr="001A608F">
        <w:trPr>
          <w:trHeight w:val="398"/>
          <w:jc w:val="center"/>
        </w:trPr>
        <w:tc>
          <w:tcPr>
            <w:tcW w:w="532" w:type="pct"/>
            <w:vMerge/>
            <w:vAlign w:val="center"/>
          </w:tcPr>
          <w:p w14:paraId="4593D578" w14:textId="77777777" w:rsidR="003A0016" w:rsidRDefault="003A0016">
            <w:pPr>
              <w:wordWrap w:val="0"/>
              <w:spacing w:line="360" w:lineRule="auto"/>
              <w:rPr>
                <w:rFonts w:ascii="仿宋" w:eastAsia="仿宋" w:hAnsi="仿宋" w:cs="仿宋"/>
                <w:sz w:val="24"/>
                <w:szCs w:val="24"/>
                <w:lang w:eastAsia="zh-CN"/>
              </w:rPr>
            </w:pPr>
          </w:p>
        </w:tc>
        <w:tc>
          <w:tcPr>
            <w:tcW w:w="1124" w:type="pct"/>
            <w:vMerge/>
            <w:vAlign w:val="center"/>
          </w:tcPr>
          <w:p w14:paraId="53714904" w14:textId="77777777" w:rsidR="003A0016" w:rsidRDefault="003A0016">
            <w:pPr>
              <w:wordWrap w:val="0"/>
              <w:spacing w:line="360" w:lineRule="auto"/>
              <w:rPr>
                <w:rFonts w:ascii="仿宋" w:eastAsia="仿宋" w:hAnsi="仿宋" w:cs="仿宋"/>
                <w:sz w:val="24"/>
                <w:szCs w:val="24"/>
                <w:lang w:eastAsia="zh-CN"/>
              </w:rPr>
            </w:pPr>
          </w:p>
        </w:tc>
        <w:tc>
          <w:tcPr>
            <w:tcW w:w="947" w:type="pct"/>
            <w:vMerge/>
            <w:vAlign w:val="center"/>
          </w:tcPr>
          <w:p w14:paraId="3C0AF1EC" w14:textId="77777777" w:rsidR="003A0016" w:rsidRDefault="003A0016">
            <w:pPr>
              <w:wordWrap w:val="0"/>
              <w:spacing w:line="360" w:lineRule="auto"/>
              <w:rPr>
                <w:rFonts w:ascii="仿宋" w:eastAsia="仿宋" w:hAnsi="仿宋" w:cs="仿宋"/>
                <w:sz w:val="24"/>
                <w:szCs w:val="24"/>
                <w:lang w:eastAsia="zh-CN"/>
              </w:rPr>
            </w:pPr>
          </w:p>
        </w:tc>
        <w:tc>
          <w:tcPr>
            <w:tcW w:w="1113" w:type="pct"/>
            <w:vAlign w:val="center"/>
          </w:tcPr>
          <w:p w14:paraId="0AEFD1EA" w14:textId="77777777" w:rsidR="003A0016" w:rsidRDefault="0008438E">
            <w:pPr>
              <w:wordWrap w:val="0"/>
              <w:spacing w:line="360" w:lineRule="auto"/>
              <w:rPr>
                <w:rFonts w:ascii="仿宋" w:eastAsia="仿宋" w:hAnsi="仿宋" w:cs="仿宋"/>
                <w:sz w:val="24"/>
                <w:szCs w:val="24"/>
                <w:highlight w:val="yellow"/>
                <w:lang w:eastAsia="zh-CN"/>
              </w:rPr>
            </w:pPr>
            <w:r>
              <w:rPr>
                <w:rFonts w:ascii="仿宋" w:eastAsia="仿宋" w:hAnsi="仿宋" w:cs="仿宋" w:hint="eastAsia"/>
                <w:sz w:val="24"/>
                <w:szCs w:val="24"/>
                <w:highlight w:val="yellow"/>
                <w:lang w:eastAsia="zh-CN"/>
              </w:rPr>
              <w:t>XXXX员</w:t>
            </w:r>
          </w:p>
        </w:tc>
        <w:tc>
          <w:tcPr>
            <w:tcW w:w="1284" w:type="pct"/>
            <w:vAlign w:val="center"/>
          </w:tcPr>
          <w:p w14:paraId="2D54B60E"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真实性</w:t>
            </w:r>
          </w:p>
        </w:tc>
      </w:tr>
      <w:tr w:rsidR="003A0016" w14:paraId="35B50025" w14:textId="77777777" w:rsidTr="001A608F">
        <w:trPr>
          <w:trHeight w:val="965"/>
          <w:jc w:val="center"/>
        </w:trPr>
        <w:tc>
          <w:tcPr>
            <w:tcW w:w="532" w:type="pct"/>
            <w:vMerge/>
            <w:vAlign w:val="center"/>
          </w:tcPr>
          <w:p w14:paraId="12A7AE91" w14:textId="77777777" w:rsidR="003A0016" w:rsidRDefault="003A0016">
            <w:pPr>
              <w:wordWrap w:val="0"/>
              <w:spacing w:line="360" w:lineRule="auto"/>
              <w:rPr>
                <w:rFonts w:ascii="仿宋" w:eastAsia="仿宋" w:hAnsi="仿宋" w:cs="仿宋"/>
                <w:sz w:val="24"/>
                <w:szCs w:val="24"/>
                <w:lang w:eastAsia="zh-CN"/>
              </w:rPr>
            </w:pPr>
          </w:p>
        </w:tc>
        <w:tc>
          <w:tcPr>
            <w:tcW w:w="1124" w:type="pct"/>
            <w:vMerge/>
            <w:vAlign w:val="center"/>
          </w:tcPr>
          <w:p w14:paraId="45E0AF64" w14:textId="77777777" w:rsidR="003A0016" w:rsidRDefault="003A0016">
            <w:pPr>
              <w:wordWrap w:val="0"/>
              <w:spacing w:line="360" w:lineRule="auto"/>
              <w:rPr>
                <w:rFonts w:ascii="仿宋" w:eastAsia="仿宋" w:hAnsi="仿宋" w:cs="仿宋"/>
                <w:sz w:val="24"/>
                <w:szCs w:val="24"/>
                <w:lang w:eastAsia="zh-CN"/>
              </w:rPr>
            </w:pPr>
          </w:p>
        </w:tc>
        <w:tc>
          <w:tcPr>
            <w:tcW w:w="947" w:type="pct"/>
            <w:vMerge w:val="restart"/>
            <w:vAlign w:val="center"/>
          </w:tcPr>
          <w:p w14:paraId="57B56A71"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重要数据</w:t>
            </w:r>
          </w:p>
        </w:tc>
        <w:tc>
          <w:tcPr>
            <w:tcW w:w="1113" w:type="pct"/>
            <w:vAlign w:val="center"/>
          </w:tcPr>
          <w:p w14:paraId="65C14618" w14:textId="77777777" w:rsidR="003A0016" w:rsidRDefault="0008438E">
            <w:pPr>
              <w:wordWrap w:val="0"/>
              <w:spacing w:line="360" w:lineRule="auto"/>
              <w:rPr>
                <w:rFonts w:ascii="仿宋" w:eastAsia="仿宋" w:hAnsi="仿宋" w:cs="仿宋"/>
                <w:sz w:val="24"/>
                <w:szCs w:val="24"/>
              </w:rPr>
            </w:pPr>
            <w:r>
              <w:rPr>
                <w:rFonts w:ascii="仿宋" w:eastAsia="仿宋" w:hAnsi="仿宋" w:cs="仿宋" w:hint="eastAsia"/>
                <w:sz w:val="24"/>
                <w:szCs w:val="24"/>
                <w:lang w:eastAsia="zh-CN"/>
              </w:rPr>
              <w:t>鉴别数据</w:t>
            </w:r>
          </w:p>
        </w:tc>
        <w:tc>
          <w:tcPr>
            <w:tcW w:w="1284" w:type="pct"/>
            <w:vAlign w:val="center"/>
          </w:tcPr>
          <w:p w14:paraId="42AAE6C7"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传输机密性</w:t>
            </w:r>
          </w:p>
          <w:p w14:paraId="316434E3"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传输完整性</w:t>
            </w:r>
          </w:p>
          <w:p w14:paraId="6C4DC513"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存储机密性</w:t>
            </w:r>
          </w:p>
          <w:p w14:paraId="7E8E5738"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proofErr w:type="spellStart"/>
            <w:r>
              <w:rPr>
                <w:rFonts w:ascii="仿宋" w:eastAsia="仿宋" w:hAnsi="仿宋" w:cs="仿宋" w:hint="eastAsia"/>
                <w:sz w:val="24"/>
                <w:szCs w:val="24"/>
              </w:rPr>
              <w:t>存储完整性</w:t>
            </w:r>
            <w:proofErr w:type="spellEnd"/>
          </w:p>
        </w:tc>
      </w:tr>
      <w:tr w:rsidR="003A0016" w14:paraId="250948DB" w14:textId="77777777" w:rsidTr="001A608F">
        <w:trPr>
          <w:trHeight w:val="965"/>
          <w:jc w:val="center"/>
        </w:trPr>
        <w:tc>
          <w:tcPr>
            <w:tcW w:w="532" w:type="pct"/>
            <w:vMerge/>
            <w:vAlign w:val="center"/>
          </w:tcPr>
          <w:p w14:paraId="7BD36E91" w14:textId="77777777" w:rsidR="003A0016" w:rsidRDefault="003A0016">
            <w:pPr>
              <w:wordWrap w:val="0"/>
              <w:spacing w:line="360" w:lineRule="auto"/>
              <w:rPr>
                <w:rFonts w:ascii="仿宋" w:eastAsia="仿宋" w:hAnsi="仿宋" w:cs="仿宋"/>
                <w:sz w:val="24"/>
                <w:szCs w:val="24"/>
                <w:lang w:eastAsia="zh-CN"/>
              </w:rPr>
            </w:pPr>
          </w:p>
        </w:tc>
        <w:tc>
          <w:tcPr>
            <w:tcW w:w="1124" w:type="pct"/>
            <w:vMerge/>
            <w:vAlign w:val="center"/>
          </w:tcPr>
          <w:p w14:paraId="7945BCCA" w14:textId="77777777" w:rsidR="003A0016" w:rsidRDefault="003A0016">
            <w:pPr>
              <w:wordWrap w:val="0"/>
              <w:spacing w:line="360" w:lineRule="auto"/>
              <w:rPr>
                <w:rFonts w:ascii="仿宋" w:eastAsia="仿宋" w:hAnsi="仿宋" w:cs="仿宋"/>
                <w:sz w:val="24"/>
                <w:szCs w:val="24"/>
                <w:lang w:eastAsia="zh-CN"/>
              </w:rPr>
            </w:pPr>
          </w:p>
        </w:tc>
        <w:tc>
          <w:tcPr>
            <w:tcW w:w="947" w:type="pct"/>
            <w:vMerge/>
            <w:vAlign w:val="center"/>
          </w:tcPr>
          <w:p w14:paraId="03688500" w14:textId="77777777" w:rsidR="003A0016" w:rsidRDefault="003A0016">
            <w:pPr>
              <w:wordWrap w:val="0"/>
              <w:spacing w:line="360" w:lineRule="auto"/>
              <w:rPr>
                <w:rFonts w:ascii="仿宋" w:eastAsia="仿宋" w:hAnsi="仿宋" w:cs="仿宋"/>
                <w:sz w:val="24"/>
                <w:szCs w:val="24"/>
                <w:lang w:eastAsia="zh-CN"/>
              </w:rPr>
            </w:pPr>
          </w:p>
        </w:tc>
        <w:tc>
          <w:tcPr>
            <w:tcW w:w="1113" w:type="pct"/>
            <w:vAlign w:val="center"/>
          </w:tcPr>
          <w:p w14:paraId="5BC30EF7"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highlight w:val="yellow"/>
                <w:lang w:eastAsia="zh-CN"/>
              </w:rPr>
              <w:t>业务数据（XXXXXXX）</w:t>
            </w:r>
          </w:p>
        </w:tc>
        <w:tc>
          <w:tcPr>
            <w:tcW w:w="1284" w:type="pct"/>
            <w:vAlign w:val="center"/>
          </w:tcPr>
          <w:p w14:paraId="6521FBE2"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A3"/>
            </w:r>
            <w:r>
              <w:rPr>
                <w:rFonts w:ascii="仿宋" w:eastAsia="仿宋" w:hAnsi="仿宋" w:cs="仿宋" w:hint="eastAsia"/>
                <w:sz w:val="24"/>
                <w:szCs w:val="24"/>
                <w:lang w:eastAsia="zh-CN"/>
              </w:rPr>
              <w:t>传输机密性</w:t>
            </w:r>
          </w:p>
          <w:p w14:paraId="63C90B5B"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传输完整性</w:t>
            </w:r>
          </w:p>
          <w:p w14:paraId="32C57E5F"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存储机密性</w:t>
            </w:r>
          </w:p>
          <w:p w14:paraId="5D8DD3F5"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proofErr w:type="spellStart"/>
            <w:r>
              <w:rPr>
                <w:rFonts w:ascii="仿宋" w:eastAsia="仿宋" w:hAnsi="仿宋" w:cs="仿宋" w:hint="eastAsia"/>
                <w:sz w:val="24"/>
                <w:szCs w:val="24"/>
              </w:rPr>
              <w:t>存储完整性</w:t>
            </w:r>
            <w:proofErr w:type="spellEnd"/>
          </w:p>
        </w:tc>
      </w:tr>
      <w:tr w:rsidR="003A0016" w14:paraId="68F52910" w14:textId="77777777" w:rsidTr="001A608F">
        <w:trPr>
          <w:trHeight w:val="823"/>
          <w:jc w:val="center"/>
        </w:trPr>
        <w:tc>
          <w:tcPr>
            <w:tcW w:w="532" w:type="pct"/>
            <w:vMerge/>
            <w:vAlign w:val="center"/>
          </w:tcPr>
          <w:p w14:paraId="703CADC8" w14:textId="77777777" w:rsidR="003A0016" w:rsidRDefault="003A0016">
            <w:pPr>
              <w:wordWrap w:val="0"/>
              <w:spacing w:line="360" w:lineRule="auto"/>
              <w:rPr>
                <w:rFonts w:ascii="仿宋" w:eastAsia="仿宋" w:hAnsi="仿宋" w:cs="仿宋"/>
                <w:sz w:val="24"/>
                <w:szCs w:val="24"/>
                <w:lang w:eastAsia="zh-CN"/>
              </w:rPr>
            </w:pPr>
          </w:p>
        </w:tc>
        <w:tc>
          <w:tcPr>
            <w:tcW w:w="1124" w:type="pct"/>
            <w:vMerge/>
            <w:vAlign w:val="center"/>
          </w:tcPr>
          <w:p w14:paraId="62E3C2A5" w14:textId="77777777" w:rsidR="003A0016" w:rsidRDefault="003A0016">
            <w:pPr>
              <w:wordWrap w:val="0"/>
              <w:spacing w:line="360" w:lineRule="auto"/>
              <w:rPr>
                <w:rFonts w:ascii="仿宋" w:eastAsia="仿宋" w:hAnsi="仿宋" w:cs="仿宋"/>
                <w:sz w:val="24"/>
                <w:szCs w:val="24"/>
                <w:lang w:eastAsia="zh-CN"/>
              </w:rPr>
            </w:pPr>
          </w:p>
        </w:tc>
        <w:tc>
          <w:tcPr>
            <w:tcW w:w="947" w:type="pct"/>
            <w:vMerge/>
            <w:vAlign w:val="center"/>
          </w:tcPr>
          <w:p w14:paraId="56AF30D9" w14:textId="77777777" w:rsidR="003A0016" w:rsidRDefault="003A0016">
            <w:pPr>
              <w:wordWrap w:val="0"/>
              <w:spacing w:line="360" w:lineRule="auto"/>
              <w:rPr>
                <w:rFonts w:ascii="仿宋" w:eastAsia="仿宋" w:hAnsi="仿宋" w:cs="仿宋"/>
                <w:sz w:val="24"/>
                <w:szCs w:val="24"/>
                <w:lang w:eastAsia="zh-CN"/>
              </w:rPr>
            </w:pPr>
          </w:p>
        </w:tc>
        <w:tc>
          <w:tcPr>
            <w:tcW w:w="1113" w:type="pct"/>
            <w:vAlign w:val="center"/>
          </w:tcPr>
          <w:p w14:paraId="19F1C6CE"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日志数据（用户登录、退出、操作日志等）</w:t>
            </w:r>
          </w:p>
        </w:tc>
        <w:tc>
          <w:tcPr>
            <w:tcW w:w="1284" w:type="pct"/>
            <w:vAlign w:val="center"/>
          </w:tcPr>
          <w:p w14:paraId="6B649BBC"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A3"/>
            </w:r>
            <w:r>
              <w:rPr>
                <w:rFonts w:ascii="仿宋" w:eastAsia="仿宋" w:hAnsi="仿宋" w:cs="仿宋" w:hint="eastAsia"/>
                <w:sz w:val="24"/>
                <w:szCs w:val="24"/>
                <w:lang w:eastAsia="zh-CN"/>
              </w:rPr>
              <w:t>传输机密性</w:t>
            </w:r>
          </w:p>
          <w:p w14:paraId="0DB75F68"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A3"/>
            </w:r>
            <w:r>
              <w:rPr>
                <w:rFonts w:ascii="仿宋" w:eastAsia="仿宋" w:hAnsi="仿宋" w:cs="仿宋" w:hint="eastAsia"/>
                <w:sz w:val="24"/>
                <w:szCs w:val="24"/>
                <w:lang w:eastAsia="zh-CN"/>
              </w:rPr>
              <w:t>传输完整性</w:t>
            </w:r>
          </w:p>
          <w:p w14:paraId="4ED3BFAB"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A3"/>
            </w:r>
            <w:r>
              <w:rPr>
                <w:rFonts w:ascii="仿宋" w:eastAsia="仿宋" w:hAnsi="仿宋" w:cs="仿宋" w:hint="eastAsia"/>
                <w:sz w:val="24"/>
                <w:szCs w:val="24"/>
                <w:lang w:eastAsia="zh-CN"/>
              </w:rPr>
              <w:t>存储机密性</w:t>
            </w:r>
          </w:p>
          <w:p w14:paraId="2C6CE760" w14:textId="77777777" w:rsidR="003A0016" w:rsidRDefault="0008438E">
            <w:pPr>
              <w:wordWrap w:val="0"/>
              <w:spacing w:line="360" w:lineRule="auto"/>
              <w:rPr>
                <w:rFonts w:ascii="仿宋" w:eastAsia="仿宋" w:hAnsi="仿宋" w:cs="仿宋"/>
                <w:sz w:val="24"/>
                <w:szCs w:val="24"/>
              </w:rPr>
            </w:pPr>
            <w:r>
              <w:rPr>
                <w:rFonts w:ascii="仿宋" w:eastAsia="仿宋" w:hAnsi="仿宋" w:cs="仿宋" w:hint="eastAsia"/>
                <w:sz w:val="24"/>
                <w:szCs w:val="24"/>
              </w:rPr>
              <w:sym w:font="Wingdings 2" w:char="0052"/>
            </w:r>
            <w:proofErr w:type="spellStart"/>
            <w:r>
              <w:rPr>
                <w:rFonts w:ascii="仿宋" w:eastAsia="仿宋" w:hAnsi="仿宋" w:cs="仿宋" w:hint="eastAsia"/>
                <w:sz w:val="24"/>
                <w:szCs w:val="24"/>
              </w:rPr>
              <w:t>存储完整性</w:t>
            </w:r>
            <w:proofErr w:type="spellEnd"/>
          </w:p>
        </w:tc>
      </w:tr>
      <w:tr w:rsidR="003A0016" w14:paraId="3993FBC5" w14:textId="77777777" w:rsidTr="001A608F">
        <w:trPr>
          <w:trHeight w:val="361"/>
          <w:jc w:val="center"/>
        </w:trPr>
        <w:tc>
          <w:tcPr>
            <w:tcW w:w="532" w:type="pct"/>
            <w:vMerge/>
            <w:vAlign w:val="center"/>
          </w:tcPr>
          <w:p w14:paraId="203526D4" w14:textId="77777777" w:rsidR="003A0016" w:rsidRDefault="003A0016">
            <w:pPr>
              <w:wordWrap w:val="0"/>
              <w:spacing w:line="360" w:lineRule="auto"/>
              <w:rPr>
                <w:rFonts w:ascii="仿宋" w:eastAsia="仿宋" w:hAnsi="仿宋" w:cs="仿宋"/>
                <w:sz w:val="24"/>
                <w:szCs w:val="24"/>
                <w:lang w:eastAsia="zh-CN"/>
              </w:rPr>
            </w:pPr>
          </w:p>
        </w:tc>
        <w:tc>
          <w:tcPr>
            <w:tcW w:w="1124" w:type="pct"/>
            <w:vMerge/>
            <w:vAlign w:val="center"/>
          </w:tcPr>
          <w:p w14:paraId="321F4897" w14:textId="77777777" w:rsidR="003A0016" w:rsidRDefault="003A0016">
            <w:pPr>
              <w:wordWrap w:val="0"/>
              <w:spacing w:line="360" w:lineRule="auto"/>
              <w:rPr>
                <w:rFonts w:ascii="仿宋" w:eastAsia="仿宋" w:hAnsi="仿宋" w:cs="仿宋"/>
                <w:sz w:val="24"/>
                <w:szCs w:val="24"/>
                <w:lang w:eastAsia="zh-CN"/>
              </w:rPr>
            </w:pPr>
          </w:p>
        </w:tc>
        <w:tc>
          <w:tcPr>
            <w:tcW w:w="947" w:type="pct"/>
            <w:vMerge w:val="restart"/>
            <w:vAlign w:val="center"/>
          </w:tcPr>
          <w:p w14:paraId="75309DD2" w14:textId="77777777" w:rsidR="003A0016" w:rsidRDefault="0008438E">
            <w:pPr>
              <w:wordWrap w:val="0"/>
              <w:spacing w:line="360" w:lineRule="auto"/>
              <w:jc w:val="center"/>
              <w:rPr>
                <w:rFonts w:ascii="仿宋" w:eastAsia="仿宋" w:hAnsi="仿宋" w:cs="仿宋"/>
                <w:kern w:val="2"/>
                <w:sz w:val="24"/>
                <w:szCs w:val="24"/>
                <w:lang w:eastAsia="zh-CN"/>
              </w:rPr>
            </w:pPr>
            <w:r>
              <w:rPr>
                <w:rFonts w:ascii="仿宋" w:eastAsia="仿宋" w:hAnsi="仿宋" w:cs="仿宋" w:hint="eastAsia"/>
                <w:sz w:val="24"/>
                <w:szCs w:val="24"/>
                <w:lang w:eastAsia="zh-CN"/>
              </w:rPr>
              <w:t>关键操作</w:t>
            </w:r>
          </w:p>
        </w:tc>
        <w:tc>
          <w:tcPr>
            <w:tcW w:w="1113" w:type="pct"/>
            <w:vAlign w:val="center"/>
          </w:tcPr>
          <w:p w14:paraId="652380BD"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highlight w:val="yellow"/>
                <w:lang w:eastAsia="zh-CN"/>
              </w:rPr>
              <w:t>XXXXX行为</w:t>
            </w:r>
          </w:p>
        </w:tc>
        <w:tc>
          <w:tcPr>
            <w:tcW w:w="1284" w:type="pct"/>
            <w:vAlign w:val="center"/>
          </w:tcPr>
          <w:p w14:paraId="1E0ED1D1" w14:textId="77777777" w:rsidR="003A0016" w:rsidRDefault="0008438E">
            <w:pPr>
              <w:widowControl/>
              <w:spacing w:line="360" w:lineRule="auto"/>
              <w:jc w:val="left"/>
              <w:rPr>
                <w:rFonts w:ascii="仿宋" w:eastAsia="仿宋" w:hAnsi="仿宋" w:cs="仿宋"/>
                <w:kern w:val="2"/>
                <w:sz w:val="24"/>
                <w:szCs w:val="24"/>
                <w:lang w:eastAsia="zh-CN"/>
              </w:rPr>
            </w:pPr>
            <w:r>
              <w:rPr>
                <w:rFonts w:ascii="仿宋" w:eastAsia="仿宋" w:hAnsi="仿宋" w:cs="仿宋" w:hint="eastAsia"/>
                <w:sz w:val="24"/>
                <w:szCs w:val="24"/>
                <w:lang w:eastAsia="zh-CN"/>
              </w:rPr>
              <w:t>不可否认性</w:t>
            </w:r>
          </w:p>
        </w:tc>
      </w:tr>
      <w:tr w:rsidR="003A0016" w14:paraId="11BD41E9" w14:textId="77777777" w:rsidTr="001A608F">
        <w:trPr>
          <w:trHeight w:val="472"/>
          <w:jc w:val="center"/>
        </w:trPr>
        <w:tc>
          <w:tcPr>
            <w:tcW w:w="532" w:type="pct"/>
            <w:vMerge/>
            <w:vAlign w:val="center"/>
          </w:tcPr>
          <w:p w14:paraId="7D2E7AEC" w14:textId="77777777" w:rsidR="003A0016" w:rsidRDefault="003A0016">
            <w:pPr>
              <w:wordWrap w:val="0"/>
              <w:spacing w:line="360" w:lineRule="auto"/>
              <w:rPr>
                <w:rFonts w:ascii="仿宋" w:eastAsia="仿宋" w:hAnsi="仿宋" w:cs="仿宋"/>
                <w:sz w:val="24"/>
                <w:szCs w:val="24"/>
                <w:lang w:eastAsia="zh-CN"/>
              </w:rPr>
            </w:pPr>
          </w:p>
        </w:tc>
        <w:tc>
          <w:tcPr>
            <w:tcW w:w="1124" w:type="pct"/>
            <w:vMerge/>
            <w:vAlign w:val="center"/>
          </w:tcPr>
          <w:p w14:paraId="7B2E9F13" w14:textId="77777777" w:rsidR="003A0016" w:rsidRDefault="003A0016">
            <w:pPr>
              <w:wordWrap w:val="0"/>
              <w:spacing w:line="360" w:lineRule="auto"/>
              <w:rPr>
                <w:rFonts w:ascii="仿宋" w:eastAsia="仿宋" w:hAnsi="仿宋" w:cs="仿宋"/>
                <w:sz w:val="24"/>
                <w:szCs w:val="24"/>
                <w:lang w:eastAsia="zh-CN"/>
              </w:rPr>
            </w:pPr>
          </w:p>
        </w:tc>
        <w:tc>
          <w:tcPr>
            <w:tcW w:w="947" w:type="pct"/>
            <w:vMerge/>
            <w:vAlign w:val="center"/>
          </w:tcPr>
          <w:p w14:paraId="4699991C" w14:textId="77777777" w:rsidR="003A0016" w:rsidRDefault="003A0016">
            <w:pPr>
              <w:wordWrap w:val="0"/>
              <w:spacing w:line="360" w:lineRule="auto"/>
              <w:jc w:val="center"/>
              <w:rPr>
                <w:rFonts w:ascii="仿宋" w:eastAsia="仿宋" w:hAnsi="仿宋" w:cs="仿宋"/>
                <w:sz w:val="24"/>
                <w:szCs w:val="24"/>
                <w:lang w:eastAsia="zh-CN"/>
              </w:rPr>
            </w:pPr>
          </w:p>
        </w:tc>
        <w:tc>
          <w:tcPr>
            <w:tcW w:w="1113" w:type="pct"/>
            <w:vAlign w:val="center"/>
          </w:tcPr>
          <w:p w14:paraId="0D938EBB"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w:t>
            </w:r>
          </w:p>
        </w:tc>
        <w:tc>
          <w:tcPr>
            <w:tcW w:w="1284" w:type="pct"/>
            <w:vAlign w:val="center"/>
          </w:tcPr>
          <w:p w14:paraId="70D76151" w14:textId="77777777" w:rsidR="003A0016" w:rsidRDefault="0008438E">
            <w:pPr>
              <w:widowControl/>
              <w:spacing w:line="360" w:lineRule="auto"/>
              <w:jc w:val="left"/>
              <w:rPr>
                <w:rFonts w:ascii="仿宋" w:eastAsia="仿宋" w:hAnsi="仿宋" w:cs="仿宋"/>
                <w:sz w:val="24"/>
                <w:szCs w:val="24"/>
                <w:lang w:eastAsia="zh-CN"/>
              </w:rPr>
            </w:pPr>
            <w:r>
              <w:rPr>
                <w:rFonts w:ascii="仿宋" w:eastAsia="仿宋" w:hAnsi="仿宋" w:cs="仿宋" w:hint="eastAsia"/>
                <w:sz w:val="24"/>
                <w:szCs w:val="24"/>
                <w:lang w:eastAsia="zh-CN"/>
              </w:rPr>
              <w:t>...</w:t>
            </w:r>
          </w:p>
        </w:tc>
      </w:tr>
      <w:tr w:rsidR="003A0016" w14:paraId="6EA98B49" w14:textId="77777777" w:rsidTr="001A608F">
        <w:trPr>
          <w:trHeight w:val="823"/>
          <w:jc w:val="center"/>
        </w:trPr>
        <w:tc>
          <w:tcPr>
            <w:tcW w:w="532" w:type="pct"/>
            <w:vMerge w:val="restart"/>
            <w:vAlign w:val="center"/>
          </w:tcPr>
          <w:p w14:paraId="24964743"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highlight w:val="yellow"/>
                <w:lang w:eastAsia="zh-CN"/>
              </w:rPr>
              <w:t>N</w:t>
            </w:r>
          </w:p>
        </w:tc>
        <w:tc>
          <w:tcPr>
            <w:tcW w:w="1124" w:type="pct"/>
            <w:vMerge w:val="restart"/>
            <w:vAlign w:val="center"/>
          </w:tcPr>
          <w:p w14:paraId="343890FC"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highlight w:val="yellow"/>
                <w:lang w:eastAsia="zh-CN"/>
              </w:rPr>
              <w:t>XXXXX系统（根据实际，有子系统的按需求添加）</w:t>
            </w:r>
          </w:p>
        </w:tc>
        <w:tc>
          <w:tcPr>
            <w:tcW w:w="947" w:type="pct"/>
            <w:vMerge w:val="restart"/>
            <w:vAlign w:val="center"/>
          </w:tcPr>
          <w:p w14:paraId="791EDD7F"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lang w:eastAsia="zh-CN"/>
              </w:rPr>
              <w:t>应用用户</w:t>
            </w:r>
          </w:p>
        </w:tc>
        <w:tc>
          <w:tcPr>
            <w:tcW w:w="1113" w:type="pct"/>
            <w:vAlign w:val="center"/>
          </w:tcPr>
          <w:p w14:paraId="30245C0E"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lang w:eastAsia="zh-CN"/>
              </w:rPr>
              <w:t>系统管理员</w:t>
            </w:r>
          </w:p>
        </w:tc>
        <w:tc>
          <w:tcPr>
            <w:tcW w:w="1284" w:type="pct"/>
            <w:vAlign w:val="center"/>
          </w:tcPr>
          <w:p w14:paraId="7DEC55EE"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lang w:eastAsia="zh-CN"/>
              </w:rPr>
              <w:t>真实性</w:t>
            </w:r>
          </w:p>
        </w:tc>
      </w:tr>
      <w:tr w:rsidR="003A0016" w14:paraId="767FB875" w14:textId="77777777" w:rsidTr="001A608F">
        <w:trPr>
          <w:trHeight w:val="823"/>
          <w:jc w:val="center"/>
        </w:trPr>
        <w:tc>
          <w:tcPr>
            <w:tcW w:w="532" w:type="pct"/>
            <w:vMerge/>
          </w:tcPr>
          <w:p w14:paraId="79516B39" w14:textId="77777777" w:rsidR="003A0016" w:rsidRDefault="003A0016">
            <w:pPr>
              <w:wordWrap w:val="0"/>
              <w:spacing w:line="360" w:lineRule="auto"/>
              <w:rPr>
                <w:rFonts w:ascii="仿宋" w:eastAsia="仿宋" w:hAnsi="仿宋" w:cs="仿宋"/>
                <w:sz w:val="24"/>
                <w:szCs w:val="24"/>
                <w:lang w:eastAsia="zh-CN"/>
              </w:rPr>
            </w:pPr>
          </w:p>
        </w:tc>
        <w:tc>
          <w:tcPr>
            <w:tcW w:w="1124" w:type="pct"/>
            <w:vMerge/>
          </w:tcPr>
          <w:p w14:paraId="438B65B7" w14:textId="77777777" w:rsidR="003A0016" w:rsidRDefault="003A0016">
            <w:pPr>
              <w:wordWrap w:val="0"/>
              <w:spacing w:line="360" w:lineRule="auto"/>
              <w:rPr>
                <w:rFonts w:ascii="仿宋" w:eastAsia="仿宋" w:hAnsi="仿宋" w:cs="仿宋"/>
                <w:sz w:val="24"/>
                <w:szCs w:val="24"/>
                <w:lang w:eastAsia="zh-CN"/>
              </w:rPr>
            </w:pPr>
          </w:p>
        </w:tc>
        <w:tc>
          <w:tcPr>
            <w:tcW w:w="947" w:type="pct"/>
            <w:vMerge/>
          </w:tcPr>
          <w:p w14:paraId="55C9E8A2" w14:textId="77777777" w:rsidR="003A0016" w:rsidRDefault="003A0016">
            <w:pPr>
              <w:wordWrap w:val="0"/>
              <w:spacing w:line="360" w:lineRule="auto"/>
              <w:rPr>
                <w:rFonts w:ascii="仿宋" w:eastAsia="仿宋" w:hAnsi="仿宋" w:cs="仿宋"/>
                <w:sz w:val="24"/>
                <w:szCs w:val="24"/>
                <w:lang w:eastAsia="zh-CN"/>
              </w:rPr>
            </w:pPr>
          </w:p>
        </w:tc>
        <w:tc>
          <w:tcPr>
            <w:tcW w:w="1113" w:type="pct"/>
            <w:vAlign w:val="center"/>
          </w:tcPr>
          <w:p w14:paraId="3DEE6FCF" w14:textId="77777777" w:rsidR="003A0016" w:rsidRDefault="0008438E">
            <w:pPr>
              <w:wordWrap w:val="0"/>
              <w:spacing w:line="360" w:lineRule="auto"/>
              <w:rPr>
                <w:rFonts w:ascii="仿宋" w:eastAsia="仿宋" w:hAnsi="仿宋" w:cs="仿宋"/>
                <w:kern w:val="2"/>
                <w:sz w:val="24"/>
                <w:szCs w:val="24"/>
                <w:highlight w:val="yellow"/>
                <w:lang w:eastAsia="zh-CN"/>
              </w:rPr>
            </w:pPr>
            <w:r>
              <w:rPr>
                <w:rFonts w:ascii="仿宋" w:eastAsia="仿宋" w:hAnsi="仿宋" w:cs="仿宋" w:hint="eastAsia"/>
                <w:sz w:val="24"/>
                <w:szCs w:val="24"/>
                <w:highlight w:val="yellow"/>
                <w:lang w:eastAsia="zh-CN"/>
              </w:rPr>
              <w:t>XXXX员</w:t>
            </w:r>
          </w:p>
        </w:tc>
        <w:tc>
          <w:tcPr>
            <w:tcW w:w="1284" w:type="pct"/>
            <w:vAlign w:val="center"/>
          </w:tcPr>
          <w:p w14:paraId="7F4433AF"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lang w:eastAsia="zh-CN"/>
              </w:rPr>
              <w:t>真实性</w:t>
            </w:r>
          </w:p>
        </w:tc>
      </w:tr>
      <w:tr w:rsidR="003A0016" w14:paraId="6EF311E7" w14:textId="77777777" w:rsidTr="001A608F">
        <w:trPr>
          <w:trHeight w:val="823"/>
          <w:jc w:val="center"/>
        </w:trPr>
        <w:tc>
          <w:tcPr>
            <w:tcW w:w="532" w:type="pct"/>
            <w:vMerge/>
          </w:tcPr>
          <w:p w14:paraId="1CD45253" w14:textId="77777777" w:rsidR="003A0016" w:rsidRDefault="003A0016">
            <w:pPr>
              <w:wordWrap w:val="0"/>
              <w:spacing w:line="360" w:lineRule="auto"/>
              <w:rPr>
                <w:rFonts w:ascii="仿宋" w:eastAsia="仿宋" w:hAnsi="仿宋" w:cs="仿宋"/>
                <w:sz w:val="24"/>
                <w:szCs w:val="24"/>
                <w:lang w:eastAsia="zh-CN"/>
              </w:rPr>
            </w:pPr>
          </w:p>
        </w:tc>
        <w:tc>
          <w:tcPr>
            <w:tcW w:w="1124" w:type="pct"/>
            <w:vMerge/>
          </w:tcPr>
          <w:p w14:paraId="1866EA55" w14:textId="77777777" w:rsidR="003A0016" w:rsidRDefault="003A0016">
            <w:pPr>
              <w:wordWrap w:val="0"/>
              <w:spacing w:line="360" w:lineRule="auto"/>
              <w:rPr>
                <w:rFonts w:ascii="仿宋" w:eastAsia="仿宋" w:hAnsi="仿宋" w:cs="仿宋"/>
                <w:sz w:val="24"/>
                <w:szCs w:val="24"/>
                <w:lang w:eastAsia="zh-CN"/>
              </w:rPr>
            </w:pPr>
          </w:p>
        </w:tc>
        <w:tc>
          <w:tcPr>
            <w:tcW w:w="947" w:type="pct"/>
            <w:vMerge/>
          </w:tcPr>
          <w:p w14:paraId="3F3890DA" w14:textId="77777777" w:rsidR="003A0016" w:rsidRDefault="003A0016">
            <w:pPr>
              <w:wordWrap w:val="0"/>
              <w:spacing w:line="360" w:lineRule="auto"/>
              <w:rPr>
                <w:rFonts w:ascii="仿宋" w:eastAsia="仿宋" w:hAnsi="仿宋" w:cs="仿宋"/>
                <w:sz w:val="24"/>
                <w:szCs w:val="24"/>
                <w:lang w:eastAsia="zh-CN"/>
              </w:rPr>
            </w:pPr>
          </w:p>
        </w:tc>
        <w:tc>
          <w:tcPr>
            <w:tcW w:w="1113" w:type="pct"/>
            <w:vAlign w:val="center"/>
          </w:tcPr>
          <w:p w14:paraId="7819CA17" w14:textId="77777777" w:rsidR="003A0016" w:rsidRDefault="0008438E">
            <w:pPr>
              <w:wordWrap w:val="0"/>
              <w:spacing w:line="360" w:lineRule="auto"/>
              <w:rPr>
                <w:rFonts w:ascii="仿宋" w:eastAsia="仿宋" w:hAnsi="仿宋" w:cs="仿宋"/>
                <w:kern w:val="2"/>
                <w:sz w:val="24"/>
                <w:szCs w:val="24"/>
                <w:highlight w:val="yellow"/>
                <w:lang w:eastAsia="zh-CN"/>
              </w:rPr>
            </w:pPr>
            <w:r>
              <w:rPr>
                <w:rFonts w:ascii="仿宋" w:eastAsia="仿宋" w:hAnsi="仿宋" w:cs="仿宋" w:hint="eastAsia"/>
                <w:sz w:val="24"/>
                <w:szCs w:val="24"/>
                <w:highlight w:val="yellow"/>
                <w:lang w:eastAsia="zh-CN"/>
              </w:rPr>
              <w:t>XXXX员</w:t>
            </w:r>
          </w:p>
        </w:tc>
        <w:tc>
          <w:tcPr>
            <w:tcW w:w="1284" w:type="pct"/>
            <w:vAlign w:val="center"/>
          </w:tcPr>
          <w:p w14:paraId="106ADED4"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lang w:eastAsia="zh-CN"/>
              </w:rPr>
              <w:t>真实性</w:t>
            </w:r>
          </w:p>
        </w:tc>
      </w:tr>
      <w:tr w:rsidR="003A0016" w14:paraId="79CEF254" w14:textId="77777777" w:rsidTr="001A608F">
        <w:trPr>
          <w:trHeight w:val="823"/>
          <w:jc w:val="center"/>
        </w:trPr>
        <w:tc>
          <w:tcPr>
            <w:tcW w:w="532" w:type="pct"/>
            <w:vMerge/>
          </w:tcPr>
          <w:p w14:paraId="7E02AF2B" w14:textId="77777777" w:rsidR="003A0016" w:rsidRDefault="003A0016">
            <w:pPr>
              <w:wordWrap w:val="0"/>
              <w:spacing w:line="360" w:lineRule="auto"/>
              <w:rPr>
                <w:rFonts w:ascii="仿宋" w:eastAsia="仿宋" w:hAnsi="仿宋" w:cs="仿宋"/>
                <w:sz w:val="24"/>
                <w:szCs w:val="24"/>
                <w:lang w:eastAsia="zh-CN"/>
              </w:rPr>
            </w:pPr>
          </w:p>
        </w:tc>
        <w:tc>
          <w:tcPr>
            <w:tcW w:w="1124" w:type="pct"/>
            <w:vMerge/>
          </w:tcPr>
          <w:p w14:paraId="48070652" w14:textId="77777777" w:rsidR="003A0016" w:rsidRDefault="003A0016">
            <w:pPr>
              <w:wordWrap w:val="0"/>
              <w:spacing w:line="360" w:lineRule="auto"/>
              <w:rPr>
                <w:rFonts w:ascii="仿宋" w:eastAsia="仿宋" w:hAnsi="仿宋" w:cs="仿宋"/>
                <w:sz w:val="24"/>
                <w:szCs w:val="24"/>
                <w:lang w:eastAsia="zh-CN"/>
              </w:rPr>
            </w:pPr>
          </w:p>
        </w:tc>
        <w:tc>
          <w:tcPr>
            <w:tcW w:w="947" w:type="pct"/>
            <w:vMerge w:val="restart"/>
            <w:vAlign w:val="center"/>
          </w:tcPr>
          <w:p w14:paraId="508A61D0"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lang w:eastAsia="zh-CN"/>
              </w:rPr>
              <w:t>重要数据</w:t>
            </w:r>
          </w:p>
        </w:tc>
        <w:tc>
          <w:tcPr>
            <w:tcW w:w="1113" w:type="pct"/>
            <w:vAlign w:val="center"/>
          </w:tcPr>
          <w:p w14:paraId="67D74339"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lang w:eastAsia="zh-CN"/>
              </w:rPr>
              <w:t>鉴别数据</w:t>
            </w:r>
          </w:p>
        </w:tc>
        <w:tc>
          <w:tcPr>
            <w:tcW w:w="1284" w:type="pct"/>
            <w:vAlign w:val="center"/>
          </w:tcPr>
          <w:p w14:paraId="483AD9AB"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传输机密性</w:t>
            </w:r>
          </w:p>
          <w:p w14:paraId="14BD478C"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传输完整性</w:t>
            </w:r>
          </w:p>
          <w:p w14:paraId="3C6E71D8"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存储机密性</w:t>
            </w:r>
          </w:p>
          <w:p w14:paraId="741236D8"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rPr>
              <w:sym w:font="Wingdings 2" w:char="0052"/>
            </w:r>
            <w:proofErr w:type="spellStart"/>
            <w:r>
              <w:rPr>
                <w:rFonts w:ascii="仿宋" w:eastAsia="仿宋" w:hAnsi="仿宋" w:cs="仿宋" w:hint="eastAsia"/>
                <w:sz w:val="24"/>
                <w:szCs w:val="24"/>
              </w:rPr>
              <w:t>存储完整性</w:t>
            </w:r>
            <w:proofErr w:type="spellEnd"/>
          </w:p>
        </w:tc>
      </w:tr>
      <w:tr w:rsidR="003A0016" w14:paraId="458A2DC6" w14:textId="77777777" w:rsidTr="001A608F">
        <w:trPr>
          <w:trHeight w:val="823"/>
          <w:jc w:val="center"/>
        </w:trPr>
        <w:tc>
          <w:tcPr>
            <w:tcW w:w="532" w:type="pct"/>
            <w:vMerge/>
          </w:tcPr>
          <w:p w14:paraId="13337615" w14:textId="77777777" w:rsidR="003A0016" w:rsidRDefault="003A0016">
            <w:pPr>
              <w:wordWrap w:val="0"/>
              <w:spacing w:line="360" w:lineRule="auto"/>
              <w:rPr>
                <w:rFonts w:ascii="仿宋" w:eastAsia="仿宋" w:hAnsi="仿宋" w:cs="仿宋"/>
                <w:sz w:val="24"/>
                <w:szCs w:val="24"/>
                <w:lang w:eastAsia="zh-CN"/>
              </w:rPr>
            </w:pPr>
          </w:p>
        </w:tc>
        <w:tc>
          <w:tcPr>
            <w:tcW w:w="1124" w:type="pct"/>
            <w:vMerge/>
          </w:tcPr>
          <w:p w14:paraId="3845B6F5" w14:textId="77777777" w:rsidR="003A0016" w:rsidRDefault="003A0016">
            <w:pPr>
              <w:wordWrap w:val="0"/>
              <w:spacing w:line="360" w:lineRule="auto"/>
              <w:rPr>
                <w:rFonts w:ascii="仿宋" w:eastAsia="仿宋" w:hAnsi="仿宋" w:cs="仿宋"/>
                <w:sz w:val="24"/>
                <w:szCs w:val="24"/>
                <w:lang w:eastAsia="zh-CN"/>
              </w:rPr>
            </w:pPr>
          </w:p>
        </w:tc>
        <w:tc>
          <w:tcPr>
            <w:tcW w:w="947" w:type="pct"/>
            <w:vMerge/>
          </w:tcPr>
          <w:p w14:paraId="658898BD" w14:textId="77777777" w:rsidR="003A0016" w:rsidRDefault="003A0016">
            <w:pPr>
              <w:wordWrap w:val="0"/>
              <w:spacing w:line="360" w:lineRule="auto"/>
              <w:rPr>
                <w:rFonts w:ascii="仿宋" w:eastAsia="仿宋" w:hAnsi="仿宋" w:cs="仿宋"/>
                <w:sz w:val="24"/>
                <w:szCs w:val="24"/>
                <w:lang w:eastAsia="zh-CN"/>
              </w:rPr>
            </w:pPr>
          </w:p>
        </w:tc>
        <w:tc>
          <w:tcPr>
            <w:tcW w:w="1113" w:type="pct"/>
            <w:vAlign w:val="center"/>
          </w:tcPr>
          <w:p w14:paraId="44586C4B"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highlight w:val="yellow"/>
                <w:lang w:eastAsia="zh-CN"/>
              </w:rPr>
              <w:t>业务数据（XXXXXXX）</w:t>
            </w:r>
          </w:p>
        </w:tc>
        <w:tc>
          <w:tcPr>
            <w:tcW w:w="1284" w:type="pct"/>
            <w:vAlign w:val="center"/>
          </w:tcPr>
          <w:p w14:paraId="0F3F46BA"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传输机密性</w:t>
            </w:r>
          </w:p>
          <w:p w14:paraId="0988FA02"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传输完整性</w:t>
            </w:r>
          </w:p>
          <w:p w14:paraId="66EBC730"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存储机密性</w:t>
            </w:r>
          </w:p>
          <w:p w14:paraId="7E455992"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rPr>
              <w:sym w:font="Wingdings 2" w:char="0052"/>
            </w:r>
            <w:proofErr w:type="spellStart"/>
            <w:r>
              <w:rPr>
                <w:rFonts w:ascii="仿宋" w:eastAsia="仿宋" w:hAnsi="仿宋" w:cs="仿宋" w:hint="eastAsia"/>
                <w:sz w:val="24"/>
                <w:szCs w:val="24"/>
              </w:rPr>
              <w:t>存储完整性</w:t>
            </w:r>
            <w:proofErr w:type="spellEnd"/>
          </w:p>
        </w:tc>
      </w:tr>
      <w:tr w:rsidR="003A0016" w14:paraId="175AD7A0" w14:textId="77777777" w:rsidTr="001A608F">
        <w:trPr>
          <w:trHeight w:val="823"/>
          <w:jc w:val="center"/>
        </w:trPr>
        <w:tc>
          <w:tcPr>
            <w:tcW w:w="532" w:type="pct"/>
            <w:vMerge/>
          </w:tcPr>
          <w:p w14:paraId="610AE8F5" w14:textId="77777777" w:rsidR="003A0016" w:rsidRDefault="003A0016">
            <w:pPr>
              <w:wordWrap w:val="0"/>
              <w:spacing w:line="360" w:lineRule="auto"/>
              <w:rPr>
                <w:rFonts w:ascii="仿宋" w:eastAsia="仿宋" w:hAnsi="仿宋" w:cs="仿宋"/>
                <w:sz w:val="24"/>
                <w:szCs w:val="24"/>
                <w:lang w:eastAsia="zh-CN"/>
              </w:rPr>
            </w:pPr>
          </w:p>
        </w:tc>
        <w:tc>
          <w:tcPr>
            <w:tcW w:w="1124" w:type="pct"/>
            <w:vMerge/>
          </w:tcPr>
          <w:p w14:paraId="7A97EBA6" w14:textId="77777777" w:rsidR="003A0016" w:rsidRDefault="003A0016">
            <w:pPr>
              <w:wordWrap w:val="0"/>
              <w:spacing w:line="360" w:lineRule="auto"/>
              <w:rPr>
                <w:rFonts w:ascii="仿宋" w:eastAsia="仿宋" w:hAnsi="仿宋" w:cs="仿宋"/>
                <w:sz w:val="24"/>
                <w:szCs w:val="24"/>
                <w:lang w:eastAsia="zh-CN"/>
              </w:rPr>
            </w:pPr>
          </w:p>
        </w:tc>
        <w:tc>
          <w:tcPr>
            <w:tcW w:w="947" w:type="pct"/>
            <w:vMerge/>
          </w:tcPr>
          <w:p w14:paraId="313827AE" w14:textId="77777777" w:rsidR="003A0016" w:rsidRDefault="003A0016">
            <w:pPr>
              <w:wordWrap w:val="0"/>
              <w:spacing w:line="360" w:lineRule="auto"/>
              <w:rPr>
                <w:rFonts w:ascii="仿宋" w:eastAsia="仿宋" w:hAnsi="仿宋" w:cs="仿宋"/>
                <w:sz w:val="24"/>
                <w:szCs w:val="24"/>
                <w:lang w:eastAsia="zh-CN"/>
              </w:rPr>
            </w:pPr>
          </w:p>
        </w:tc>
        <w:tc>
          <w:tcPr>
            <w:tcW w:w="1113" w:type="pct"/>
            <w:vAlign w:val="center"/>
          </w:tcPr>
          <w:p w14:paraId="52571919"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lang w:eastAsia="zh-CN"/>
              </w:rPr>
              <w:t>日志数据（用户登录、退出、操作日志等）</w:t>
            </w:r>
          </w:p>
        </w:tc>
        <w:tc>
          <w:tcPr>
            <w:tcW w:w="1284" w:type="pct"/>
            <w:vAlign w:val="center"/>
          </w:tcPr>
          <w:p w14:paraId="726ABA95"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A3"/>
            </w:r>
            <w:r>
              <w:rPr>
                <w:rFonts w:ascii="仿宋" w:eastAsia="仿宋" w:hAnsi="仿宋" w:cs="仿宋" w:hint="eastAsia"/>
                <w:sz w:val="24"/>
                <w:szCs w:val="24"/>
                <w:lang w:eastAsia="zh-CN"/>
              </w:rPr>
              <w:t>传输机密性</w:t>
            </w:r>
          </w:p>
          <w:p w14:paraId="0384D28E"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A3"/>
            </w:r>
            <w:r>
              <w:rPr>
                <w:rFonts w:ascii="仿宋" w:eastAsia="仿宋" w:hAnsi="仿宋" w:cs="仿宋" w:hint="eastAsia"/>
                <w:sz w:val="24"/>
                <w:szCs w:val="24"/>
                <w:lang w:eastAsia="zh-CN"/>
              </w:rPr>
              <w:t>传输完整性</w:t>
            </w:r>
          </w:p>
          <w:p w14:paraId="198E3EC5"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A3"/>
            </w:r>
            <w:r>
              <w:rPr>
                <w:rFonts w:ascii="仿宋" w:eastAsia="仿宋" w:hAnsi="仿宋" w:cs="仿宋" w:hint="eastAsia"/>
                <w:sz w:val="24"/>
                <w:szCs w:val="24"/>
                <w:lang w:eastAsia="zh-CN"/>
              </w:rPr>
              <w:t>存储机密性</w:t>
            </w:r>
          </w:p>
          <w:p w14:paraId="010AD35A"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rPr>
              <w:sym w:font="Wingdings 2" w:char="0052"/>
            </w:r>
            <w:proofErr w:type="spellStart"/>
            <w:r>
              <w:rPr>
                <w:rFonts w:ascii="仿宋" w:eastAsia="仿宋" w:hAnsi="仿宋" w:cs="仿宋" w:hint="eastAsia"/>
                <w:sz w:val="24"/>
                <w:szCs w:val="24"/>
              </w:rPr>
              <w:t>存储完整性</w:t>
            </w:r>
            <w:proofErr w:type="spellEnd"/>
          </w:p>
        </w:tc>
      </w:tr>
      <w:tr w:rsidR="003A0016" w14:paraId="412C3AAA" w14:textId="77777777" w:rsidTr="001A608F">
        <w:trPr>
          <w:trHeight w:val="375"/>
          <w:jc w:val="center"/>
        </w:trPr>
        <w:tc>
          <w:tcPr>
            <w:tcW w:w="532" w:type="pct"/>
            <w:vMerge/>
          </w:tcPr>
          <w:p w14:paraId="130EC3E2" w14:textId="77777777" w:rsidR="003A0016" w:rsidRDefault="003A0016">
            <w:pPr>
              <w:wordWrap w:val="0"/>
              <w:spacing w:line="360" w:lineRule="auto"/>
              <w:rPr>
                <w:rFonts w:ascii="仿宋" w:eastAsia="仿宋" w:hAnsi="仿宋" w:cs="仿宋"/>
                <w:sz w:val="24"/>
                <w:szCs w:val="24"/>
                <w:lang w:eastAsia="zh-CN"/>
              </w:rPr>
            </w:pPr>
          </w:p>
        </w:tc>
        <w:tc>
          <w:tcPr>
            <w:tcW w:w="1124" w:type="pct"/>
            <w:vMerge/>
          </w:tcPr>
          <w:p w14:paraId="387D8144" w14:textId="77777777" w:rsidR="003A0016" w:rsidRDefault="003A0016">
            <w:pPr>
              <w:wordWrap w:val="0"/>
              <w:spacing w:line="360" w:lineRule="auto"/>
              <w:rPr>
                <w:rFonts w:ascii="仿宋" w:eastAsia="仿宋" w:hAnsi="仿宋" w:cs="仿宋"/>
                <w:sz w:val="24"/>
                <w:szCs w:val="24"/>
                <w:lang w:eastAsia="zh-CN"/>
              </w:rPr>
            </w:pPr>
          </w:p>
        </w:tc>
        <w:tc>
          <w:tcPr>
            <w:tcW w:w="947" w:type="pct"/>
            <w:vMerge w:val="restart"/>
            <w:vAlign w:val="center"/>
          </w:tcPr>
          <w:p w14:paraId="41D4ECD3" w14:textId="77777777" w:rsidR="003A0016" w:rsidRDefault="0008438E">
            <w:pPr>
              <w:wordWrap w:val="0"/>
              <w:spacing w:line="360" w:lineRule="auto"/>
              <w:jc w:val="center"/>
              <w:rPr>
                <w:rFonts w:ascii="仿宋" w:eastAsia="仿宋" w:hAnsi="仿宋" w:cs="仿宋"/>
                <w:sz w:val="24"/>
                <w:szCs w:val="24"/>
                <w:lang w:eastAsia="zh-CN"/>
              </w:rPr>
            </w:pPr>
            <w:r>
              <w:rPr>
                <w:rFonts w:ascii="仿宋" w:eastAsia="仿宋" w:hAnsi="仿宋" w:cs="仿宋" w:hint="eastAsia"/>
                <w:sz w:val="24"/>
                <w:szCs w:val="24"/>
                <w:lang w:eastAsia="zh-CN"/>
              </w:rPr>
              <w:t>关键操作</w:t>
            </w:r>
          </w:p>
        </w:tc>
        <w:tc>
          <w:tcPr>
            <w:tcW w:w="1113" w:type="pct"/>
            <w:vAlign w:val="center"/>
          </w:tcPr>
          <w:p w14:paraId="208E3804"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highlight w:val="yellow"/>
                <w:lang w:eastAsia="zh-CN"/>
              </w:rPr>
              <w:t>XXXXX行为</w:t>
            </w:r>
          </w:p>
        </w:tc>
        <w:tc>
          <w:tcPr>
            <w:tcW w:w="1284" w:type="pct"/>
            <w:vAlign w:val="center"/>
          </w:tcPr>
          <w:p w14:paraId="0B07B15F" w14:textId="77777777" w:rsidR="003A0016" w:rsidRDefault="0008438E">
            <w:pPr>
              <w:widowControl/>
              <w:spacing w:line="360" w:lineRule="auto"/>
              <w:jc w:val="left"/>
              <w:rPr>
                <w:rFonts w:ascii="仿宋" w:eastAsia="仿宋" w:hAnsi="仿宋" w:cs="仿宋"/>
                <w:sz w:val="24"/>
                <w:szCs w:val="24"/>
              </w:rPr>
            </w:pPr>
            <w:r>
              <w:rPr>
                <w:rFonts w:ascii="仿宋" w:eastAsia="仿宋" w:hAnsi="仿宋" w:cs="仿宋" w:hint="eastAsia"/>
                <w:sz w:val="24"/>
                <w:szCs w:val="24"/>
                <w:lang w:eastAsia="zh-CN"/>
              </w:rPr>
              <w:t>不可否认性</w:t>
            </w:r>
          </w:p>
        </w:tc>
      </w:tr>
      <w:tr w:rsidR="003A0016" w14:paraId="5EA0482A" w14:textId="77777777" w:rsidTr="001A608F">
        <w:trPr>
          <w:trHeight w:val="468"/>
          <w:jc w:val="center"/>
        </w:trPr>
        <w:tc>
          <w:tcPr>
            <w:tcW w:w="532" w:type="pct"/>
            <w:vMerge/>
          </w:tcPr>
          <w:p w14:paraId="58D36B97" w14:textId="77777777" w:rsidR="003A0016" w:rsidRDefault="003A0016">
            <w:pPr>
              <w:wordWrap w:val="0"/>
              <w:spacing w:line="360" w:lineRule="auto"/>
              <w:rPr>
                <w:rFonts w:ascii="仿宋" w:eastAsia="仿宋" w:hAnsi="仿宋" w:cs="仿宋"/>
                <w:sz w:val="24"/>
                <w:szCs w:val="24"/>
                <w:lang w:eastAsia="zh-CN"/>
              </w:rPr>
            </w:pPr>
          </w:p>
        </w:tc>
        <w:tc>
          <w:tcPr>
            <w:tcW w:w="1124" w:type="pct"/>
            <w:vMerge/>
          </w:tcPr>
          <w:p w14:paraId="41D365E8" w14:textId="77777777" w:rsidR="003A0016" w:rsidRDefault="003A0016">
            <w:pPr>
              <w:wordWrap w:val="0"/>
              <w:spacing w:line="360" w:lineRule="auto"/>
              <w:rPr>
                <w:rFonts w:ascii="仿宋" w:eastAsia="仿宋" w:hAnsi="仿宋" w:cs="仿宋"/>
                <w:sz w:val="24"/>
                <w:szCs w:val="24"/>
                <w:lang w:eastAsia="zh-CN"/>
              </w:rPr>
            </w:pPr>
          </w:p>
        </w:tc>
        <w:tc>
          <w:tcPr>
            <w:tcW w:w="947" w:type="pct"/>
            <w:vMerge/>
            <w:vAlign w:val="center"/>
          </w:tcPr>
          <w:p w14:paraId="65F95E41" w14:textId="77777777" w:rsidR="003A0016" w:rsidRDefault="003A0016">
            <w:pPr>
              <w:wordWrap w:val="0"/>
              <w:spacing w:line="360" w:lineRule="auto"/>
              <w:jc w:val="center"/>
              <w:rPr>
                <w:rFonts w:ascii="仿宋" w:eastAsia="仿宋" w:hAnsi="仿宋" w:cs="仿宋"/>
                <w:sz w:val="24"/>
                <w:szCs w:val="24"/>
                <w:lang w:eastAsia="zh-CN"/>
              </w:rPr>
            </w:pPr>
          </w:p>
        </w:tc>
        <w:tc>
          <w:tcPr>
            <w:tcW w:w="1113" w:type="pct"/>
            <w:vAlign w:val="center"/>
          </w:tcPr>
          <w:p w14:paraId="2AA1CFD0"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w:t>
            </w:r>
          </w:p>
        </w:tc>
        <w:tc>
          <w:tcPr>
            <w:tcW w:w="1284" w:type="pct"/>
            <w:vAlign w:val="center"/>
          </w:tcPr>
          <w:p w14:paraId="1CAE1D21" w14:textId="77777777" w:rsidR="003A0016" w:rsidRDefault="0008438E">
            <w:pPr>
              <w:widowControl/>
              <w:spacing w:line="360" w:lineRule="auto"/>
              <w:jc w:val="left"/>
              <w:rPr>
                <w:rFonts w:ascii="仿宋" w:eastAsia="仿宋" w:hAnsi="仿宋" w:cs="仿宋"/>
                <w:sz w:val="24"/>
                <w:szCs w:val="24"/>
                <w:lang w:eastAsia="zh-CN"/>
              </w:rPr>
            </w:pPr>
            <w:r>
              <w:rPr>
                <w:rFonts w:ascii="仿宋" w:eastAsia="仿宋" w:hAnsi="仿宋" w:cs="仿宋" w:hint="eastAsia"/>
                <w:sz w:val="24"/>
                <w:szCs w:val="24"/>
                <w:lang w:eastAsia="zh-CN"/>
              </w:rPr>
              <w:t>...</w:t>
            </w:r>
          </w:p>
        </w:tc>
      </w:tr>
    </w:tbl>
    <w:p w14:paraId="45FD508B" w14:textId="77777777" w:rsidR="003A0016" w:rsidRDefault="003A0016">
      <w:pPr>
        <w:pStyle w:val="227d0d09"/>
        <w:spacing w:line="360" w:lineRule="auto"/>
        <w:rPr>
          <w:rFonts w:ascii="仿宋" w:eastAsia="仿宋" w:hAnsi="仿宋" w:cs="仿宋"/>
          <w:sz w:val="28"/>
          <w:szCs w:val="28"/>
          <w:lang w:eastAsia="zh-CN"/>
        </w:rPr>
      </w:pPr>
    </w:p>
    <w:p w14:paraId="2207C3CF" w14:textId="77777777" w:rsidR="003A0016" w:rsidRDefault="0008438E">
      <w:pPr>
        <w:pStyle w:val="deb7458d"/>
        <w:rPr>
          <w:lang w:eastAsia="zh-CN"/>
        </w:rPr>
      </w:pPr>
      <w:bookmarkStart w:id="9" w:name="_Toc167377449"/>
      <w:r>
        <w:rPr>
          <w:rFonts w:hint="eastAsia"/>
          <w:lang w:eastAsia="zh-CN"/>
        </w:rPr>
        <w:lastRenderedPageBreak/>
        <w:t>2.4</w:t>
      </w:r>
      <w:r>
        <w:rPr>
          <w:rFonts w:hint="eastAsia"/>
          <w:lang w:eastAsia="zh-CN"/>
        </w:rPr>
        <w:t>密码应用现状</w:t>
      </w:r>
      <w:bookmarkEnd w:id="9"/>
    </w:p>
    <w:p w14:paraId="67ACAE6A" w14:textId="77777777" w:rsidR="003A0016" w:rsidRDefault="0008438E">
      <w:pPr>
        <w:pStyle w:val="227d0d0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系统当前未部署相关密码软硬件设施设备，未形成密码支撑功能供上层应用系统调用。本次密码应用方案通过后，我部将会依据方案部署相应</w:t>
      </w:r>
      <w:proofErr w:type="gramStart"/>
      <w:r>
        <w:rPr>
          <w:rFonts w:ascii="仿宋" w:eastAsia="仿宋" w:hAnsi="仿宋" w:cs="仿宋" w:hint="eastAsia"/>
          <w:sz w:val="28"/>
          <w:szCs w:val="28"/>
          <w:lang w:eastAsia="zh-CN"/>
        </w:rPr>
        <w:t>密码密码</w:t>
      </w:r>
      <w:proofErr w:type="gramEnd"/>
      <w:r>
        <w:rPr>
          <w:rFonts w:ascii="仿宋" w:eastAsia="仿宋" w:hAnsi="仿宋" w:cs="仿宋" w:hint="eastAsia"/>
          <w:sz w:val="28"/>
          <w:szCs w:val="28"/>
          <w:lang w:eastAsia="zh-CN"/>
        </w:rPr>
        <w:t>软硬件设施设备，按照密码应用策略配置相关形成密码支撑功能。</w:t>
      </w:r>
    </w:p>
    <w:p w14:paraId="66AC0214" w14:textId="77777777" w:rsidR="003A0016" w:rsidRDefault="0008438E">
      <w:pPr>
        <w:pStyle w:val="f2e63c4f"/>
        <w:rPr>
          <w:lang w:eastAsia="zh-CN"/>
        </w:rPr>
      </w:pPr>
      <w:r>
        <w:rPr>
          <w:rFonts w:hint="eastAsia"/>
          <w:lang w:eastAsia="zh-CN"/>
        </w:rPr>
        <w:t>2.4.1</w:t>
      </w:r>
      <w:r>
        <w:rPr>
          <w:rFonts w:hint="eastAsia"/>
          <w:lang w:eastAsia="zh-CN"/>
        </w:rPr>
        <w:t>物理和环境安全现状</w:t>
      </w:r>
    </w:p>
    <w:p w14:paraId="7E58AD3E" w14:textId="243C7A9F" w:rsidR="009F590C" w:rsidRDefault="009F590C">
      <w:pPr>
        <w:pStyle w:val="227d0d0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目前机房未采用合规的电子门禁系统和电子监控系统，未采用密码技术保证进出机房人员的身份鉴别，未采用密码技术保证电子门禁系统进出数据记录的存储完整性和电子监控系统电子监控数据的存储完整性。</w:t>
      </w:r>
      <w:proofErr w:type="spellStart"/>
      <w:proofErr w:type="spellEnd"/>
    </w:p>
    <w:p w14:paraId="4CD349FE" w14:textId="77777777" w:rsidR="003A0016" w:rsidRDefault="0008438E">
      <w:pPr>
        <w:pStyle w:val="f2e63c4f"/>
        <w:rPr>
          <w:lang w:eastAsia="zh-CN"/>
        </w:rPr>
      </w:pPr>
      <w:r>
        <w:rPr>
          <w:rFonts w:hint="eastAsia"/>
          <w:lang w:eastAsia="zh-CN"/>
        </w:rPr>
        <w:t>2.4.2</w:t>
      </w:r>
      <w:r>
        <w:rPr>
          <w:rFonts w:hint="eastAsia"/>
          <w:lang w:eastAsia="zh-CN"/>
        </w:rPr>
        <w:t>网络和通信安全现状</w:t>
      </w:r>
    </w:p>
    <w:p w14:paraId="33723E05" w14:textId="38CAB9CF" w:rsidR="007B10A1" w:rsidRDefault="007B10A1" w:rsidP="007B10A1">
      <w:pPr>
        <w:pStyle w:val="227d0d0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服务通道采用HTTPS方式，通过政务外网对内部用户提供XXX服务，现阶段对内部PC端用户采用用户名+口令方式进行身份鉴别，未使用密码技术进行身份鉴别。对移动端用户采用测试方式方式进行身份鉴别，未使用密码技术进行身份鉴别。</w:t>
      </w:r>
      <w:proofErr w:type="spellStart"/>
      <w:proofErr w:type="spellEnd"/>
    </w:p>
    <w:p w14:paraId="542BF9A4" w14:textId="77777777" w:rsidR="003A0016" w:rsidRDefault="0008438E">
      <w:pPr>
        <w:pStyle w:val="f2e63c4f"/>
        <w:rPr>
          <w:lang w:eastAsia="zh-CN"/>
        </w:rPr>
      </w:pPr>
      <w:r>
        <w:rPr>
          <w:rFonts w:hint="eastAsia"/>
          <w:lang w:eastAsia="zh-CN"/>
        </w:rPr>
        <w:t>2.4.3</w:t>
      </w:r>
      <w:r>
        <w:rPr>
          <w:rFonts w:hint="eastAsia"/>
          <w:lang w:eastAsia="zh-CN"/>
        </w:rPr>
        <w:t>设备和计算安全现状</w:t>
      </w:r>
    </w:p>
    <w:p w14:paraId="3614F394" w14:textId="0A2C0DCF" w:rsidR="003A0016" w:rsidRDefault="0008438E">
      <w:pPr>
        <w:pStyle w:val="227d0d0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在运维侧，管理员用户通过</w:t>
      </w:r>
      <w:proofErr w:type="gramStart"/>
      <w:r>
        <w:rPr>
          <w:rFonts w:ascii="仿宋" w:eastAsia="仿宋" w:hAnsi="仿宋" w:cs="仿宋" w:hint="eastAsia"/>
          <w:sz w:val="28"/>
          <w:szCs w:val="28"/>
          <w:lang w:eastAsia="zh-CN"/>
        </w:rPr>
        <w:t>堡垒机</w:t>
      </w:r>
      <w:proofErr w:type="gramEnd"/>
      <w:r>
        <w:rPr>
          <w:rFonts w:ascii="仿宋" w:eastAsia="仿宋" w:hAnsi="仿宋" w:cs="仿宋" w:hint="eastAsia"/>
          <w:sz w:val="28"/>
          <w:szCs w:val="28"/>
          <w:lang w:eastAsia="zh-CN"/>
        </w:rPr>
        <w:t>访问所需运维设备，使用用户名口令的方式对运</w:t>
      </w:r>
      <w:proofErr w:type="gramStart"/>
      <w:r>
        <w:rPr>
          <w:rFonts w:ascii="仿宋" w:eastAsia="仿宋" w:hAnsi="仿宋" w:cs="仿宋" w:hint="eastAsia"/>
          <w:sz w:val="28"/>
          <w:szCs w:val="28"/>
          <w:lang w:eastAsia="zh-CN"/>
        </w:rPr>
        <w:t>维人员</w:t>
      </w:r>
      <w:proofErr w:type="gramEnd"/>
      <w:r>
        <w:rPr>
          <w:rFonts w:ascii="仿宋" w:eastAsia="仿宋" w:hAnsi="仿宋" w:cs="仿宋" w:hint="eastAsia"/>
          <w:sz w:val="28"/>
          <w:szCs w:val="28"/>
          <w:lang w:eastAsia="zh-CN"/>
        </w:rPr>
        <w:t>身份鉴别。通过</w:t>
      </w:r>
      <w:r w:rsidR="001E0255">
        <w:rPr>
          <w:rFonts w:ascii="仿宋" w:eastAsia="仿宋" w:hAnsi="仿宋" w:cs="仿宋" w:hint="eastAsia"/>
          <w:sz w:val="28"/>
          <w:szCs w:val="28"/>
          <w:lang w:eastAsia="zh-CN"/>
        </w:rPr>
        <w:t>HTTPS</w:t>
      </w:r>
      <w:proofErr w:type="spellStart"/>
      <w:proofErr w:type="spellEnd"/>
      <w:r>
        <w:rPr>
          <w:rFonts w:ascii="仿宋" w:eastAsia="仿宋" w:hAnsi="仿宋" w:cs="仿宋" w:hint="eastAsia"/>
          <w:sz w:val="28"/>
          <w:szCs w:val="28"/>
          <w:lang w:eastAsia="zh-CN"/>
        </w:rPr>
        <w:t>方式访问堡垒机，未使用合</w:t>
      </w:r>
      <w:proofErr w:type="gramStart"/>
      <w:r>
        <w:rPr>
          <w:rFonts w:ascii="仿宋" w:eastAsia="仿宋" w:hAnsi="仿宋" w:cs="仿宋" w:hint="eastAsia"/>
          <w:sz w:val="28"/>
          <w:szCs w:val="28"/>
          <w:lang w:eastAsia="zh-CN"/>
        </w:rPr>
        <w:t>规</w:t>
      </w:r>
      <w:proofErr w:type="gramEnd"/>
      <w:r>
        <w:rPr>
          <w:rFonts w:ascii="仿宋" w:eastAsia="仿宋" w:hAnsi="仿宋" w:cs="仿宋" w:hint="eastAsia"/>
          <w:sz w:val="28"/>
          <w:szCs w:val="28"/>
          <w:lang w:eastAsia="zh-CN"/>
        </w:rPr>
        <w:t>的商密VPN技术进行远程管理通道的安全防护，相关日志未做完整性保护。</w:t>
      </w:r>
    </w:p>
    <w:p w14:paraId="5CD136ED" w14:textId="77777777" w:rsidR="003A0016" w:rsidRDefault="0008438E">
      <w:pPr>
        <w:pStyle w:val="f2e63c4f"/>
        <w:rPr>
          <w:lang w:eastAsia="zh-CN"/>
        </w:rPr>
      </w:pPr>
      <w:r>
        <w:rPr>
          <w:rFonts w:hint="eastAsia"/>
          <w:lang w:eastAsia="zh-CN"/>
        </w:rPr>
        <w:t>2.4.4</w:t>
      </w:r>
      <w:r>
        <w:rPr>
          <w:rFonts w:hint="eastAsia"/>
          <w:lang w:eastAsia="zh-CN"/>
        </w:rPr>
        <w:t>应用和数据安全现状</w:t>
      </w:r>
    </w:p>
    <w:p w14:paraId="61350AD9" w14:textId="048B117E" w:rsidR="003A0016" w:rsidRDefault="0008438E">
      <w:pPr>
        <w:pStyle w:val="227d0d0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现阶段业务系统包含多个子模块，涉及的系统开发语言是</w:t>
      </w:r>
      <w:r w:rsidR="001E0255">
        <w:rPr>
          <w:rFonts w:ascii="仿宋" w:eastAsia="仿宋" w:hAnsi="仿宋" w:cs="仿宋" w:hint="eastAsia"/>
          <w:sz w:val="28"/>
          <w:szCs w:val="28"/>
          <w:lang w:eastAsia="zh-CN"/>
        </w:rPr>
        <w:t>go</w:t>
      </w:r>
      <w:proofErr w:type="spellStart"/>
      <w:proofErr w:type="spellEnd"/>
      <w:r>
        <w:rPr>
          <w:rFonts w:ascii="仿宋" w:eastAsia="仿宋" w:hAnsi="仿宋" w:cs="仿宋" w:hint="eastAsia"/>
          <w:sz w:val="28"/>
          <w:szCs w:val="28"/>
          <w:lang w:eastAsia="zh-CN"/>
        </w:rPr>
        <w:t>，数据库类型是</w:t>
      </w:r>
      <w:r w:rsidR="001E0255">
        <w:rPr>
          <w:rFonts w:ascii="仿宋" w:eastAsia="仿宋" w:hAnsi="仿宋" w:cs="仿宋" w:hint="eastAsia"/>
          <w:sz w:val="28"/>
          <w:szCs w:val="28"/>
          <w:lang w:eastAsia="zh-CN"/>
        </w:rPr>
        <w:t>Oracle</w:t>
      </w:r>
      <w:proofErr w:type="spellStart"/>
      <w:proofErr w:type="spellEnd"/>
      <w:r>
        <w:rPr>
          <w:rFonts w:ascii="仿宋" w:eastAsia="仿宋" w:hAnsi="仿宋" w:cs="仿宋" w:hint="eastAsia"/>
          <w:sz w:val="28"/>
          <w:szCs w:val="28"/>
          <w:lang w:eastAsia="zh-CN"/>
        </w:rPr>
        <w:t>，</w:t>
      </w:r>
      <w:r w:rsidR="0095790E">
        <w:rPr>
          <w:rFonts w:ascii="仿宋" w:eastAsia="仿宋" w:hAnsi="仿宋" w:cs="仿宋" w:hint="eastAsia"/>
          <w:sz w:val="28"/>
          <w:szCs w:val="28"/>
          <w:lang w:eastAsia="zh-CN"/>
        </w:rPr>
        <w:t>数据库内数据现阶段明文存储，</w:t>
      </w:r>
      <w:proofErr w:type="spellStart"/>
      <w:proofErr w:type="spellEnd"/>
      <w:r>
        <w:rPr>
          <w:rFonts w:ascii="仿宋" w:eastAsia="仿宋" w:hAnsi="仿宋" w:cs="仿宋" w:hint="eastAsia"/>
          <w:sz w:val="28"/>
          <w:szCs w:val="28"/>
          <w:lang w:eastAsia="zh-CN"/>
        </w:rPr>
        <w:t>未采用合</w:t>
      </w:r>
      <w:proofErr w:type="gramStart"/>
      <w:r>
        <w:rPr>
          <w:rFonts w:ascii="仿宋" w:eastAsia="仿宋" w:hAnsi="仿宋" w:cs="仿宋" w:hint="eastAsia"/>
          <w:sz w:val="28"/>
          <w:szCs w:val="28"/>
          <w:lang w:eastAsia="zh-CN"/>
        </w:rPr>
        <w:t>规</w:t>
      </w:r>
      <w:proofErr w:type="gramEnd"/>
      <w:r>
        <w:rPr>
          <w:rFonts w:ascii="仿宋" w:eastAsia="仿宋" w:hAnsi="仿宋" w:cs="仿宋" w:hint="eastAsia"/>
          <w:sz w:val="28"/>
          <w:szCs w:val="28"/>
          <w:lang w:eastAsia="zh-CN"/>
        </w:rPr>
        <w:t>的</w:t>
      </w:r>
      <w:proofErr w:type="gramStart"/>
      <w:r>
        <w:rPr>
          <w:rFonts w:ascii="仿宋" w:eastAsia="仿宋" w:hAnsi="仿宋" w:cs="仿宋" w:hint="eastAsia"/>
          <w:sz w:val="28"/>
          <w:szCs w:val="28"/>
          <w:lang w:eastAsia="zh-CN"/>
        </w:rPr>
        <w:t>码技术</w:t>
      </w:r>
      <w:proofErr w:type="gramEnd"/>
      <w:r>
        <w:rPr>
          <w:rFonts w:ascii="仿宋" w:eastAsia="仿宋" w:hAnsi="仿宋" w:cs="仿宋" w:hint="eastAsia"/>
          <w:sz w:val="28"/>
          <w:szCs w:val="28"/>
          <w:lang w:eastAsia="zh-CN"/>
        </w:rPr>
        <w:t>保证信息系统应用的重要数据在传输和存储过程中的机密性和完</w:t>
      </w:r>
      <w:r>
        <w:rPr>
          <w:rFonts w:ascii="仿宋" w:eastAsia="仿宋" w:hAnsi="仿宋" w:cs="仿宋" w:hint="eastAsia"/>
          <w:sz w:val="28"/>
          <w:szCs w:val="28"/>
          <w:lang w:eastAsia="zh-CN"/>
        </w:rPr>
        <w:lastRenderedPageBreak/>
        <w:t>整性。</w:t>
      </w:r>
    </w:p>
    <w:p w14:paraId="4AEDFE20" w14:textId="77777777" w:rsidR="003A0016" w:rsidRDefault="0008438E">
      <w:pPr>
        <w:pStyle w:val="deb7458d"/>
        <w:rPr>
          <w:lang w:eastAsia="zh-CN"/>
        </w:rPr>
      </w:pPr>
      <w:bookmarkStart w:id="10" w:name="_Toc167377450"/>
      <w:r>
        <w:rPr>
          <w:rFonts w:hint="eastAsia"/>
          <w:lang w:eastAsia="zh-CN"/>
        </w:rPr>
        <w:t>2.5</w:t>
      </w:r>
      <w:r>
        <w:rPr>
          <w:rFonts w:hint="eastAsia"/>
          <w:lang w:eastAsia="zh-CN"/>
        </w:rPr>
        <w:t>密码应用管理现状</w:t>
      </w:r>
      <w:bookmarkEnd w:id="10"/>
    </w:p>
    <w:p w14:paraId="6AFAF810" w14:textId="6C185867" w:rsidR="003A0016" w:rsidRPr="000C3C4D" w:rsidRDefault="004C4C02" w:rsidP="000C3C4D">
      <w:pPr>
        <w:pStyle w:val="227d0d09"/>
        <w:spacing w:line="360" w:lineRule="auto"/>
        <w:ind w:firstLineChars="200" w:firstLine="560"/>
        <w:rPr>
          <w:rFonts w:ascii="仿宋" w:eastAsia="仿宋" w:hAnsi="仿宋" w:cs="仿宋"/>
          <w:sz w:val="28"/>
          <w:szCs w:val="28"/>
          <w:lang w:eastAsia="zh-CN"/>
        </w:rPr>
      </w:pPr>
      <w:r w:rsidRPr="004C4C02">
        <w:rPr>
          <w:rFonts w:ascii="仿宋" w:eastAsia="仿宋" w:hAnsi="仿宋" w:cs="仿宋" w:hint="eastAsia"/>
          <w:sz w:val="28"/>
          <w:szCs w:val="28"/>
          <w:lang w:eastAsia="zh-CN"/>
        </w:rPr>
        <w:t>普洱公积金综合服务平台，制定了三等密码安全制度，对涉及方面1、涉及方面2等进行了说明。</w:t>
      </w:r>
      <w:proofErr w:type="spellStart"/>
      <w:proofErr w:type="spellEnd"/>
    </w:p>
    <w:p w14:paraId="5BB34C18" w14:textId="77777777" w:rsidR="008816F9" w:rsidRPr="006452F9" w:rsidRDefault="008816F9" w:rsidP="008816F9">
      <w:pPr>
        <w:pStyle w:val="de3c597f"/>
        <w:spacing w:line="360" w:lineRule="auto"/>
        <w:ind w:firstLine="440"/>
        <w:rPr>
          <w:rFonts w:ascii="Times New Roman" w:hAnsi="Times New Roman" w:cs="Times New Roman"/>
          <w:lang w:eastAsia="zh-CN"/>
        </w:rPr>
      </w:pPr>
      <w:bookmarkStart w:id="0" w:name="_Toc167377451"/>
    </w:p>
    <w:p w14:paraId="76379B1B" w14:textId="77777777" w:rsidR="008816F9" w:rsidRPr="006452F9" w:rsidRDefault="008816F9">
      <w:pPr>
        <w:pStyle w:val="de3c597f"/>
        <w:widowControl/>
        <w:spacing w:line="360" w:lineRule="auto"/>
        <w:ind w:firstLine="440"/>
        <w:rPr>
          <w:rFonts w:ascii="Times New Roman" w:hAnsi="Times New Roman" w:cs="Times New Roman"/>
          <w:b/>
          <w:kern w:val="44"/>
          <w:sz w:val="44"/>
          <w:lang w:eastAsia="zh-CN"/>
        </w:rPr>
      </w:pPr>
      <w:r w:rsidRPr="006452F9">
        <w:rPr>
          <w:rFonts w:ascii="Times New Roman" w:hAnsi="Times New Roman" w:cs="Times New Roman"/>
          <w:lang w:eastAsia="zh-CN"/>
        </w:rPr>
        <w:br w:type="page"/>
      </w:r>
    </w:p>
    <w:p w14:paraId="66BBD279" w14:textId="3DDF192C" w:rsidR="00EA696C" w:rsidRPr="006452F9" w:rsidRDefault="001C2BC8" w:rsidP="001C2BC8">
      <w:pPr>
        <w:pStyle w:val="bf9c660e"/>
        <w:tabs>
          <w:tab w:val="left" w:pos="312"/>
        </w:tabs>
        <w:spacing w:line="360" w:lineRule="auto"/>
        <w:rPr>
          <w:rFonts w:ascii="Times New Roman" w:hAnsi="Times New Roman" w:cs="Times New Roman"/>
          <w:lang w:eastAsia="zh-CN"/>
        </w:rPr>
      </w:pPr>
      <w:r>
        <w:rPr>
          <w:rFonts w:ascii="Times New Roman" w:hAnsi="Times New Roman" w:cs="Times New Roman" w:hint="eastAsia"/>
          <w:lang w:eastAsia="zh-CN"/>
        </w:rPr>
        <w:lastRenderedPageBreak/>
        <w:t>3.</w:t>
      </w:r>
      <w:r w:rsidR="00EA696C" w:rsidRPr="006452F9">
        <w:rPr>
          <w:rFonts w:ascii="Times New Roman" w:hAnsi="Times New Roman" w:cs="Times New Roman"/>
          <w:lang w:eastAsia="zh-CN"/>
        </w:rPr>
        <w:t>密码应用需求分析</w:t>
      </w:r>
      <w:bookmarkEnd w:id="0"/>
    </w:p>
    <w:p w14:paraId="4E866125" w14:textId="77777777" w:rsidR="00EA696C" w:rsidRPr="006452F9" w:rsidRDefault="00EA696C" w:rsidP="00EA696C">
      <w:pPr>
        <w:pStyle w:val="de3c597f"/>
        <w:spacing w:line="360" w:lineRule="auto"/>
        <w:ind w:firstLineChars="200" w:firstLine="422"/>
        <w:rPr>
          <w:rFonts w:ascii="Times New Roman" w:eastAsia="仿宋" w:hAnsi="Times New Roman" w:cs="Times New Roman"/>
          <w:b/>
          <w:bCs/>
          <w:color w:val="FF0000"/>
          <w:sz w:val="21"/>
          <w:szCs w:val="21"/>
          <w:lang w:eastAsia="zh-CN"/>
        </w:rPr>
      </w:pPr>
      <w:r w:rsidRPr="006452F9">
        <w:rPr>
          <w:rFonts w:ascii="Times New Roman" w:eastAsia="仿宋" w:hAnsi="Times New Roman" w:cs="Times New Roman"/>
          <w:b/>
          <w:bCs/>
          <w:color w:val="FF0000"/>
          <w:sz w:val="21"/>
          <w:szCs w:val="21"/>
          <w:lang w:eastAsia="zh-CN"/>
        </w:rPr>
        <w:t>GB/T 43207-2023</w:t>
      </w:r>
      <w:r w:rsidRPr="006452F9">
        <w:rPr>
          <w:rFonts w:ascii="Times New Roman" w:eastAsia="仿宋" w:hAnsi="Times New Roman" w:cs="Times New Roman"/>
          <w:b/>
          <w:bCs/>
          <w:color w:val="FF0000"/>
          <w:sz w:val="21"/>
          <w:szCs w:val="21"/>
          <w:lang w:eastAsia="zh-CN"/>
        </w:rPr>
        <w:t>《信息安全技术信息系统密码应用设计指南》要求此章节内容：结合信息系统现状和</w:t>
      </w:r>
      <w:r w:rsidRPr="006452F9">
        <w:rPr>
          <w:rFonts w:ascii="Times New Roman" w:eastAsia="仿宋" w:hAnsi="Times New Roman" w:cs="Times New Roman"/>
          <w:b/>
          <w:bCs/>
          <w:color w:val="FF0000"/>
          <w:sz w:val="21"/>
          <w:szCs w:val="21"/>
          <w:lang w:eastAsia="zh-CN"/>
        </w:rPr>
        <w:t>GB/T39786</w:t>
      </w:r>
      <w:r w:rsidRPr="006452F9">
        <w:rPr>
          <w:rFonts w:ascii="Times New Roman" w:eastAsia="仿宋" w:hAnsi="Times New Roman" w:cs="Times New Roman"/>
          <w:b/>
          <w:bCs/>
          <w:color w:val="FF0000"/>
          <w:sz w:val="21"/>
          <w:szCs w:val="21"/>
          <w:lang w:eastAsia="zh-CN"/>
        </w:rPr>
        <w:t>中对不同等级的信息系统提出的密码应用基本要求</w:t>
      </w:r>
      <w:r w:rsidRPr="006452F9">
        <w:rPr>
          <w:rFonts w:ascii="Times New Roman" w:eastAsia="仿宋" w:hAnsi="Times New Roman" w:cs="Times New Roman"/>
          <w:b/>
          <w:bCs/>
          <w:color w:val="FF0000"/>
          <w:sz w:val="21"/>
          <w:szCs w:val="21"/>
          <w:lang w:eastAsia="zh-CN"/>
        </w:rPr>
        <w:t>,</w:t>
      </w:r>
      <w:r w:rsidRPr="006452F9">
        <w:rPr>
          <w:rFonts w:ascii="Times New Roman" w:eastAsia="仿宋" w:hAnsi="Times New Roman" w:cs="Times New Roman"/>
          <w:b/>
          <w:bCs/>
          <w:color w:val="FF0000"/>
          <w:sz w:val="21"/>
          <w:szCs w:val="21"/>
          <w:lang w:eastAsia="zh-CN"/>
        </w:rPr>
        <w:t>对密码应用方案涉及的计算平台、业务应用、管理制度、人员管理、建设运行和应急处置进行安全风险分析，确定风险控制措施、密码应用基本需求分析和密码应用特殊需求分析。通过风险控制措施缓解信息系统存在的高风险。根据系统实际情况，示例写法如下：</w:t>
      </w:r>
    </w:p>
    <w:p w14:paraId="1449A595" w14:textId="77777777" w:rsidR="00EA696C" w:rsidRPr="006452F9" w:rsidRDefault="00EA696C" w:rsidP="00EA696C">
      <w:pPr>
        <w:pStyle w:val="42d06bd0"/>
        <w:spacing w:line="360" w:lineRule="auto"/>
        <w:ind w:firstLine="643"/>
        <w:rPr>
          <w:rFonts w:ascii="Times New Roman" w:hAnsi="Times New Roman" w:cs="Times New Roman"/>
          <w:lang w:eastAsia="zh-CN"/>
        </w:rPr>
      </w:pPr>
      <w:bookmarkStart w:id="1" w:name="_Toc167377452"/>
      <w:r w:rsidRPr="006452F9">
        <w:rPr>
          <w:rFonts w:ascii="Times New Roman" w:hAnsi="Times New Roman" w:cs="Times New Roman"/>
          <w:lang w:eastAsia="zh-CN"/>
        </w:rPr>
        <w:t>3.1</w:t>
      </w:r>
      <w:r w:rsidRPr="006452F9">
        <w:rPr>
          <w:rFonts w:ascii="Times New Roman" w:hAnsi="Times New Roman" w:cs="Times New Roman"/>
          <w:lang w:eastAsia="zh-CN"/>
        </w:rPr>
        <w:t>计算平台</w:t>
      </w:r>
      <w:bookmarkEnd w:id="1"/>
    </w:p>
    <w:p w14:paraId="6861F023" w14:textId="77777777" w:rsidR="00EA696C" w:rsidRPr="006452F9" w:rsidRDefault="00EA696C" w:rsidP="00EA696C">
      <w:pPr>
        <w:pStyle w:val="9bad51c4"/>
        <w:spacing w:line="360" w:lineRule="auto"/>
        <w:ind w:firstLine="640"/>
        <w:rPr>
          <w:rFonts w:ascii="Times New Roman" w:hAnsi="Times New Roman" w:cs="Times New Roman"/>
          <w:lang w:eastAsia="zh-CN"/>
        </w:rPr>
      </w:pPr>
      <w:r w:rsidRPr="006452F9">
        <w:rPr>
          <w:rFonts w:ascii="Times New Roman" w:hAnsi="Times New Roman" w:cs="Times New Roman"/>
          <w:lang w:eastAsia="zh-CN"/>
        </w:rPr>
        <w:t>3.1.1</w:t>
      </w:r>
      <w:r w:rsidRPr="006452F9">
        <w:rPr>
          <w:rFonts w:ascii="Times New Roman" w:hAnsi="Times New Roman" w:cs="Times New Roman"/>
          <w:lang w:eastAsia="zh-CN"/>
        </w:rPr>
        <w:t>物理环境</w:t>
      </w:r>
    </w:p>
    <w:p w14:paraId="10465299" w14:textId="77777777" w:rsidR="00EA696C" w:rsidRPr="006452F9" w:rsidRDefault="00EA696C" w:rsidP="00EA696C">
      <w:pPr>
        <w:pStyle w:val="66263a9d"/>
        <w:spacing w:line="360" w:lineRule="auto"/>
        <w:ind w:firstLine="562"/>
        <w:rPr>
          <w:rFonts w:ascii="Times New Roman" w:hAnsi="Times New Roman" w:cs="Times New Roman"/>
          <w:lang w:eastAsia="zh-CN"/>
        </w:rPr>
      </w:pPr>
      <w:r w:rsidRPr="006452F9">
        <w:rPr>
          <w:rFonts w:ascii="Times New Roman" w:hAnsi="Times New Roman" w:cs="Times New Roman"/>
          <w:lang w:eastAsia="zh-CN"/>
        </w:rPr>
        <w:t>物理环境风险分析</w:t>
      </w:r>
    </w:p>
    <w:p w14:paraId="571C1F8C" w14:textId="4D3343BD" w:rsidR="005E2403" w:rsidRPr="005E2403" w:rsidRDefault="001602F8" w:rsidP="005E2403">
      <w:pPr>
        <w:pStyle w:val="de3c597f"/>
        <w:autoSpaceDE w:val="0"/>
        <w:autoSpaceDN w:val="0"/>
        <w:adjustRightInd w:val="0"/>
        <w:snapToGrid w:val="0"/>
        <w:spacing w:line="360" w:lineRule="auto"/>
        <w:ind w:firstLine="560"/>
        <w:jc w:val="both"/>
        <w:rPr>
          <w:rFonts w:ascii="仿宋" w:eastAsia="仿宋" w:hAnsi="仿宋" w:cs="Times New Roman"/>
          <w:sz w:val="28"/>
          <w:szCs w:val="20"/>
          <w:lang w:eastAsia="zh-CN"/>
          <w14:ligatures w14:val="none"/>
        </w:rPr>
      </w:pPr>
      <w:r>
        <w:rPr>
          <w:rFonts w:ascii="仿宋" w:eastAsia="仿宋" w:hAnsi="仿宋" w:cs="Times New Roman" w:hint="eastAsia"/>
          <w:sz w:val="28"/>
          <w:szCs w:val="20"/>
          <w:lang w:eastAsia="zh-CN"/>
          <w14:ligatures w14:val="none"/>
        </w:rPr>
        <w:t>1</w:t>
      </w:r>
      <w:r w:rsidR="00317E47">
        <w:rPr>
          <w:rFonts w:ascii="仿宋" w:eastAsia="仿宋" w:hAnsi="仿宋" w:cs="Times New Roman" w:hint="eastAsia"/>
          <w:sz w:val="28"/>
          <w:szCs w:val="20"/>
          <w:lang w:eastAsia="zh-CN"/>
          <w14:ligatures w14:val="none"/>
        </w:rPr>
        <w:t>、</w:t>
      </w:r>
      <w:r w:rsidR="005E2403" w:rsidRPr="005E2403">
        <w:rPr>
          <w:rFonts w:ascii="仿宋" w:eastAsia="仿宋" w:hAnsi="仿宋" w:cs="Times New Roman"/>
          <w:sz w:val="28"/>
          <w:szCs w:val="20"/>
          <w:lang w:eastAsia="zh-CN"/>
          <w14:ligatures w14:val="none"/>
        </w:rPr>
        <w:t>中心机房</w:t>
      </w:r>
    </w:p>
    <w:p>
      <w:pPr>
        <w:pStyle w:val="de3c597f"/>
        <w:numPr>
          <w:ilvl w:val="0"/>
          <w:numId w:val="65"/>
        </w:numPr>
        <w:spacing w:line="360" w:lineRule="auto"/>
      </w:pPr>
      <w:r>
        <w:rPr>
          <w:rFonts w:ascii="仿宋" w:eastAsia="仿宋" w:hAnsi="仿宋" w:cs="仿宋"/>
          <w:sz w:val="28"/>
          <w:u w:color="auto"/>
        </w:rPr>
        <w:t>身份鉴别：机房门口部署了非国密电子门禁系统，未采用密码技术进行进入人员的身份鉴别，存在非法人员进入系统所在物理机房等重要物理环境，对软硬件设备和数据进行直接破坏的风险。</w:t>
      </w:r>
      <w:r>
        <w:rPr>
          <w:rFonts w:ascii="仿宋" w:eastAsia="仿宋" w:hAnsi="仿宋" w:cs="仿宋"/>
          <w:sz w:val="28"/>
          <w:u w:color="auto"/>
        </w:rPr>
      </w:r>
    </w:p>
    <w:p>
      <w:pPr>
        <w:pStyle w:val="de3c597f"/>
        <w:numPr>
          <w:ilvl w:val="0"/>
          <w:numId w:val="65"/>
        </w:numPr>
        <w:spacing w:line="360" w:lineRule="auto"/>
      </w:pPr>
      <w:r>
        <w:rPr>
          <w:rFonts w:ascii="仿宋" w:eastAsia="仿宋" w:hAnsi="仿宋" w:cs="仿宋"/>
          <w:sz w:val="28"/>
          <w:u w:color="auto"/>
        </w:rPr>
        <w:t>电子门禁记录数据存储完整性：未采用密码技术对电子门禁系统的进出记录进行完整性保护，存在系统所在物理机房等重要物理环境电子门禁进出记录遭到篡改，非法人员进出情况被掩盖的风险。</w:t>
      </w:r>
      <w:r>
        <w:rPr>
          <w:rFonts w:ascii="仿宋" w:eastAsia="仿宋" w:hAnsi="仿宋" w:cs="仿宋"/>
          <w:sz w:val="28"/>
          <w:u w:color="auto"/>
        </w:rPr>
      </w:r>
    </w:p>
    <w:p>
      <w:pPr>
        <w:pStyle w:val="de3c597f"/>
        <w:numPr>
          <w:ilvl w:val="0"/>
          <w:numId w:val="65"/>
        </w:numPr>
        <w:spacing w:line="360" w:lineRule="auto"/>
      </w:pPr>
      <w:r>
        <w:rPr>
          <w:rFonts w:ascii="仿宋" w:eastAsia="仿宋" w:hAnsi="仿宋" w:cs="仿宋"/>
          <w:sz w:val="28"/>
          <w:u w:color="auto"/>
        </w:rPr>
        <w:t>视频监控记录数据存储完整性：未采用密码技术对电子监控系统的视频监控记录数据进行完整性保护，存在系统所在物理机房等重要物理环境视频监控音像记录等遭到篡改，非法人员进出情况被掩盖的风险。</w:t>
      </w:r>
      <w:r>
        <w:rPr>
          <w:rFonts w:ascii="仿宋" w:eastAsia="仿宋" w:hAnsi="仿宋" w:cs="仿宋"/>
          <w:sz w:val="28"/>
          <w:u w:color="auto"/>
        </w:rPr>
      </w:r>
    </w:p>
    <w:p w14:paraId="7982B3EB" w14:textId="77777777" w:rsidR="00F32ED0" w:rsidRPr="00F32ED0" w:rsidRDefault="00F32ED0" w:rsidP="00F32ED0">
      <w:pPr>
        <w:pStyle w:val="de3c597f"/>
        <w:spacing w:line="360" w:lineRule="auto"/>
        <w:ind w:firstLineChars="200" w:firstLine="560"/>
        <w:rPr>
          <w:rFonts w:ascii="仿宋" w:eastAsia="仿宋" w:hAnsi="仿宋" w:cs="仿宋"/>
          <w:sz w:val="28"/>
          <w:szCs w:val="28"/>
          <w:lang w:eastAsia="zh-CN"/>
        </w:rPr>
      </w:pPr>
      <w:r w:rsidRPr="00F32ED0">
        <w:rPr>
          <w:rFonts w:ascii="仿宋" w:eastAsia="仿宋" w:hAnsi="仿宋" w:cs="仿宋" w:hint="eastAsia"/>
          <w:sz w:val="28"/>
          <w:szCs w:val="28"/>
          <w:lang w:eastAsia="zh-CN"/>
        </w:rPr>
        <w:t>3、XXX机房（云机房）</w:t>
      </w:r>
    </w:p>
    <w:p w14:paraId="1CB57CD5" w14:textId="4FD64E4D" w:rsidR="00F32ED0" w:rsidRPr="00F32ED0" w:rsidRDefault="00F32ED0" w:rsidP="00F32ED0">
      <w:pPr>
        <w:pStyle w:val="de3c597f"/>
        <w:spacing w:line="360" w:lineRule="auto"/>
        <w:ind w:firstLineChars="200" w:firstLine="560"/>
        <w:rPr>
          <w:rFonts w:ascii="仿宋" w:eastAsia="仿宋" w:hAnsi="仿宋" w:cs="Times New Roman"/>
          <w:sz w:val="28"/>
          <w:szCs w:val="28"/>
          <w:lang w:eastAsia="zh-CN"/>
        </w:rPr>
      </w:pPr>
      <w:r w:rsidRPr="008279F7">
        <w:rPr>
          <w:rFonts w:ascii="仿宋" w:eastAsia="仿宋" w:hAnsi="仿宋" w:cs="仿宋" w:hint="eastAsia"/>
          <w:sz w:val="28"/>
          <w:highlight w:val="yellow"/>
          <w:lang w:eastAsia="zh-CN"/>
        </w:rPr>
        <w:t>【云平台通过了密评】</w:t>
      </w:r>
      <w:r w:rsidRPr="008279F7">
        <w:rPr>
          <w:rFonts w:ascii="仿宋" w:eastAsia="仿宋" w:hAnsi="仿宋" w:cs="仿宋" w:hint="eastAsia"/>
          <w:sz w:val="28"/>
          <w:szCs w:val="24"/>
          <w:highlight w:val="yellow"/>
          <w:lang w:eastAsia="zh-CN"/>
        </w:rPr>
        <w:t>该系统部署在XXX云，云平台已通过密码应用安全性评估，且安全等级不低于此信息系统，其密评报告中对云支撑能力进行了评估，本机房作为被完全评估的支撑能力，能同时支撑云平台和云应用在物理和环境安全层面的密码应用安全，采用云平台测评结论。</w:t>
      </w:r>
    </w:p>
    <w:p w14:paraId="10286FB3" w14:textId="77777777" w:rsidR="00EA696C" w:rsidRDefault="00EA696C" w:rsidP="00EA696C">
      <w:pPr>
        <w:pStyle w:val="66263a9d"/>
        <w:spacing w:line="360" w:lineRule="auto"/>
        <w:ind w:firstLine="562"/>
        <w:rPr>
          <w:rFonts w:ascii="Times New Roman" w:hAnsi="Times New Roman" w:cs="Times New Roman"/>
          <w:lang w:eastAsia="zh-CN"/>
        </w:rPr>
      </w:pPr>
      <w:r w:rsidRPr="006452F9">
        <w:rPr>
          <w:rFonts w:ascii="Times New Roman" w:hAnsi="Times New Roman" w:cs="Times New Roman"/>
          <w:lang w:eastAsia="zh-CN"/>
        </w:rPr>
        <w:lastRenderedPageBreak/>
        <w:t>物理环境密码应用需求分析</w:t>
      </w:r>
    </w:p>
    <w:p w14:paraId="084B1B0E" w14:textId="7879F12E" w:rsidR="00F32ED0" w:rsidRPr="00F32ED0" w:rsidRDefault="005E79E5" w:rsidP="00F32ED0">
      <w:pPr>
        <w:pStyle w:val="de3c597f"/>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highlight w:val="yellow"/>
          <w:lang w:eastAsia="zh-CN"/>
        </w:rPr>
        <w:t>{</w:t>
      </w:r>
      <w:r w:rsidR="00F32ED0" w:rsidRPr="00F468C3">
        <w:rPr>
          <w:rFonts w:ascii="仿宋" w:eastAsia="仿宋" w:hAnsi="仿宋" w:cs="仿宋" w:hint="eastAsia"/>
          <w:sz w:val="28"/>
          <w:szCs w:val="28"/>
          <w:highlight w:val="yellow"/>
          <w:lang w:eastAsia="zh-CN"/>
        </w:rPr>
        <w:t>XXX</w:t>
      </w:r>
      <w:r w:rsidR="00F32ED0" w:rsidRPr="00F468C3">
        <w:rPr>
          <w:rFonts w:ascii="仿宋" w:eastAsia="仿宋" w:hAnsi="仿宋" w:cs="仿宋"/>
          <w:sz w:val="28"/>
          <w:szCs w:val="28"/>
          <w:highlight w:val="yellow"/>
          <w:lang w:eastAsia="zh-CN"/>
        </w:rPr>
        <w:t>机房已采用合规的电子门禁系统和电子监控系统，符合密评要求，无需改造</w:t>
      </w:r>
      <w:r>
        <w:rPr>
          <w:rFonts w:ascii="仿宋" w:eastAsia="仿宋" w:hAnsi="仿宋" w:cs="仿宋" w:hint="eastAsia"/>
          <w:sz w:val="28"/>
          <w:szCs w:val="28"/>
          <w:highlight w:val="yellow"/>
          <w:lang w:eastAsia="zh-CN"/>
        </w:rPr>
        <w:t>。}</w:t>
      </w:r>
    </w:p>
    <w:p w14:paraId="3311A484"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身份鉴别：采用缓解措施，基于生物识别技术（如指纹等）对重要区域进入人员进行身份鉴别；或（</w:t>
      </w:r>
      <w:r w:rsidRPr="006452F9">
        <w:rPr>
          <w:rFonts w:ascii="Times New Roman" w:eastAsia="仿宋" w:hAnsi="Times New Roman" w:cs="Times New Roman"/>
          <w:sz w:val="28"/>
          <w:szCs w:val="28"/>
          <w:lang w:eastAsia="zh-CN"/>
        </w:rPr>
        <w:t>2</w:t>
      </w:r>
      <w:r w:rsidRPr="006452F9">
        <w:rPr>
          <w:rFonts w:ascii="Times New Roman" w:eastAsia="仿宋" w:hAnsi="Times New Roman" w:cs="Times New Roman"/>
          <w:sz w:val="28"/>
          <w:szCs w:val="28"/>
          <w:lang w:eastAsia="zh-CN"/>
        </w:rPr>
        <w:t>）重要区域出入口配备专人值守并进行登记，且采用视频监控系统进行实时监控。缓解措施可降低本指标的高风险程度。</w:t>
      </w:r>
    </w:p>
    <w:p w14:paraId="46E130B2"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电子门禁记录数据完整性：本方案中，不对电子门禁记录数据进行改造和完整性保护。</w:t>
      </w:r>
      <w:r w:rsidRPr="006452F9">
        <w:rPr>
          <w:rFonts w:ascii="Times New Roman" w:eastAsia="仿宋" w:hAnsi="Times New Roman" w:cs="Times New Roman"/>
          <w:sz w:val="28"/>
          <w:szCs w:val="28"/>
          <w:lang w:eastAsia="zh-CN"/>
        </w:rPr>
        <w:t xml:space="preserve"> </w:t>
      </w:r>
    </w:p>
    <w:p w14:paraId="48160736"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视频监控记录数据完整性：本方案中，不对视屏监控记录数据进行改造和完整性保护。</w:t>
      </w:r>
    </w:p>
    <w:p w14:paraId="101F87B3" w14:textId="77777777" w:rsidR="00EA696C" w:rsidRPr="006452F9" w:rsidRDefault="00EA696C" w:rsidP="00EA696C">
      <w:pPr>
        <w:pStyle w:val="9bad51c4"/>
        <w:spacing w:line="360" w:lineRule="auto"/>
        <w:ind w:firstLine="562"/>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3.1.2</w:t>
      </w:r>
      <w:r w:rsidRPr="006452F9">
        <w:rPr>
          <w:rFonts w:ascii="Times New Roman" w:eastAsia="仿宋" w:hAnsi="Times New Roman" w:cs="Times New Roman"/>
          <w:sz w:val="28"/>
          <w:szCs w:val="28"/>
          <w:lang w:eastAsia="zh-CN"/>
        </w:rPr>
        <w:t>网络环境</w:t>
      </w:r>
    </w:p>
    <w:p w14:paraId="24A592C7" w14:textId="77777777" w:rsidR="00EA696C" w:rsidRPr="006452F9" w:rsidRDefault="00EA696C" w:rsidP="00EA696C">
      <w:pPr>
        <w:pStyle w:val="66263a9d"/>
        <w:spacing w:line="360" w:lineRule="auto"/>
        <w:ind w:firstLine="562"/>
        <w:rPr>
          <w:rFonts w:ascii="Times New Roman" w:hAnsi="Times New Roman" w:cs="Times New Roman"/>
          <w:lang w:eastAsia="zh-CN"/>
        </w:rPr>
      </w:pPr>
      <w:r w:rsidRPr="006452F9">
        <w:rPr>
          <w:rFonts w:ascii="Times New Roman" w:hAnsi="Times New Roman" w:cs="Times New Roman"/>
          <w:lang w:eastAsia="zh-CN"/>
        </w:rPr>
        <w:t>网络环境风险分析</w:t>
      </w:r>
    </w:p>
    <w:p w14:paraId="2F7B675F" w14:textId="62A3BF00" w:rsidR="008816F9" w:rsidRPr="006452F9" w:rsidRDefault="008816F9" w:rsidP="008816F9">
      <w:pPr>
        <w:pStyle w:val="de3c597f"/>
        <w:spacing w:line="360" w:lineRule="auto"/>
        <w:ind w:firstLineChars="200" w:firstLine="560"/>
        <w:jc w:val="both"/>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系统在网络环境涉及以下两条通信信道：</w:t>
      </w:r>
      <w:r w:rsidRPr="006452F9">
        <w:rPr>
          <w:rFonts w:ascii="宋体" w:eastAsia="宋体" w:hAnsi="宋体" w:cs="宋体" w:hint="eastAsia"/>
          <w:sz w:val="28"/>
          <w:szCs w:val="28"/>
          <w:lang w:eastAsia="zh-CN"/>
        </w:rPr>
        <w:t>①</w:t>
      </w:r>
      <w:r w:rsidRPr="006452F9">
        <w:rPr>
          <w:rFonts w:ascii="Times New Roman" w:eastAsia="仿宋" w:hAnsi="Times New Roman" w:cs="Times New Roman"/>
          <w:sz w:val="28"/>
          <w:szCs w:val="28"/>
          <w:lang w:eastAsia="zh-CN"/>
        </w:rPr>
        <w:t>内部用户</w:t>
      </w:r>
      <w:r w:rsidRPr="006452F9">
        <w:rPr>
          <w:rFonts w:ascii="Times New Roman" w:eastAsia="仿宋" w:hAnsi="Times New Roman" w:cs="Times New Roman"/>
          <w:sz w:val="28"/>
          <w:szCs w:val="28"/>
          <w:lang w:eastAsia="zh-CN"/>
        </w:rPr>
        <w:t>PC</w:t>
      </w:r>
      <w:r w:rsidRPr="006452F9">
        <w:rPr>
          <w:rFonts w:ascii="Times New Roman" w:eastAsia="仿宋" w:hAnsi="Times New Roman" w:cs="Times New Roman"/>
          <w:sz w:val="28"/>
          <w:szCs w:val="28"/>
          <w:lang w:eastAsia="zh-CN"/>
        </w:rPr>
        <w:t>浏览器与业务系统之间的通信信道；</w:t>
      </w:r>
      <w:r w:rsidRPr="006452F9">
        <w:rPr>
          <w:rFonts w:ascii="宋体" w:eastAsia="宋体" w:hAnsi="宋体" w:cs="宋体" w:hint="eastAsia"/>
          <w:sz w:val="28"/>
          <w:szCs w:val="28"/>
          <w:lang w:eastAsia="zh-CN"/>
        </w:rPr>
        <w:t>②</w:t>
      </w:r>
      <w:r w:rsidRPr="006452F9">
        <w:rPr>
          <w:rFonts w:ascii="Times New Roman" w:eastAsia="仿宋" w:hAnsi="Times New Roman" w:cs="Times New Roman"/>
          <w:sz w:val="28"/>
          <w:szCs w:val="28"/>
          <w:lang w:eastAsia="zh-CN"/>
        </w:rPr>
        <w:t>系统业务服务区和数据灾备区之间的专线通信信道；</w:t>
      </w:r>
      <w:r w:rsidRPr="006452F9">
        <w:rPr>
          <w:rFonts w:ascii="宋体" w:eastAsia="宋体" w:hAnsi="宋体" w:cs="宋体" w:hint="eastAsia"/>
          <w:sz w:val="28"/>
          <w:szCs w:val="28"/>
          <w:lang w:eastAsia="zh-CN"/>
        </w:rPr>
        <w:t>③</w:t>
      </w:r>
      <w:r w:rsidRPr="006452F9">
        <w:rPr>
          <w:rFonts w:ascii="Times New Roman" w:eastAsia="仿宋" w:hAnsi="Times New Roman" w:cs="Times New Roman"/>
          <w:sz w:val="28"/>
          <w:szCs w:val="28"/>
          <w:lang w:eastAsia="zh-CN"/>
        </w:rPr>
        <w:t>公众用户移动端</w:t>
      </w:r>
      <w:r w:rsidRPr="006452F9">
        <w:rPr>
          <w:rFonts w:ascii="Times New Roman" w:eastAsia="仿宋" w:hAnsi="Times New Roman" w:cs="Times New Roman"/>
          <w:sz w:val="28"/>
          <w:szCs w:val="28"/>
          <w:lang w:eastAsia="zh-CN"/>
        </w:rPr>
        <w:t xml:space="preserve"> APP</w:t>
      </w:r>
      <w:r w:rsidRPr="006452F9">
        <w:rPr>
          <w:rFonts w:ascii="Times New Roman" w:eastAsia="仿宋" w:hAnsi="Times New Roman" w:cs="Times New Roman"/>
          <w:sz w:val="28"/>
          <w:szCs w:val="28"/>
          <w:lang w:eastAsia="zh-CN"/>
        </w:rPr>
        <w:t>与业务系统之间的通信信道；</w:t>
      </w:r>
      <w:r w:rsidRPr="006452F9">
        <w:rPr>
          <w:rFonts w:ascii="宋体" w:eastAsia="宋体" w:hAnsi="宋体" w:cs="宋体" w:hint="eastAsia"/>
          <w:sz w:val="28"/>
          <w:szCs w:val="28"/>
          <w:lang w:eastAsia="zh-CN"/>
        </w:rPr>
        <w:t>④</w:t>
      </w:r>
      <w:r w:rsidR="00C274BC">
        <w:rPr>
          <w:rFonts w:ascii="Times New Roman" w:eastAsia="仿宋" w:hAnsi="Times New Roman" w:cs="Times New Roman" w:hint="eastAsia"/>
          <w:sz w:val="28"/>
          <w:szCs w:val="28"/>
          <w:lang w:eastAsia="zh-CN"/>
        </w:rPr>
        <w:t>XXX</w:t>
      </w:r>
      <w:r w:rsidR="00C274BC">
        <w:rPr>
          <w:rFonts w:ascii="Times New Roman" w:eastAsia="仿宋" w:hAnsi="Times New Roman" w:cs="Times New Roman" w:hint="eastAsia"/>
          <w:sz w:val="28"/>
          <w:szCs w:val="28"/>
          <w:lang w:eastAsia="zh-CN"/>
        </w:rPr>
        <w:t>系统</w:t>
      </w:r>
      <w:r w:rsidRPr="006452F9">
        <w:rPr>
          <w:rFonts w:ascii="Times New Roman" w:eastAsia="仿宋" w:hAnsi="Times New Roman" w:cs="Times New Roman"/>
          <w:sz w:val="28"/>
          <w:szCs w:val="28"/>
          <w:lang w:eastAsia="zh-CN"/>
        </w:rPr>
        <w:t>与业务系统之间的通信信道。</w:t>
      </w:r>
    </w:p>
    <w:p w14:paraId="2C397105" w14:textId="77777777" w:rsidR="008816F9" w:rsidRPr="006452F9" w:rsidRDefault="008816F9" w:rsidP="008816F9">
      <w:pPr>
        <w:pStyle w:val="e311af56"/>
        <w:numPr>
          <w:ilvl w:val="0"/>
          <w:numId w:val="60"/>
        </w:numPr>
        <w:spacing w:line="360" w:lineRule="auto"/>
        <w:ind w:firstLine="560"/>
        <w:rPr>
          <w:rFonts w:cs="Times New Roman"/>
        </w:rPr>
      </w:pPr>
      <w:r w:rsidRPr="006452F9">
        <w:rPr>
          <w:rFonts w:cs="Times New Roman"/>
        </w:rPr>
        <w:t>内部用户</w:t>
      </w:r>
      <w:r w:rsidRPr="006452F9">
        <w:rPr>
          <w:rFonts w:cs="Times New Roman"/>
        </w:rPr>
        <w:t>PC</w:t>
      </w:r>
      <w:r w:rsidRPr="006452F9">
        <w:rPr>
          <w:rFonts w:cs="Times New Roman"/>
        </w:rPr>
        <w:t>浏览器与业务系统之间的通信信道</w:t>
      </w:r>
    </w:p>
    <w:p w14:paraId="32B19310" w14:textId="77777777" w:rsidR="008816F9" w:rsidRPr="006452F9" w:rsidRDefault="008816F9" w:rsidP="008816F9">
      <w:pPr>
        <w:pStyle w:val="e311af56"/>
        <w:spacing w:line="360" w:lineRule="auto"/>
        <w:ind w:firstLine="560"/>
        <w:rPr>
          <w:rFonts w:cs="Times New Roman"/>
        </w:rPr>
      </w:pPr>
      <w:r w:rsidRPr="006452F9">
        <w:rPr>
          <w:rFonts w:cs="Times New Roman"/>
        </w:rPr>
        <w:t>身份鉴别：通过采用国际算法（</w:t>
      </w:r>
      <w:r w:rsidRPr="006452F9">
        <w:rPr>
          <w:rFonts w:cs="Times New Roman"/>
          <w:highlight w:val="yellow"/>
        </w:rPr>
        <w:t>算法如</w:t>
      </w:r>
      <w:r w:rsidRPr="006452F9">
        <w:rPr>
          <w:rFonts w:cs="Times New Roman"/>
          <w:highlight w:val="yellow"/>
        </w:rPr>
        <w:t>RSA2048</w:t>
      </w:r>
      <w:r w:rsidRPr="006452F9">
        <w:rPr>
          <w:rFonts w:cs="Times New Roman"/>
        </w:rPr>
        <w:t>）的</w:t>
      </w:r>
      <w:r w:rsidRPr="006452F9">
        <w:rPr>
          <w:rFonts w:cs="Times New Roman"/>
        </w:rPr>
        <w:t>HTTPS</w:t>
      </w:r>
      <w:r w:rsidRPr="006452F9">
        <w:rPr>
          <w:rFonts w:cs="Times New Roman"/>
        </w:rPr>
        <w:t>方式进行连接，对通信实体未采用合规的方式进行身份鉴别，存在非法设备或非授权人员接入网络的风险。</w:t>
      </w:r>
    </w:p>
    <w:p w14:paraId="61639E85" w14:textId="77777777" w:rsidR="008816F9" w:rsidRPr="006452F9" w:rsidRDefault="008816F9" w:rsidP="008816F9">
      <w:pPr>
        <w:pStyle w:val="e311af56"/>
        <w:spacing w:line="360" w:lineRule="auto"/>
        <w:ind w:firstLine="560"/>
        <w:rPr>
          <w:rFonts w:cs="Times New Roman"/>
        </w:rPr>
      </w:pPr>
      <w:r w:rsidRPr="006452F9">
        <w:rPr>
          <w:rFonts w:cs="Times New Roman"/>
        </w:rPr>
        <w:lastRenderedPageBreak/>
        <w:t>通信数据完整性：通过采用国际算法（</w:t>
      </w:r>
      <w:r w:rsidRPr="006452F9">
        <w:rPr>
          <w:rFonts w:cs="Times New Roman"/>
          <w:highlight w:val="yellow"/>
        </w:rPr>
        <w:t>算法</w:t>
      </w:r>
      <w:r w:rsidRPr="006452F9">
        <w:rPr>
          <w:rFonts w:cs="Times New Roman"/>
        </w:rPr>
        <w:t>）的</w:t>
      </w:r>
      <w:r w:rsidRPr="006452F9">
        <w:rPr>
          <w:rFonts w:cs="Times New Roman"/>
        </w:rPr>
        <w:t>HTTPS</w:t>
      </w:r>
      <w:r w:rsidRPr="006452F9">
        <w:rPr>
          <w:rFonts w:cs="Times New Roman"/>
        </w:rPr>
        <w:t>方式进行连接，未采用合规的密码技术保证通信过程中数据的完整性，存在数据传输过程中被非授权篡改的风险。</w:t>
      </w:r>
    </w:p>
    <w:p w14:paraId="45C5445F" w14:textId="77777777" w:rsidR="008816F9" w:rsidRPr="006452F9" w:rsidRDefault="008816F9" w:rsidP="008816F9">
      <w:pPr>
        <w:pStyle w:val="e311af56"/>
        <w:spacing w:line="360" w:lineRule="auto"/>
        <w:ind w:firstLine="560"/>
        <w:rPr>
          <w:rFonts w:cs="Times New Roman"/>
        </w:rPr>
      </w:pPr>
      <w:r w:rsidRPr="006452F9">
        <w:rPr>
          <w:rFonts w:cs="Times New Roman"/>
        </w:rPr>
        <w:t>通信过程中重要数据的机密性：通过采用国际算法（</w:t>
      </w:r>
      <w:r w:rsidRPr="006452F9">
        <w:rPr>
          <w:rFonts w:cs="Times New Roman"/>
          <w:highlight w:val="yellow"/>
        </w:rPr>
        <w:t>算法</w:t>
      </w:r>
      <w:r w:rsidRPr="006452F9">
        <w:rPr>
          <w:rFonts w:cs="Times New Roman"/>
        </w:rPr>
        <w:t>）的</w:t>
      </w:r>
      <w:r w:rsidRPr="006452F9">
        <w:rPr>
          <w:rFonts w:cs="Times New Roman"/>
        </w:rPr>
        <w:t>HTTPS</w:t>
      </w:r>
      <w:r w:rsidRPr="006452F9">
        <w:rPr>
          <w:rFonts w:cs="Times New Roman"/>
        </w:rPr>
        <w:t>方式进行连接，未采用合规的密码技术保证通信过程中重要数据的机密性，存在数据传输过程中被窃取的风险。</w:t>
      </w:r>
    </w:p>
    <w:p w14:paraId="3BDCCFD2" w14:textId="77777777" w:rsidR="008816F9" w:rsidRPr="006452F9" w:rsidRDefault="008816F9" w:rsidP="008816F9">
      <w:pPr>
        <w:pStyle w:val="e311af56"/>
        <w:spacing w:line="360" w:lineRule="auto"/>
        <w:ind w:firstLine="560"/>
        <w:rPr>
          <w:rFonts w:cs="Times New Roman"/>
        </w:rPr>
      </w:pPr>
      <w:r w:rsidRPr="006452F9">
        <w:rPr>
          <w:rFonts w:cs="Times New Roman"/>
        </w:rPr>
        <w:t>网络边界访问控制信息的完整性：未采用合规的密码技术保证通信过程中网络边界访问控制信息的完整性，存在数据传输过程中被非授权篡改的风险。</w:t>
      </w:r>
    </w:p>
    <w:p w14:paraId="211D86EE" w14:textId="77777777" w:rsidR="008816F9" w:rsidRPr="006452F9" w:rsidRDefault="008816F9" w:rsidP="008816F9">
      <w:pPr>
        <w:pStyle w:val="e311af56"/>
        <w:spacing w:line="360" w:lineRule="auto"/>
        <w:ind w:firstLine="560"/>
        <w:rPr>
          <w:rFonts w:cs="Times New Roman"/>
        </w:rPr>
      </w:pPr>
      <w:r w:rsidRPr="006452F9">
        <w:rPr>
          <w:rFonts w:cs="Times New Roman"/>
        </w:rPr>
        <w:t>安全接入认证：本系统不涉及此需求，不纳入本次测评范围。</w:t>
      </w:r>
    </w:p>
    <w:p w14:paraId="04CE118F" w14:textId="77777777" w:rsidR="008816F9" w:rsidRPr="006452F9" w:rsidRDefault="008816F9" w:rsidP="008816F9">
      <w:pPr>
        <w:pStyle w:val="e311af56"/>
        <w:numPr>
          <w:ilvl w:val="0"/>
          <w:numId w:val="60"/>
        </w:numPr>
        <w:spacing w:line="360" w:lineRule="auto"/>
        <w:ind w:firstLine="560"/>
        <w:rPr>
          <w:rFonts w:cs="Times New Roman"/>
        </w:rPr>
      </w:pPr>
      <w:r w:rsidRPr="006452F9">
        <w:rPr>
          <w:rFonts w:cs="Times New Roman"/>
          <w:szCs w:val="28"/>
        </w:rPr>
        <w:t>系统业务服务区和数据灾备区之间的专线通信信道</w:t>
      </w:r>
    </w:p>
    <w:p w14:paraId="70845E28" w14:textId="77777777" w:rsidR="008816F9" w:rsidRPr="006452F9" w:rsidRDefault="008816F9" w:rsidP="008816F9">
      <w:pPr>
        <w:pStyle w:val="e311af56"/>
        <w:spacing w:line="360" w:lineRule="auto"/>
        <w:ind w:firstLine="560"/>
        <w:rPr>
          <w:rFonts w:cs="Times New Roman"/>
        </w:rPr>
      </w:pPr>
      <w:r w:rsidRPr="006452F9">
        <w:rPr>
          <w:rFonts w:cs="Times New Roman"/>
        </w:rPr>
        <w:t>身份鉴别：</w:t>
      </w:r>
      <w:r w:rsidRPr="006452F9">
        <w:rPr>
          <w:rFonts w:cs="Times New Roman"/>
          <w:szCs w:val="28"/>
        </w:rPr>
        <w:t>目前系统业务服务区和数据灾备区之间的专线通信信道使用专线进行灾备数据传输</w:t>
      </w:r>
      <w:r w:rsidRPr="006452F9">
        <w:rPr>
          <w:rFonts w:cs="Times New Roman"/>
        </w:rPr>
        <w:t>，</w:t>
      </w:r>
      <w:r w:rsidRPr="006452F9">
        <w:rPr>
          <w:rFonts w:cs="Times New Roman"/>
          <w:szCs w:val="28"/>
        </w:rPr>
        <w:t>通信前未使用密码技术对通信实体双方进行验证，</w:t>
      </w:r>
      <w:r w:rsidRPr="006452F9">
        <w:rPr>
          <w:rFonts w:cs="Times New Roman"/>
          <w:szCs w:val="28"/>
        </w:rPr>
        <w:t xml:space="preserve"> </w:t>
      </w:r>
      <w:r w:rsidRPr="006452F9">
        <w:rPr>
          <w:rFonts w:cs="Times New Roman"/>
          <w:szCs w:val="28"/>
        </w:rPr>
        <w:t>存在非法通信实体接入网络的风险</w:t>
      </w:r>
      <w:r w:rsidRPr="006452F9">
        <w:rPr>
          <w:rFonts w:cs="Times New Roman"/>
        </w:rPr>
        <w:t>。</w:t>
      </w:r>
    </w:p>
    <w:p w14:paraId="211D221D" w14:textId="77777777" w:rsidR="008816F9" w:rsidRPr="006452F9" w:rsidRDefault="008816F9" w:rsidP="008816F9">
      <w:pPr>
        <w:pStyle w:val="e311af56"/>
        <w:spacing w:line="360" w:lineRule="auto"/>
        <w:ind w:firstLine="560"/>
        <w:rPr>
          <w:rFonts w:cs="Times New Roman"/>
        </w:rPr>
      </w:pPr>
      <w:r w:rsidRPr="006452F9">
        <w:rPr>
          <w:rFonts w:cs="Times New Roman"/>
        </w:rPr>
        <w:t>通信数据完整性：目</w:t>
      </w:r>
      <w:r w:rsidRPr="006452F9">
        <w:rPr>
          <w:rFonts w:cs="Times New Roman"/>
          <w:szCs w:val="28"/>
        </w:rPr>
        <w:t>前系统业务服务区和数据灾备区之间的专线通信信道使用专线进行灾备数据传输</w:t>
      </w:r>
      <w:r w:rsidRPr="006452F9">
        <w:rPr>
          <w:rFonts w:cs="Times New Roman"/>
        </w:rPr>
        <w:t>，</w:t>
      </w:r>
      <w:r w:rsidRPr="006452F9">
        <w:rPr>
          <w:rFonts w:cs="Times New Roman"/>
          <w:szCs w:val="28"/>
        </w:rPr>
        <w:t>未使用密码技术对灾备数据传输通道进行机密性和完整性保护，存在通信数据在信息系统外部被非授权篡改的风险</w:t>
      </w:r>
      <w:r w:rsidRPr="006452F9">
        <w:rPr>
          <w:rFonts w:cs="Times New Roman"/>
        </w:rPr>
        <w:t>。</w:t>
      </w:r>
    </w:p>
    <w:p w14:paraId="75B2767E" w14:textId="77777777" w:rsidR="008816F9" w:rsidRPr="006452F9" w:rsidRDefault="008816F9" w:rsidP="008816F9">
      <w:pPr>
        <w:pStyle w:val="e311af56"/>
        <w:spacing w:line="360" w:lineRule="auto"/>
        <w:ind w:firstLine="560"/>
        <w:rPr>
          <w:rFonts w:cs="Times New Roman"/>
        </w:rPr>
      </w:pPr>
      <w:r w:rsidRPr="006452F9">
        <w:rPr>
          <w:rFonts w:cs="Times New Roman"/>
        </w:rPr>
        <w:t>通信过程中重要数据的机密性：目</w:t>
      </w:r>
      <w:r w:rsidRPr="006452F9">
        <w:rPr>
          <w:rFonts w:cs="Times New Roman"/>
          <w:szCs w:val="28"/>
        </w:rPr>
        <w:t>前系统业务服务区和数据灾备区之间的专线通信信道使用专线进行灾备数据传输</w:t>
      </w:r>
      <w:r w:rsidRPr="006452F9">
        <w:rPr>
          <w:rFonts w:cs="Times New Roman"/>
        </w:rPr>
        <w:t>，未采用合规的密码技术保证通信过程中重要数据的机密性，存在数据传输过程中被窃取的风险。</w:t>
      </w:r>
    </w:p>
    <w:p w14:paraId="5A78B64F" w14:textId="77777777" w:rsidR="008816F9" w:rsidRPr="006452F9" w:rsidRDefault="008816F9" w:rsidP="008816F9">
      <w:pPr>
        <w:pStyle w:val="e311af56"/>
        <w:spacing w:line="360" w:lineRule="auto"/>
        <w:ind w:firstLine="560"/>
        <w:rPr>
          <w:rFonts w:cs="Times New Roman"/>
        </w:rPr>
      </w:pPr>
      <w:r w:rsidRPr="006452F9">
        <w:rPr>
          <w:rFonts w:cs="Times New Roman"/>
        </w:rPr>
        <w:t>网络边界访问控制信息的完整性：</w:t>
      </w:r>
      <w:r w:rsidRPr="006452F9">
        <w:rPr>
          <w:rFonts w:cs="Times New Roman"/>
          <w:szCs w:val="28"/>
        </w:rPr>
        <w:t>未使用密码技术对该条信道的网络边界访问控制信息进行完整性保护，存在非法设备从外部接入内部网络，或网络边界被破坏</w:t>
      </w:r>
      <w:r w:rsidRPr="006452F9">
        <w:rPr>
          <w:rFonts w:cs="Times New Roman"/>
        </w:rPr>
        <w:t>。</w:t>
      </w:r>
    </w:p>
    <w:p w14:paraId="63F6DC53" w14:textId="77777777" w:rsidR="008816F9" w:rsidRPr="006452F9" w:rsidRDefault="008816F9" w:rsidP="008816F9">
      <w:pPr>
        <w:pStyle w:val="e311af56"/>
        <w:spacing w:line="360" w:lineRule="auto"/>
        <w:ind w:firstLine="560"/>
        <w:rPr>
          <w:rFonts w:cs="Times New Roman"/>
        </w:rPr>
      </w:pPr>
      <w:r w:rsidRPr="006452F9">
        <w:rPr>
          <w:rFonts w:cs="Times New Roman"/>
        </w:rPr>
        <w:lastRenderedPageBreak/>
        <w:t>安全接入认证：本系统不涉及此需求，不纳入本次测评范围。</w:t>
      </w:r>
    </w:p>
    <w:p w14:paraId="106F3E03" w14:textId="77777777" w:rsidR="008816F9" w:rsidRPr="006452F9" w:rsidRDefault="008816F9" w:rsidP="008816F9">
      <w:pPr>
        <w:pStyle w:val="e311af56"/>
        <w:numPr>
          <w:ilvl w:val="0"/>
          <w:numId w:val="60"/>
        </w:numPr>
        <w:spacing w:line="360" w:lineRule="auto"/>
        <w:ind w:firstLine="560"/>
        <w:rPr>
          <w:rFonts w:cs="Times New Roman"/>
        </w:rPr>
      </w:pPr>
      <w:r w:rsidRPr="006452F9">
        <w:rPr>
          <w:rFonts w:cs="Times New Roman"/>
          <w:szCs w:val="28"/>
        </w:rPr>
        <w:t>公众用户移动端</w:t>
      </w:r>
      <w:r w:rsidRPr="006452F9">
        <w:rPr>
          <w:rFonts w:cs="Times New Roman"/>
          <w:szCs w:val="28"/>
        </w:rPr>
        <w:t xml:space="preserve"> APP</w:t>
      </w:r>
      <w:r w:rsidRPr="006452F9">
        <w:rPr>
          <w:rFonts w:cs="Times New Roman"/>
          <w:szCs w:val="28"/>
        </w:rPr>
        <w:t>与业务系统之间的通信信道</w:t>
      </w:r>
    </w:p>
    <w:p w14:paraId="16AAB51C" w14:textId="77777777" w:rsidR="008816F9" w:rsidRPr="006452F9" w:rsidRDefault="008816F9" w:rsidP="008816F9">
      <w:pPr>
        <w:pStyle w:val="e311af56"/>
        <w:spacing w:line="360" w:lineRule="auto"/>
        <w:ind w:firstLine="560"/>
        <w:rPr>
          <w:rFonts w:cs="Times New Roman"/>
        </w:rPr>
      </w:pPr>
      <w:r w:rsidRPr="006452F9">
        <w:rPr>
          <w:rFonts w:cs="Times New Roman"/>
        </w:rPr>
        <w:t>身份鉴别：</w:t>
      </w:r>
      <w:r w:rsidRPr="006452F9">
        <w:rPr>
          <w:rFonts w:cs="Times New Roman"/>
          <w:szCs w:val="28"/>
        </w:rPr>
        <w:t>目前互联网系统移动端</w:t>
      </w:r>
      <w:r w:rsidRPr="006452F9">
        <w:rPr>
          <w:rFonts w:cs="Times New Roman"/>
          <w:szCs w:val="28"/>
        </w:rPr>
        <w:t xml:space="preserve"> APP</w:t>
      </w:r>
      <w:r w:rsidRPr="006452F9">
        <w:rPr>
          <w:rFonts w:cs="Times New Roman"/>
          <w:szCs w:val="28"/>
        </w:rPr>
        <w:t>的通信信道使用</w:t>
      </w:r>
      <w:r w:rsidRPr="006452F9">
        <w:rPr>
          <w:rFonts w:cs="Times New Roman"/>
          <w:szCs w:val="28"/>
        </w:rPr>
        <w:t>HTTP</w:t>
      </w:r>
      <w:r w:rsidRPr="006452F9">
        <w:rPr>
          <w:rFonts w:cs="Times New Roman"/>
          <w:szCs w:val="28"/>
        </w:rPr>
        <w:t>协议建立数据传输通道，通信前未使用密码技术对通信实体双方进行验证，</w:t>
      </w:r>
      <w:r w:rsidRPr="006452F9">
        <w:rPr>
          <w:rFonts w:cs="Times New Roman"/>
          <w:szCs w:val="28"/>
        </w:rPr>
        <w:t xml:space="preserve"> </w:t>
      </w:r>
      <w:r w:rsidRPr="006452F9">
        <w:rPr>
          <w:rFonts w:cs="Times New Roman"/>
          <w:szCs w:val="28"/>
        </w:rPr>
        <w:t>存在非法通信实体接入网络的风险</w:t>
      </w:r>
      <w:r w:rsidRPr="006452F9">
        <w:rPr>
          <w:rFonts w:cs="Times New Roman"/>
        </w:rPr>
        <w:t>。</w:t>
      </w:r>
    </w:p>
    <w:p w14:paraId="2DF2B99B" w14:textId="77777777" w:rsidR="008816F9" w:rsidRPr="006452F9" w:rsidRDefault="008816F9" w:rsidP="008816F9">
      <w:pPr>
        <w:pStyle w:val="e311af56"/>
        <w:spacing w:line="360" w:lineRule="auto"/>
        <w:ind w:firstLine="560"/>
        <w:rPr>
          <w:rFonts w:cs="Times New Roman"/>
        </w:rPr>
      </w:pPr>
      <w:r w:rsidRPr="006452F9">
        <w:rPr>
          <w:rFonts w:cs="Times New Roman"/>
        </w:rPr>
        <w:t>通信数据完整性：</w:t>
      </w:r>
      <w:r w:rsidRPr="006452F9">
        <w:rPr>
          <w:rFonts w:cs="Times New Roman"/>
          <w:szCs w:val="28"/>
        </w:rPr>
        <w:t>目前互联网系统移动端</w:t>
      </w:r>
      <w:r w:rsidRPr="006452F9">
        <w:rPr>
          <w:rFonts w:cs="Times New Roman"/>
          <w:szCs w:val="28"/>
        </w:rPr>
        <w:t xml:space="preserve"> APP</w:t>
      </w:r>
      <w:r w:rsidRPr="006452F9">
        <w:rPr>
          <w:rFonts w:cs="Times New Roman"/>
          <w:szCs w:val="28"/>
        </w:rPr>
        <w:t>的通信信道使用</w:t>
      </w:r>
      <w:r w:rsidRPr="006452F9">
        <w:rPr>
          <w:rFonts w:cs="Times New Roman"/>
          <w:szCs w:val="28"/>
        </w:rPr>
        <w:t>HTTP</w:t>
      </w:r>
      <w:r w:rsidRPr="006452F9">
        <w:rPr>
          <w:rFonts w:cs="Times New Roman"/>
          <w:szCs w:val="28"/>
        </w:rPr>
        <w:t>协议建立数据传输通道，未使用密码技术</w:t>
      </w:r>
      <w:r w:rsidRPr="006452F9">
        <w:rPr>
          <w:rFonts w:cs="Times New Roman"/>
        </w:rPr>
        <w:t>保证通信过程中数据的完整性，存在数据传输过程中被非授权篡改的风险。</w:t>
      </w:r>
    </w:p>
    <w:p w14:paraId="53C73F42" w14:textId="77777777" w:rsidR="008816F9" w:rsidRPr="006452F9" w:rsidRDefault="008816F9" w:rsidP="008816F9">
      <w:pPr>
        <w:pStyle w:val="e311af56"/>
        <w:spacing w:line="360" w:lineRule="auto"/>
        <w:ind w:firstLine="560"/>
        <w:rPr>
          <w:rFonts w:cs="Times New Roman"/>
        </w:rPr>
      </w:pPr>
      <w:r w:rsidRPr="006452F9">
        <w:rPr>
          <w:rFonts w:cs="Times New Roman"/>
        </w:rPr>
        <w:t>通信过程中重要数据的机密性：</w:t>
      </w:r>
      <w:r w:rsidRPr="006452F9">
        <w:rPr>
          <w:rFonts w:cs="Times New Roman"/>
          <w:szCs w:val="28"/>
        </w:rPr>
        <w:t>目前互联网系统移动端</w:t>
      </w:r>
      <w:r w:rsidRPr="006452F9">
        <w:rPr>
          <w:rFonts w:cs="Times New Roman"/>
          <w:szCs w:val="28"/>
        </w:rPr>
        <w:t xml:space="preserve"> APP</w:t>
      </w:r>
      <w:r w:rsidRPr="006452F9">
        <w:rPr>
          <w:rFonts w:cs="Times New Roman"/>
          <w:szCs w:val="28"/>
        </w:rPr>
        <w:t>的通信信道使用</w:t>
      </w:r>
      <w:r w:rsidRPr="006452F9">
        <w:rPr>
          <w:rFonts w:cs="Times New Roman"/>
          <w:szCs w:val="28"/>
        </w:rPr>
        <w:t>HTTP</w:t>
      </w:r>
      <w:r w:rsidRPr="006452F9">
        <w:rPr>
          <w:rFonts w:cs="Times New Roman"/>
          <w:szCs w:val="28"/>
        </w:rPr>
        <w:t>协议建立数据传输通道，</w:t>
      </w:r>
      <w:r w:rsidRPr="006452F9">
        <w:rPr>
          <w:rFonts w:cs="Times New Roman"/>
        </w:rPr>
        <w:t>未采用密码技术保证通信过程中重要数据的机密性，存在数据传输过程中被窃取的风险。</w:t>
      </w:r>
    </w:p>
    <w:p w14:paraId="1DD2998D" w14:textId="77777777" w:rsidR="008816F9" w:rsidRPr="006452F9" w:rsidRDefault="008816F9" w:rsidP="008816F9">
      <w:pPr>
        <w:pStyle w:val="e311af56"/>
        <w:spacing w:line="360" w:lineRule="auto"/>
        <w:ind w:firstLine="560"/>
        <w:rPr>
          <w:rFonts w:cs="Times New Roman"/>
        </w:rPr>
      </w:pPr>
      <w:r w:rsidRPr="006452F9">
        <w:rPr>
          <w:rFonts w:cs="Times New Roman"/>
        </w:rPr>
        <w:t>网络边界访问控制信息的完整性：</w:t>
      </w:r>
      <w:r w:rsidRPr="006452F9">
        <w:rPr>
          <w:rFonts w:cs="Times New Roman"/>
          <w:szCs w:val="28"/>
        </w:rPr>
        <w:t>未使用密码技术对该条信道的网络边界访问控制信息进行完整性保护，存在非法设备从外部接入内部网络，或网络边界被破坏</w:t>
      </w:r>
      <w:r w:rsidRPr="006452F9">
        <w:rPr>
          <w:rFonts w:cs="Times New Roman"/>
        </w:rPr>
        <w:t>。</w:t>
      </w:r>
    </w:p>
    <w:p w14:paraId="33597025" w14:textId="77777777" w:rsidR="008816F9" w:rsidRPr="006452F9" w:rsidRDefault="008816F9" w:rsidP="008816F9">
      <w:pPr>
        <w:pStyle w:val="e311af56"/>
        <w:spacing w:line="360" w:lineRule="auto"/>
        <w:ind w:firstLine="560"/>
        <w:rPr>
          <w:rFonts w:cs="Times New Roman"/>
        </w:rPr>
      </w:pPr>
      <w:r w:rsidRPr="006452F9">
        <w:rPr>
          <w:rFonts w:cs="Times New Roman"/>
        </w:rPr>
        <w:t>安全接入认证：本系统不涉及此需求，不纳入本次测评范围。</w:t>
      </w:r>
    </w:p>
    <w:p w14:paraId="092FFE95" w14:textId="52162106" w:rsidR="008816F9" w:rsidRPr="006452F9" w:rsidRDefault="000E150B" w:rsidP="008816F9">
      <w:pPr>
        <w:pStyle w:val="e311af56"/>
        <w:numPr>
          <w:ilvl w:val="0"/>
          <w:numId w:val="60"/>
        </w:numPr>
        <w:spacing w:line="360" w:lineRule="auto"/>
        <w:ind w:firstLine="560"/>
        <w:rPr>
          <w:rFonts w:cs="Times New Roman"/>
        </w:rPr>
      </w:pPr>
      <w:r>
        <w:rPr>
          <w:rFonts w:cs="Times New Roman" w:hint="eastAsia"/>
        </w:rPr>
        <w:t>普洱公积金综合服务平台</w:t>
      </w:r>
      <w:proofErr w:type="spellStart"/>
      <w:proofErr w:type="spellEnd"/>
      <w:r w:rsidR="008816F9" w:rsidRPr="006452F9">
        <w:rPr>
          <w:rFonts w:cs="Times New Roman"/>
        </w:rPr>
        <w:t>与业务系统之间的通信信道</w:t>
      </w:r>
    </w:p>
    <w:p w14:paraId="11464404" w14:textId="35FDC3FD" w:rsidR="008816F9" w:rsidRPr="006452F9" w:rsidRDefault="000E150B" w:rsidP="008816F9">
      <w:pPr>
        <w:pStyle w:val="79e88c27"/>
        <w:spacing w:line="360" w:lineRule="auto"/>
        <w:ind w:firstLine="560"/>
        <w:rPr>
          <w:rFonts w:cs="Times New Roman"/>
        </w:rPr>
      </w:pPr>
      <w:r>
        <w:rPr>
          <w:rFonts w:cs="Times New Roman" w:hint="eastAsia"/>
        </w:rPr>
        <w:t>普洱公积金综合服务平台</w:t>
      </w:r>
      <w:proofErr w:type="spellStart"/>
      <w:proofErr w:type="spellEnd"/>
      <w:r w:rsidR="008816F9" w:rsidRPr="006452F9">
        <w:rPr>
          <w:rFonts w:cs="Times New Roman"/>
        </w:rPr>
        <w:t>与业务系统之间的通信信道不涉及敏感数据的传输，故本次密码应用建设不进行改造。</w:t>
      </w:r>
    </w:p>
    <w:p w14:paraId="7DA02B7B" w14:textId="77777777" w:rsidR="00EA696C" w:rsidRPr="006452F9" w:rsidRDefault="00EA696C" w:rsidP="00EA696C">
      <w:pPr>
        <w:pStyle w:val="66263a9d"/>
        <w:spacing w:line="360" w:lineRule="auto"/>
        <w:ind w:firstLine="562"/>
        <w:rPr>
          <w:rFonts w:ascii="Times New Roman" w:hAnsi="Times New Roman" w:cs="Times New Roman"/>
          <w:lang w:eastAsia="zh-CN"/>
        </w:rPr>
      </w:pPr>
      <w:r w:rsidRPr="006452F9">
        <w:rPr>
          <w:rFonts w:ascii="Times New Roman" w:hAnsi="Times New Roman" w:cs="Times New Roman"/>
          <w:lang w:eastAsia="zh-CN"/>
        </w:rPr>
        <w:t>网络环境需求分析</w:t>
      </w:r>
    </w:p>
    <w:p w14:paraId="04B113E2" w14:textId="77777777" w:rsidR="00EA696C" w:rsidRPr="006452F9" w:rsidRDefault="00EA696C" w:rsidP="00EA696C">
      <w:pPr>
        <w:pStyle w:val="e311af56"/>
        <w:numPr>
          <w:ilvl w:val="0"/>
          <w:numId w:val="61"/>
        </w:numPr>
        <w:spacing w:line="360" w:lineRule="auto"/>
        <w:ind w:firstLine="560"/>
        <w:rPr>
          <w:rFonts w:cs="Times New Roman"/>
        </w:rPr>
      </w:pPr>
      <w:r w:rsidRPr="006452F9">
        <w:rPr>
          <w:rFonts w:cs="Times New Roman"/>
        </w:rPr>
        <w:t>内部用户</w:t>
      </w:r>
      <w:r w:rsidRPr="006452F9">
        <w:rPr>
          <w:rFonts w:cs="Times New Roman"/>
        </w:rPr>
        <w:t>PC</w:t>
      </w:r>
      <w:r w:rsidRPr="006452F9">
        <w:rPr>
          <w:rFonts w:cs="Times New Roman"/>
        </w:rPr>
        <w:t>浏览器与业务系统之间的通信信道</w:t>
      </w:r>
    </w:p>
    <w:p w14:paraId="185484DE" w14:textId="77777777" w:rsidR="00EA696C" w:rsidRPr="006452F9" w:rsidRDefault="00EA696C" w:rsidP="00EA696C">
      <w:pPr>
        <w:pStyle w:val="e311af56"/>
        <w:spacing w:line="360" w:lineRule="auto"/>
        <w:ind w:firstLine="560"/>
        <w:rPr>
          <w:rFonts w:cs="Times New Roman"/>
        </w:rPr>
      </w:pPr>
      <w:r w:rsidRPr="006452F9">
        <w:rPr>
          <w:rFonts w:cs="Times New Roman"/>
        </w:rPr>
        <w:t>身份鉴别：通过部署合规的</w:t>
      </w:r>
      <w:r w:rsidRPr="006452F9">
        <w:rPr>
          <w:rFonts w:cs="Times New Roman"/>
        </w:rPr>
        <w:t>SSL VPN</w:t>
      </w:r>
      <w:r w:rsidRPr="006452F9">
        <w:rPr>
          <w:rFonts w:cs="Times New Roman"/>
        </w:rPr>
        <w:t>产品，建立单向的商密</w:t>
      </w:r>
      <w:r w:rsidRPr="006452F9">
        <w:rPr>
          <w:rFonts w:cs="Times New Roman"/>
        </w:rPr>
        <w:t>SSL</w:t>
      </w:r>
      <w:r w:rsidRPr="006452F9">
        <w:rPr>
          <w:rFonts w:cs="Times New Roman"/>
        </w:rPr>
        <w:t>传输通道，对通信实体进行身份鉴别，保证通信实体身份的真实性；</w:t>
      </w:r>
    </w:p>
    <w:p w14:paraId="7D7A0239" w14:textId="77777777" w:rsidR="00EA696C" w:rsidRPr="006452F9" w:rsidRDefault="00EA696C" w:rsidP="00EA696C">
      <w:pPr>
        <w:pStyle w:val="e311af56"/>
        <w:spacing w:line="360" w:lineRule="auto"/>
        <w:ind w:firstLine="560"/>
        <w:rPr>
          <w:rFonts w:cs="Times New Roman"/>
        </w:rPr>
      </w:pPr>
      <w:r w:rsidRPr="006452F9">
        <w:rPr>
          <w:rFonts w:cs="Times New Roman"/>
        </w:rPr>
        <w:t>通信过程中数据的完整性：通过部署合规的</w:t>
      </w:r>
      <w:r w:rsidRPr="006452F9">
        <w:rPr>
          <w:rFonts w:cs="Times New Roman"/>
        </w:rPr>
        <w:t>SSL VPN</w:t>
      </w:r>
      <w:r w:rsidRPr="006452F9">
        <w:rPr>
          <w:rFonts w:cs="Times New Roman"/>
        </w:rPr>
        <w:t>产品，建</w:t>
      </w:r>
      <w:r w:rsidRPr="006452F9">
        <w:rPr>
          <w:rFonts w:cs="Times New Roman"/>
        </w:rPr>
        <w:lastRenderedPageBreak/>
        <w:t>立商密</w:t>
      </w:r>
      <w:r w:rsidRPr="006452F9">
        <w:rPr>
          <w:rFonts w:cs="Times New Roman"/>
        </w:rPr>
        <w:t>SSL</w:t>
      </w:r>
      <w:r w:rsidRPr="006452F9">
        <w:rPr>
          <w:rFonts w:cs="Times New Roman"/>
        </w:rPr>
        <w:t>传输通道，通过</w:t>
      </w:r>
      <w:r w:rsidRPr="006452F9">
        <w:rPr>
          <w:rFonts w:cs="Times New Roman"/>
        </w:rPr>
        <w:t>SSL VPN</w:t>
      </w:r>
      <w:r w:rsidRPr="006452F9">
        <w:rPr>
          <w:rFonts w:cs="Times New Roman"/>
        </w:rPr>
        <w:t>技术对通信数据进行完整性保护；</w:t>
      </w:r>
    </w:p>
    <w:p w14:paraId="4CB45325" w14:textId="77777777" w:rsidR="00EA696C" w:rsidRPr="006452F9" w:rsidRDefault="00EA696C" w:rsidP="00EA696C">
      <w:pPr>
        <w:pStyle w:val="e311af56"/>
        <w:spacing w:line="360" w:lineRule="auto"/>
        <w:ind w:firstLine="560"/>
        <w:rPr>
          <w:rFonts w:cs="Times New Roman"/>
        </w:rPr>
      </w:pPr>
      <w:r w:rsidRPr="006452F9">
        <w:rPr>
          <w:rFonts w:cs="Times New Roman"/>
        </w:rPr>
        <w:t>通信过程中重要数据的机密性：通过部署合规的</w:t>
      </w:r>
      <w:r w:rsidRPr="006452F9">
        <w:rPr>
          <w:rFonts w:cs="Times New Roman"/>
        </w:rPr>
        <w:t>SSL VPN</w:t>
      </w:r>
      <w:r w:rsidRPr="006452F9">
        <w:rPr>
          <w:rFonts w:cs="Times New Roman"/>
        </w:rPr>
        <w:t>产品，建立商密</w:t>
      </w:r>
      <w:r w:rsidRPr="006452F9">
        <w:rPr>
          <w:rFonts w:cs="Times New Roman"/>
        </w:rPr>
        <w:t>SSL</w:t>
      </w:r>
      <w:r w:rsidRPr="006452F9">
        <w:rPr>
          <w:rFonts w:cs="Times New Roman"/>
        </w:rPr>
        <w:t>传输通道，通过</w:t>
      </w:r>
      <w:r w:rsidRPr="006452F9">
        <w:rPr>
          <w:rFonts w:cs="Times New Roman"/>
        </w:rPr>
        <w:t>SSL VPN</w:t>
      </w:r>
      <w:r w:rsidRPr="006452F9">
        <w:rPr>
          <w:rFonts w:cs="Times New Roman"/>
        </w:rPr>
        <w:t>技术对通信过程中的重要数据进行机密性保护；</w:t>
      </w:r>
    </w:p>
    <w:p w14:paraId="3CE697D2" w14:textId="77777777" w:rsidR="00EA696C" w:rsidRPr="006452F9" w:rsidRDefault="00EA696C" w:rsidP="00EA696C">
      <w:pPr>
        <w:pStyle w:val="e311af56"/>
        <w:spacing w:line="360" w:lineRule="auto"/>
        <w:ind w:firstLine="560"/>
        <w:rPr>
          <w:rFonts w:cs="Times New Roman"/>
        </w:rPr>
      </w:pPr>
      <w:r w:rsidRPr="006452F9">
        <w:rPr>
          <w:rFonts w:cs="Times New Roman"/>
        </w:rPr>
        <w:t>网络边界访问控制信息做完整性：通过部署合规的</w:t>
      </w:r>
      <w:r w:rsidRPr="006452F9">
        <w:rPr>
          <w:rFonts w:cs="Times New Roman"/>
        </w:rPr>
        <w:t>SSL VPN</w:t>
      </w:r>
      <w:r w:rsidRPr="006452F9">
        <w:rPr>
          <w:rFonts w:cs="Times New Roman"/>
        </w:rPr>
        <w:t>产品，建立商密</w:t>
      </w:r>
      <w:r w:rsidRPr="006452F9">
        <w:rPr>
          <w:rFonts w:cs="Times New Roman"/>
        </w:rPr>
        <w:t>SSL</w:t>
      </w:r>
      <w:r w:rsidRPr="006452F9">
        <w:rPr>
          <w:rFonts w:cs="Times New Roman"/>
        </w:rPr>
        <w:t>传输通道，通过</w:t>
      </w:r>
      <w:r w:rsidRPr="006452F9">
        <w:rPr>
          <w:rFonts w:cs="Times New Roman"/>
        </w:rPr>
        <w:t>SSL VPN</w:t>
      </w:r>
      <w:r w:rsidRPr="006452F9">
        <w:rPr>
          <w:rFonts w:cs="Times New Roman"/>
        </w:rPr>
        <w:t>技术对</w:t>
      </w:r>
      <w:r w:rsidRPr="006452F9">
        <w:rPr>
          <w:rFonts w:cs="Times New Roman"/>
          <w:bCs/>
          <w:szCs w:val="28"/>
        </w:rPr>
        <w:t>防火墙的访问控制列表、边界路由的访问控制列表等网络边界</w:t>
      </w:r>
      <w:r w:rsidRPr="006452F9">
        <w:rPr>
          <w:rFonts w:cs="Times New Roman"/>
        </w:rPr>
        <w:t>访问控制信息进行完整性保护；</w:t>
      </w:r>
    </w:p>
    <w:p w14:paraId="755B23E9" w14:textId="77777777" w:rsidR="00EA696C" w:rsidRPr="006452F9" w:rsidRDefault="00EA696C" w:rsidP="00EA696C">
      <w:pPr>
        <w:pStyle w:val="4444ef24"/>
        <w:spacing w:before="38" w:line="360" w:lineRule="auto"/>
        <w:ind w:right="309" w:firstLineChars="200" w:firstLine="560"/>
        <w:jc w:val="both"/>
        <w:rPr>
          <w:rFonts w:ascii="Times New Roman" w:hAnsi="Times New Roman" w:cs="Times New Roman"/>
          <w:lang w:eastAsia="zh-CN"/>
        </w:rPr>
      </w:pPr>
      <w:r w:rsidRPr="006452F9">
        <w:rPr>
          <w:rFonts w:ascii="Times New Roman" w:hAnsi="Times New Roman" w:cs="Times New Roman"/>
          <w:lang w:eastAsia="zh-CN"/>
        </w:rPr>
        <w:t>安全接入认证：本系统不涉及此需求，故不做特殊改造。</w:t>
      </w:r>
    </w:p>
    <w:p w14:paraId="447D8C91" w14:textId="77777777" w:rsidR="00EA696C" w:rsidRPr="006452F9" w:rsidRDefault="00EA696C" w:rsidP="00EA696C">
      <w:pPr>
        <w:pStyle w:val="e311af56"/>
        <w:numPr>
          <w:ilvl w:val="0"/>
          <w:numId w:val="61"/>
        </w:numPr>
        <w:spacing w:line="360" w:lineRule="auto"/>
        <w:ind w:firstLine="560"/>
        <w:rPr>
          <w:rFonts w:cs="Times New Roman"/>
        </w:rPr>
      </w:pPr>
      <w:r w:rsidRPr="006452F9">
        <w:rPr>
          <w:rFonts w:cs="Times New Roman"/>
        </w:rPr>
        <w:t>系统业务服务区和数据灾备区之间的专线通信信道</w:t>
      </w:r>
    </w:p>
    <w:p w14:paraId="1F86784F" w14:textId="77777777" w:rsidR="00EA696C" w:rsidRPr="006452F9" w:rsidRDefault="00EA696C" w:rsidP="00EA696C">
      <w:pPr>
        <w:pStyle w:val="e311af56"/>
        <w:spacing w:line="360" w:lineRule="auto"/>
        <w:ind w:firstLine="560"/>
        <w:rPr>
          <w:rFonts w:cs="Times New Roman"/>
        </w:rPr>
      </w:pPr>
      <w:r w:rsidRPr="006452F9">
        <w:rPr>
          <w:rFonts w:cs="Times New Roman"/>
        </w:rPr>
        <w:t>身份鉴别：通过部署合规的</w:t>
      </w:r>
      <w:r w:rsidRPr="006452F9">
        <w:rPr>
          <w:rFonts w:cs="Times New Roman"/>
        </w:rPr>
        <w:t>IPSec VPN</w:t>
      </w:r>
      <w:r w:rsidRPr="006452F9">
        <w:rPr>
          <w:rFonts w:cs="Times New Roman"/>
        </w:rPr>
        <w:t>产品，使用</w:t>
      </w:r>
      <w:r w:rsidRPr="006452F9">
        <w:rPr>
          <w:rFonts w:cs="Times New Roman"/>
        </w:rPr>
        <w:t>IPsec VPN</w:t>
      </w:r>
      <w:r w:rsidRPr="006452F9">
        <w:rPr>
          <w:rFonts w:cs="Times New Roman"/>
        </w:rPr>
        <w:t>建立安全传输通信信道，基于对称密码算法或密码杂凑算法的消息鉴别码</w:t>
      </w:r>
      <w:r w:rsidRPr="006452F9">
        <w:rPr>
          <w:rFonts w:cs="Times New Roman"/>
        </w:rPr>
        <w:t>(MAC)</w:t>
      </w:r>
      <w:r w:rsidRPr="006452F9">
        <w:rPr>
          <w:rFonts w:cs="Times New Roman"/>
        </w:rPr>
        <w:t>机制、基于公钥密码算法的数字签名机制等密码技术对通信实体进行身份鉴别，保证通信实体身份的真实性；</w:t>
      </w:r>
    </w:p>
    <w:p w14:paraId="04C23C2E" w14:textId="77777777" w:rsidR="00EA696C" w:rsidRPr="006452F9" w:rsidRDefault="00EA696C" w:rsidP="00EA696C">
      <w:pPr>
        <w:pStyle w:val="e311af56"/>
        <w:spacing w:line="360" w:lineRule="auto"/>
        <w:ind w:firstLine="560"/>
        <w:rPr>
          <w:rFonts w:cs="Times New Roman"/>
        </w:rPr>
      </w:pPr>
      <w:r w:rsidRPr="006452F9">
        <w:rPr>
          <w:rFonts w:cs="Times New Roman"/>
        </w:rPr>
        <w:t>通信过程中数据的完整性：通过部署合规的</w:t>
      </w:r>
      <w:r w:rsidRPr="006452F9">
        <w:rPr>
          <w:rFonts w:cs="Times New Roman"/>
        </w:rPr>
        <w:t>IPSec VPN</w:t>
      </w:r>
      <w:r w:rsidRPr="006452F9">
        <w:rPr>
          <w:rFonts w:cs="Times New Roman"/>
        </w:rPr>
        <w:t>产品，使用</w:t>
      </w:r>
      <w:r w:rsidRPr="006452F9">
        <w:rPr>
          <w:rFonts w:cs="Times New Roman"/>
        </w:rPr>
        <w:t>IPsec VPN</w:t>
      </w:r>
      <w:r w:rsidRPr="006452F9">
        <w:rPr>
          <w:rFonts w:cs="Times New Roman"/>
        </w:rPr>
        <w:t>建立安全传输通信信道，基于对称密码算法或密码杂凑算法的消息鉴别码</w:t>
      </w:r>
      <w:r w:rsidRPr="006452F9">
        <w:rPr>
          <w:rFonts w:cs="Times New Roman"/>
        </w:rPr>
        <w:t>(MAC)</w:t>
      </w:r>
      <w:r w:rsidRPr="006452F9">
        <w:rPr>
          <w:rFonts w:cs="Times New Roman"/>
        </w:rPr>
        <w:t>机制、基于公钥密码算法的数字签名机制对通信数据进行完整性保护；</w:t>
      </w:r>
    </w:p>
    <w:p w14:paraId="2A8B5D25" w14:textId="77777777" w:rsidR="00EA696C" w:rsidRPr="006452F9" w:rsidRDefault="00EA696C" w:rsidP="00EA696C">
      <w:pPr>
        <w:pStyle w:val="e311af56"/>
        <w:spacing w:line="360" w:lineRule="auto"/>
        <w:ind w:firstLine="560"/>
        <w:rPr>
          <w:rFonts w:cs="Times New Roman"/>
        </w:rPr>
      </w:pPr>
      <w:r w:rsidRPr="006452F9">
        <w:rPr>
          <w:rFonts w:cs="Times New Roman"/>
        </w:rPr>
        <w:t>通信过程中重要数据的机密性：通过部署合规的</w:t>
      </w:r>
      <w:r w:rsidRPr="006452F9">
        <w:rPr>
          <w:rFonts w:cs="Times New Roman"/>
        </w:rPr>
        <w:t>IPSec VPN</w:t>
      </w:r>
      <w:r w:rsidRPr="006452F9">
        <w:rPr>
          <w:rFonts w:cs="Times New Roman"/>
        </w:rPr>
        <w:t>产品，使用</w:t>
      </w:r>
      <w:r w:rsidRPr="006452F9">
        <w:rPr>
          <w:rFonts w:cs="Times New Roman"/>
        </w:rPr>
        <w:t>IPsec VPN</w:t>
      </w:r>
      <w:r w:rsidRPr="006452F9">
        <w:rPr>
          <w:rFonts w:cs="Times New Roman"/>
        </w:rPr>
        <w:t>建立安全传输通信信道，基于密码算法的解密功能实现通信过程中重要数据的机密性保护；</w:t>
      </w:r>
    </w:p>
    <w:p w14:paraId="3F812344" w14:textId="77777777" w:rsidR="00EA696C" w:rsidRPr="006452F9" w:rsidRDefault="00EA696C" w:rsidP="00EA696C">
      <w:pPr>
        <w:pStyle w:val="e311af56"/>
        <w:spacing w:line="360" w:lineRule="auto"/>
        <w:ind w:firstLine="560"/>
        <w:rPr>
          <w:rFonts w:cs="Times New Roman"/>
        </w:rPr>
      </w:pPr>
      <w:r w:rsidRPr="006452F9">
        <w:rPr>
          <w:rFonts w:cs="Times New Roman"/>
        </w:rPr>
        <w:t>网络边界访问控制信息做完整性：通过部署合规的</w:t>
      </w:r>
      <w:r w:rsidRPr="006452F9">
        <w:rPr>
          <w:rFonts w:cs="Times New Roman"/>
        </w:rPr>
        <w:t>IPSec VPN</w:t>
      </w:r>
      <w:r w:rsidRPr="006452F9">
        <w:rPr>
          <w:rFonts w:cs="Times New Roman"/>
        </w:rPr>
        <w:t>产品，使用</w:t>
      </w:r>
      <w:r w:rsidRPr="006452F9">
        <w:rPr>
          <w:rFonts w:cs="Times New Roman"/>
        </w:rPr>
        <w:t>IPsec VPN</w:t>
      </w:r>
      <w:r w:rsidRPr="006452F9">
        <w:rPr>
          <w:rFonts w:cs="Times New Roman"/>
        </w:rPr>
        <w:t>建立安全传输通信信道，基于对称密码算法或密码杂凑算法的消息鉴别码</w:t>
      </w:r>
      <w:r w:rsidRPr="006452F9">
        <w:rPr>
          <w:rFonts w:cs="Times New Roman"/>
        </w:rPr>
        <w:t>(MAC)</w:t>
      </w:r>
      <w:r w:rsidRPr="006452F9">
        <w:rPr>
          <w:rFonts w:cs="Times New Roman"/>
        </w:rPr>
        <w:t>机制、基于公钥密码算法的数字签</w:t>
      </w:r>
      <w:r w:rsidRPr="006452F9">
        <w:rPr>
          <w:rFonts w:cs="Times New Roman"/>
        </w:rPr>
        <w:lastRenderedPageBreak/>
        <w:t>名机制等密码技术对</w:t>
      </w:r>
      <w:r w:rsidRPr="006452F9">
        <w:rPr>
          <w:rFonts w:cs="Times New Roman"/>
        </w:rPr>
        <w:t>IPsec VPN</w:t>
      </w:r>
      <w:r w:rsidRPr="006452F9">
        <w:rPr>
          <w:rFonts w:cs="Times New Roman"/>
        </w:rPr>
        <w:t>中的访问控制列表进行完整性保护。</w:t>
      </w:r>
    </w:p>
    <w:p w14:paraId="5832C4D6" w14:textId="77777777" w:rsidR="00EA696C" w:rsidRPr="006452F9" w:rsidRDefault="00EA696C" w:rsidP="00EA696C">
      <w:pPr>
        <w:pStyle w:val="e311af56"/>
        <w:spacing w:line="360" w:lineRule="auto"/>
        <w:ind w:firstLine="560"/>
        <w:rPr>
          <w:rFonts w:cs="Times New Roman"/>
        </w:rPr>
      </w:pPr>
      <w:r w:rsidRPr="006452F9">
        <w:rPr>
          <w:rFonts w:cs="Times New Roman"/>
        </w:rPr>
        <w:t>安全接入认证：本系统不涉及此需求，故不做特殊改造。</w:t>
      </w:r>
    </w:p>
    <w:p w14:paraId="2EB63D7B" w14:textId="77777777" w:rsidR="00EA696C" w:rsidRPr="006452F9" w:rsidRDefault="00EA696C" w:rsidP="00EA696C">
      <w:pPr>
        <w:pStyle w:val="e311af56"/>
        <w:numPr>
          <w:ilvl w:val="0"/>
          <w:numId w:val="61"/>
        </w:numPr>
        <w:spacing w:line="360" w:lineRule="auto"/>
        <w:ind w:firstLine="560"/>
        <w:rPr>
          <w:rFonts w:cs="Times New Roman"/>
        </w:rPr>
      </w:pPr>
      <w:r w:rsidRPr="006452F9">
        <w:rPr>
          <w:rFonts w:cs="Times New Roman"/>
          <w:szCs w:val="28"/>
        </w:rPr>
        <w:t>公众用户移动端</w:t>
      </w:r>
      <w:r w:rsidRPr="006452F9">
        <w:rPr>
          <w:rFonts w:cs="Times New Roman"/>
          <w:szCs w:val="28"/>
        </w:rPr>
        <w:t xml:space="preserve"> APP</w:t>
      </w:r>
      <w:r w:rsidRPr="006452F9">
        <w:rPr>
          <w:rFonts w:cs="Times New Roman"/>
          <w:szCs w:val="28"/>
        </w:rPr>
        <w:t>与业务系统之间的通信信道</w:t>
      </w:r>
    </w:p>
    <w:p w14:paraId="20615534" w14:textId="77777777" w:rsidR="00EA696C" w:rsidRPr="006452F9" w:rsidRDefault="00EA696C" w:rsidP="00EA696C">
      <w:pPr>
        <w:pStyle w:val="e311af56"/>
        <w:spacing w:line="360" w:lineRule="auto"/>
        <w:ind w:firstLine="560"/>
        <w:rPr>
          <w:rFonts w:cs="Times New Roman"/>
        </w:rPr>
      </w:pPr>
      <w:r w:rsidRPr="006452F9">
        <w:rPr>
          <w:rFonts w:cs="Times New Roman"/>
        </w:rPr>
        <w:t>身份鉴别：通过部署合规的</w:t>
      </w:r>
      <w:r w:rsidRPr="006452F9">
        <w:rPr>
          <w:rFonts w:cs="Times New Roman"/>
        </w:rPr>
        <w:t>SSL VPN</w:t>
      </w:r>
      <w:r w:rsidRPr="006452F9">
        <w:rPr>
          <w:rFonts w:cs="Times New Roman"/>
        </w:rPr>
        <w:t>产品，建立安全的移动端</w:t>
      </w:r>
      <w:r w:rsidRPr="006452F9">
        <w:rPr>
          <w:rFonts w:cs="Times New Roman"/>
        </w:rPr>
        <w:t>APP</w:t>
      </w:r>
      <w:r w:rsidRPr="006452F9">
        <w:rPr>
          <w:rFonts w:cs="Times New Roman"/>
        </w:rPr>
        <w:t>数据传输通道，基于对称密码算法或密码杂凑算法的消息鉴别码</w:t>
      </w:r>
      <w:r w:rsidRPr="006452F9">
        <w:rPr>
          <w:rFonts w:cs="Times New Roman"/>
        </w:rPr>
        <w:t>(MAC)</w:t>
      </w:r>
      <w:r w:rsidRPr="006452F9">
        <w:rPr>
          <w:rFonts w:cs="Times New Roman"/>
        </w:rPr>
        <w:t>机制、基于公钥密码算法的数字签名机制等密码技术对通信实体进行身份鉴别，保证通信实体身份的真实性；</w:t>
      </w:r>
    </w:p>
    <w:p w14:paraId="510E643C" w14:textId="77777777" w:rsidR="00EA696C" w:rsidRPr="006452F9" w:rsidRDefault="00EA696C" w:rsidP="00EA696C">
      <w:pPr>
        <w:pStyle w:val="e311af56"/>
        <w:spacing w:line="360" w:lineRule="auto"/>
        <w:ind w:firstLine="560"/>
        <w:rPr>
          <w:rFonts w:cs="Times New Roman"/>
        </w:rPr>
      </w:pPr>
      <w:r w:rsidRPr="006452F9">
        <w:rPr>
          <w:rFonts w:cs="Times New Roman"/>
        </w:rPr>
        <w:t>通信过程中数据的完整性：通过部署合规的</w:t>
      </w:r>
      <w:r w:rsidRPr="006452F9">
        <w:rPr>
          <w:rFonts w:cs="Times New Roman"/>
        </w:rPr>
        <w:t>SSL VPN</w:t>
      </w:r>
      <w:r w:rsidRPr="006452F9">
        <w:rPr>
          <w:rFonts w:cs="Times New Roman"/>
        </w:rPr>
        <w:t>产品，建立安全的移动端</w:t>
      </w:r>
      <w:r w:rsidRPr="006452F9">
        <w:rPr>
          <w:rFonts w:cs="Times New Roman"/>
        </w:rPr>
        <w:t>APP</w:t>
      </w:r>
      <w:r w:rsidRPr="006452F9">
        <w:rPr>
          <w:rFonts w:cs="Times New Roman"/>
        </w:rPr>
        <w:t>数据传输通道，基于对称密码算法或密码杂凑算法的消息鉴别码</w:t>
      </w:r>
      <w:r w:rsidRPr="006452F9">
        <w:rPr>
          <w:rFonts w:cs="Times New Roman"/>
        </w:rPr>
        <w:t>(MAC)</w:t>
      </w:r>
      <w:r w:rsidRPr="006452F9">
        <w:rPr>
          <w:rFonts w:cs="Times New Roman"/>
        </w:rPr>
        <w:t>机制、基于公钥密码算法的数字签名机制对通信数据进行完整性保护；</w:t>
      </w:r>
    </w:p>
    <w:p w14:paraId="3028426A" w14:textId="77777777" w:rsidR="00EA696C" w:rsidRPr="006452F9" w:rsidRDefault="00EA696C" w:rsidP="00EA696C">
      <w:pPr>
        <w:pStyle w:val="e311af56"/>
        <w:spacing w:line="360" w:lineRule="auto"/>
        <w:ind w:firstLine="560"/>
        <w:rPr>
          <w:rFonts w:cs="Times New Roman"/>
        </w:rPr>
      </w:pPr>
      <w:r w:rsidRPr="006452F9">
        <w:rPr>
          <w:rFonts w:cs="Times New Roman"/>
        </w:rPr>
        <w:t>通信过程中重要数据的机密性：通过部署合规的</w:t>
      </w:r>
      <w:r w:rsidRPr="006452F9">
        <w:rPr>
          <w:rFonts w:cs="Times New Roman"/>
        </w:rPr>
        <w:t>SSL VPN</w:t>
      </w:r>
      <w:r w:rsidRPr="006452F9">
        <w:rPr>
          <w:rFonts w:cs="Times New Roman"/>
        </w:rPr>
        <w:t>产品，建立安全的移动端</w:t>
      </w:r>
      <w:r w:rsidRPr="006452F9">
        <w:rPr>
          <w:rFonts w:cs="Times New Roman"/>
        </w:rPr>
        <w:t>APP</w:t>
      </w:r>
      <w:r w:rsidRPr="006452F9">
        <w:rPr>
          <w:rFonts w:cs="Times New Roman"/>
        </w:rPr>
        <w:t>数据传输通道，基于密码算法的解密功能实现通信过程中重要数据的机密性保护；</w:t>
      </w:r>
    </w:p>
    <w:p w14:paraId="1388B693" w14:textId="77777777" w:rsidR="00EA696C" w:rsidRPr="006452F9" w:rsidRDefault="00EA696C" w:rsidP="00EA696C">
      <w:pPr>
        <w:pStyle w:val="e311af56"/>
        <w:spacing w:line="360" w:lineRule="auto"/>
        <w:ind w:firstLine="560"/>
        <w:rPr>
          <w:rFonts w:cs="Times New Roman"/>
        </w:rPr>
      </w:pPr>
      <w:r w:rsidRPr="006452F9">
        <w:rPr>
          <w:rFonts w:cs="Times New Roman"/>
        </w:rPr>
        <w:t>网络边界访问控制信息做完整性：通过部署合规的</w:t>
      </w:r>
      <w:r w:rsidRPr="006452F9">
        <w:rPr>
          <w:rFonts w:cs="Times New Roman"/>
        </w:rPr>
        <w:t>SSL VPN</w:t>
      </w:r>
      <w:r w:rsidRPr="006452F9">
        <w:rPr>
          <w:rFonts w:cs="Times New Roman"/>
        </w:rPr>
        <w:t>产品，建立安全的移动端</w:t>
      </w:r>
      <w:r w:rsidRPr="006452F9">
        <w:rPr>
          <w:rFonts w:cs="Times New Roman"/>
        </w:rPr>
        <w:t>APP</w:t>
      </w:r>
      <w:r w:rsidRPr="006452F9">
        <w:rPr>
          <w:rFonts w:cs="Times New Roman"/>
        </w:rPr>
        <w:t>数据传输通道，基于对称密码算法或密码杂凑算法的消息鉴别码</w:t>
      </w:r>
      <w:r w:rsidRPr="006452F9">
        <w:rPr>
          <w:rFonts w:cs="Times New Roman"/>
        </w:rPr>
        <w:t>(MAC)</w:t>
      </w:r>
      <w:r w:rsidRPr="006452F9">
        <w:rPr>
          <w:rFonts w:cs="Times New Roman"/>
        </w:rPr>
        <w:t>机制、基于公钥密码算法的数字签名机制等密码技术对</w:t>
      </w:r>
      <w:r w:rsidRPr="006452F9">
        <w:rPr>
          <w:rFonts w:cs="Times New Roman"/>
        </w:rPr>
        <w:t>SSL VPN</w:t>
      </w:r>
      <w:r w:rsidRPr="006452F9">
        <w:rPr>
          <w:rFonts w:cs="Times New Roman"/>
        </w:rPr>
        <w:t>安全网关、防火墙、边界路由中的访问控制列表进行完整性保护；</w:t>
      </w:r>
    </w:p>
    <w:p w14:paraId="7ED0E59D" w14:textId="77777777" w:rsidR="00EA696C" w:rsidRPr="006452F9" w:rsidRDefault="00EA696C" w:rsidP="00EA696C">
      <w:pPr>
        <w:pStyle w:val="4444ef24"/>
        <w:spacing w:before="38" w:line="360" w:lineRule="auto"/>
        <w:ind w:right="309" w:firstLineChars="200" w:firstLine="560"/>
        <w:jc w:val="both"/>
        <w:rPr>
          <w:rFonts w:ascii="Times New Roman" w:hAnsi="Times New Roman" w:cs="Times New Roman"/>
          <w:b/>
          <w:bCs/>
          <w:lang w:eastAsia="zh-CN"/>
        </w:rPr>
      </w:pPr>
      <w:r w:rsidRPr="006452F9">
        <w:rPr>
          <w:rFonts w:ascii="Times New Roman" w:hAnsi="Times New Roman" w:cs="Times New Roman"/>
          <w:lang w:eastAsia="zh-CN"/>
        </w:rPr>
        <w:t>安全接入认证：本系统不涉及此需求，故不做特殊改造。</w:t>
      </w:r>
    </w:p>
    <w:p w14:paraId="2F05AB6D" w14:textId="77777777" w:rsidR="00EA696C" w:rsidRPr="006452F9" w:rsidRDefault="00EA696C" w:rsidP="00EA696C">
      <w:pPr>
        <w:pStyle w:val="9bad51c4"/>
        <w:spacing w:line="360" w:lineRule="auto"/>
        <w:ind w:firstLine="640"/>
        <w:rPr>
          <w:rFonts w:ascii="Times New Roman" w:hAnsi="Times New Roman" w:cs="Times New Roman"/>
          <w:lang w:eastAsia="zh-CN"/>
        </w:rPr>
      </w:pPr>
      <w:r w:rsidRPr="006452F9">
        <w:rPr>
          <w:rFonts w:ascii="Times New Roman" w:hAnsi="Times New Roman" w:cs="Times New Roman"/>
          <w:lang w:eastAsia="zh-CN"/>
        </w:rPr>
        <w:t>3.1.3</w:t>
      </w:r>
      <w:r w:rsidRPr="006452F9">
        <w:rPr>
          <w:rFonts w:ascii="Times New Roman" w:hAnsi="Times New Roman" w:cs="Times New Roman"/>
          <w:lang w:eastAsia="zh-CN"/>
        </w:rPr>
        <w:t>设备环境</w:t>
      </w:r>
    </w:p>
    <w:p w14:paraId="078E43F3" w14:textId="77777777" w:rsidR="00EA696C" w:rsidRPr="006452F9" w:rsidRDefault="00EA696C" w:rsidP="00EA696C">
      <w:pPr>
        <w:pStyle w:val="66263a9d"/>
        <w:spacing w:line="360" w:lineRule="auto"/>
        <w:ind w:firstLine="562"/>
        <w:rPr>
          <w:rFonts w:ascii="Times New Roman" w:hAnsi="Times New Roman" w:cs="Times New Roman"/>
          <w:lang w:eastAsia="zh-CN"/>
        </w:rPr>
      </w:pPr>
      <w:r w:rsidRPr="006452F9">
        <w:rPr>
          <w:rFonts w:ascii="Times New Roman" w:hAnsi="Times New Roman" w:cs="Times New Roman"/>
          <w:lang w:eastAsia="zh-CN"/>
        </w:rPr>
        <w:t>设备环境风险分析</w:t>
      </w:r>
    </w:p>
    <w:p w14:paraId="77D18276" w14:textId="77777777" w:rsidR="00EA696C" w:rsidRPr="006452F9" w:rsidRDefault="00EA696C" w:rsidP="00EA696C">
      <w:pPr>
        <w:pStyle w:val="e311af56"/>
        <w:spacing w:line="360" w:lineRule="auto"/>
        <w:ind w:firstLine="560"/>
        <w:rPr>
          <w:rFonts w:cs="Times New Roman"/>
        </w:rPr>
      </w:pPr>
      <w:r w:rsidRPr="006452F9">
        <w:rPr>
          <w:rFonts w:cs="Times New Roman"/>
        </w:rPr>
        <w:t>身份鉴别：本系统现阶段针对其上各设备均采用用户名</w:t>
      </w:r>
      <w:r w:rsidRPr="006452F9">
        <w:rPr>
          <w:rFonts w:cs="Times New Roman"/>
        </w:rPr>
        <w:t>+</w:t>
      </w:r>
      <w:r w:rsidRPr="006452F9">
        <w:rPr>
          <w:rFonts w:cs="Times New Roman"/>
        </w:rPr>
        <w:t>口令方</w:t>
      </w:r>
      <w:r w:rsidRPr="006452F9">
        <w:rPr>
          <w:rFonts w:cs="Times New Roman"/>
        </w:rPr>
        <w:lastRenderedPageBreak/>
        <w:t>式登录，未采用密码技术对通信实体进行身份鉴别，无法保证登录人员身份的真实性。</w:t>
      </w:r>
    </w:p>
    <w:p w14:paraId="3B86EA1E" w14:textId="77777777" w:rsidR="00EA696C" w:rsidRPr="006452F9" w:rsidRDefault="00EA696C" w:rsidP="00EA696C">
      <w:pPr>
        <w:pStyle w:val="e311af56"/>
        <w:spacing w:line="360" w:lineRule="auto"/>
        <w:ind w:firstLine="560"/>
        <w:rPr>
          <w:rFonts w:cs="Times New Roman"/>
        </w:rPr>
      </w:pPr>
      <w:r w:rsidRPr="006452F9">
        <w:rPr>
          <w:rFonts w:cs="Times New Roman"/>
        </w:rPr>
        <w:t>远程通道管理安全：本系统现阶段通过堡垒机进行各设备的远程管理，未采用合规的密码技术实现登录堡垒机的远程通道以及由堡垒机登录到各设备的通道安全。</w:t>
      </w:r>
    </w:p>
    <w:p w14:paraId="41D0677A" w14:textId="77777777" w:rsidR="00EA696C" w:rsidRPr="006452F9" w:rsidRDefault="00EA696C" w:rsidP="00EA696C">
      <w:pPr>
        <w:pStyle w:val="e311af56"/>
        <w:spacing w:line="360" w:lineRule="auto"/>
        <w:ind w:firstLine="560"/>
        <w:rPr>
          <w:rFonts w:cs="Times New Roman"/>
        </w:rPr>
      </w:pPr>
      <w:r w:rsidRPr="006452F9">
        <w:rPr>
          <w:rFonts w:cs="Times New Roman"/>
        </w:rPr>
        <w:t>系统资源访问控制信息完整性：本系统内各设备未采用密码技术保证系统资源访问控制信息的完整性，存在系统资源访问控制信息被非授权篡改的风险。</w:t>
      </w:r>
    </w:p>
    <w:p w14:paraId="731E8058" w14:textId="77777777" w:rsidR="00EA696C" w:rsidRPr="006452F9" w:rsidRDefault="00EA696C" w:rsidP="00EA696C">
      <w:pPr>
        <w:pStyle w:val="e311af56"/>
        <w:spacing w:line="360" w:lineRule="auto"/>
        <w:ind w:firstLine="560"/>
        <w:rPr>
          <w:rFonts w:cs="Times New Roman"/>
        </w:rPr>
      </w:pPr>
      <w:r w:rsidRPr="006452F9">
        <w:rPr>
          <w:rFonts w:cs="Times New Roman"/>
        </w:rPr>
        <w:t>重要信息资源安全标记完整性：无重要信息资源安全标记。</w:t>
      </w:r>
    </w:p>
    <w:p w14:paraId="742EA5AE" w14:textId="77777777" w:rsidR="00EA696C" w:rsidRPr="006452F9" w:rsidRDefault="00EA696C" w:rsidP="00EA696C">
      <w:pPr>
        <w:pStyle w:val="e311af56"/>
        <w:spacing w:line="360" w:lineRule="auto"/>
        <w:ind w:firstLine="560"/>
        <w:rPr>
          <w:rFonts w:cs="Times New Roman"/>
          <w:szCs w:val="28"/>
        </w:rPr>
      </w:pPr>
      <w:r w:rsidRPr="006452F9">
        <w:rPr>
          <w:rFonts w:cs="Times New Roman"/>
        </w:rPr>
        <w:t>日志记录完整性：本系统内各设备未采用密码技术保证日志记录的完整性，存在日志记录被非授权篡改的风险。</w:t>
      </w:r>
    </w:p>
    <w:p w14:paraId="3C96EBD6" w14:textId="77777777" w:rsidR="00EA696C" w:rsidRPr="006452F9" w:rsidRDefault="00EA696C" w:rsidP="00EA696C">
      <w:pPr>
        <w:pStyle w:val="e311af56"/>
        <w:spacing w:line="360" w:lineRule="auto"/>
        <w:ind w:firstLine="560"/>
        <w:rPr>
          <w:rFonts w:cs="Times New Roman"/>
          <w:szCs w:val="28"/>
        </w:rPr>
      </w:pPr>
      <w:r w:rsidRPr="006452F9">
        <w:rPr>
          <w:rFonts w:cs="Times New Roman"/>
        </w:rPr>
        <w:t>重要可执行程序完整性、重要可执行程序来源真实性：本系统内各设备未采用密码技术保证重要可执行程序完整性，无法保证重要可执行程序来源的真实性。</w:t>
      </w:r>
    </w:p>
    <w:p w14:paraId="04E252AD" w14:textId="77777777" w:rsidR="00EA696C" w:rsidRPr="006452F9" w:rsidRDefault="00EA696C" w:rsidP="00EA696C">
      <w:pPr>
        <w:pStyle w:val="66263a9d"/>
        <w:spacing w:line="360" w:lineRule="auto"/>
        <w:ind w:firstLine="562"/>
        <w:rPr>
          <w:rFonts w:ascii="Times New Roman" w:hAnsi="Times New Roman" w:cs="Times New Roman"/>
          <w:lang w:eastAsia="zh-CN"/>
        </w:rPr>
      </w:pPr>
      <w:r w:rsidRPr="006452F9">
        <w:rPr>
          <w:rFonts w:ascii="Times New Roman" w:hAnsi="Times New Roman" w:cs="Times New Roman"/>
          <w:lang w:eastAsia="zh-CN"/>
        </w:rPr>
        <w:t>设备环境需求分析</w:t>
      </w:r>
    </w:p>
    <w:p w14:paraId="798A79D5" w14:textId="77777777" w:rsidR="00EA696C" w:rsidRPr="006452F9" w:rsidRDefault="00EA696C" w:rsidP="00EA696C">
      <w:pPr>
        <w:pStyle w:val="e311af56"/>
        <w:spacing w:line="360" w:lineRule="auto"/>
        <w:ind w:firstLineChars="198" w:firstLine="554"/>
        <w:rPr>
          <w:rFonts w:cs="Times New Roman"/>
        </w:rPr>
      </w:pPr>
      <w:r w:rsidRPr="006452F9">
        <w:rPr>
          <w:rFonts w:cs="Times New Roman"/>
        </w:rPr>
        <w:t>本系统在设备和计算安全层面的测评对象共分为三类，分别为堡垒机、通用设备、密码设备。其中，通用设备包括：应用服务器和数据库服务器以及数据库管理系统；密码设备包括</w:t>
      </w:r>
      <w:r w:rsidRPr="000E150B">
        <w:rPr>
          <w:rFonts w:cs="Times New Roman"/>
          <w:highlight w:val="yellow"/>
        </w:rPr>
        <w:t>【服务器密码机、签名验签服务器、国密安全密码应用中间件、</w:t>
      </w:r>
      <w:r w:rsidRPr="000E150B">
        <w:rPr>
          <w:rFonts w:cs="Times New Roman"/>
          <w:highlight w:val="yellow"/>
        </w:rPr>
        <w:t>SSL VPN</w:t>
      </w:r>
      <w:r w:rsidRPr="000E150B">
        <w:rPr>
          <w:rFonts w:cs="Times New Roman"/>
          <w:highlight w:val="yellow"/>
        </w:rPr>
        <w:t>安全网关、密钥管理系统】</w:t>
      </w:r>
      <w:r w:rsidRPr="006452F9">
        <w:rPr>
          <w:rFonts w:cs="Times New Roman"/>
        </w:rPr>
        <w:t>。上述各产品均由堡垒机进行统一运维。根据上述场景总结出的三类测评对象有以下密码应用需求。</w:t>
      </w:r>
    </w:p>
    <w:p w14:paraId="5070C90E" w14:textId="77777777" w:rsidR="00EA696C" w:rsidRPr="006452F9" w:rsidRDefault="00EA696C" w:rsidP="00EA696C">
      <w:pPr>
        <w:pStyle w:val="e311af56"/>
        <w:spacing w:line="360" w:lineRule="auto"/>
        <w:ind w:firstLineChars="198" w:firstLine="554"/>
        <w:rPr>
          <w:rFonts w:cs="Times New Roman"/>
        </w:rPr>
      </w:pPr>
      <w:r w:rsidRPr="006452F9">
        <w:rPr>
          <w:rFonts w:cs="Times New Roman"/>
        </w:rPr>
        <w:t>1</w:t>
      </w:r>
      <w:r w:rsidRPr="006452F9">
        <w:rPr>
          <w:rFonts w:cs="Times New Roman"/>
        </w:rPr>
        <w:t>、堡垒机</w:t>
      </w:r>
    </w:p>
    <w:p w14:paraId="11DDEE7D" w14:textId="77777777" w:rsidR="00EA696C" w:rsidRPr="006452F9" w:rsidRDefault="00EA696C" w:rsidP="00EA696C">
      <w:pPr>
        <w:pStyle w:val="e311af56"/>
        <w:numPr>
          <w:ilvl w:val="0"/>
          <w:numId w:val="62"/>
        </w:numPr>
        <w:spacing w:line="360" w:lineRule="auto"/>
        <w:ind w:left="0" w:firstLineChars="0" w:firstLine="567"/>
        <w:rPr>
          <w:rFonts w:cs="Times New Roman"/>
        </w:rPr>
      </w:pPr>
      <w:r w:rsidRPr="006452F9">
        <w:rPr>
          <w:rFonts w:cs="Times New Roman"/>
        </w:rPr>
        <w:t>身份鉴别：</w:t>
      </w:r>
      <w:r w:rsidRPr="006452F9">
        <w:rPr>
          <w:rFonts w:cs="Times New Roman"/>
          <w:kern w:val="2"/>
          <w:szCs w:val="28"/>
        </w:rPr>
        <w:t>采用动态口令机制、基于对称密码算法或密码杂凑算法的消息鉴别码（</w:t>
      </w:r>
      <w:r w:rsidRPr="006452F9">
        <w:rPr>
          <w:rFonts w:cs="Times New Roman"/>
          <w:kern w:val="2"/>
          <w:szCs w:val="28"/>
        </w:rPr>
        <w:t>MAC</w:t>
      </w:r>
      <w:r w:rsidRPr="006452F9">
        <w:rPr>
          <w:rFonts w:cs="Times New Roman"/>
          <w:kern w:val="2"/>
          <w:szCs w:val="28"/>
        </w:rPr>
        <w:t>）机制、基于公钥密码算法的数字签名</w:t>
      </w:r>
      <w:r w:rsidRPr="006452F9">
        <w:rPr>
          <w:rFonts w:cs="Times New Roman"/>
          <w:kern w:val="2"/>
          <w:szCs w:val="28"/>
        </w:rPr>
        <w:lastRenderedPageBreak/>
        <w:t>机制等密码技术对设备运维管理人员等登录设备的用户进行身份鉴别，保护登录设备用户的身份真实性。</w:t>
      </w:r>
    </w:p>
    <w:p w14:paraId="0A12E111" w14:textId="77777777" w:rsidR="00EA696C" w:rsidRPr="006452F9" w:rsidRDefault="00EA696C" w:rsidP="00EA696C">
      <w:pPr>
        <w:pStyle w:val="e311af56"/>
        <w:spacing w:line="360" w:lineRule="auto"/>
        <w:ind w:firstLine="560"/>
        <w:rPr>
          <w:rFonts w:cs="Times New Roman"/>
        </w:rPr>
      </w:pPr>
      <w:r w:rsidRPr="006452F9">
        <w:rPr>
          <w:rFonts w:cs="Times New Roman"/>
          <w:highlight w:val="yellow"/>
        </w:rPr>
        <w:t>{</w:t>
      </w:r>
      <w:r w:rsidRPr="006452F9">
        <w:rPr>
          <w:rFonts w:cs="Times New Roman"/>
          <w:highlight w:val="yellow"/>
        </w:rPr>
        <w:t>在密码基础设施区部署堡垒机，给运维人员配发已通过商用密码产品检测认证的</w:t>
      </w:r>
      <w:proofErr w:type="spellStart"/>
      <w:r w:rsidRPr="006452F9">
        <w:rPr>
          <w:rFonts w:cs="Times New Roman"/>
          <w:highlight w:val="yellow"/>
        </w:rPr>
        <w:t>USBKey</w:t>
      </w:r>
      <w:proofErr w:type="spellEnd"/>
      <w:r w:rsidRPr="006452F9">
        <w:rPr>
          <w:rFonts w:cs="Times New Roman"/>
          <w:highlight w:val="yellow"/>
        </w:rPr>
        <w:t>（内存有合规的国密数字证书），首先通过</w:t>
      </w:r>
      <w:r w:rsidRPr="006452F9">
        <w:rPr>
          <w:rFonts w:cs="Times New Roman"/>
          <w:highlight w:val="yellow"/>
        </w:rPr>
        <w:t>SSL VPN</w:t>
      </w:r>
      <w:r w:rsidRPr="006452F9">
        <w:rPr>
          <w:rFonts w:cs="Times New Roman"/>
          <w:highlight w:val="yellow"/>
        </w:rPr>
        <w:t>安全网关接入内网，再登录堡垒机进行设备的运维管理，</w:t>
      </w:r>
      <w:r w:rsidRPr="006452F9">
        <w:rPr>
          <w:rFonts w:cs="Times New Roman"/>
          <w:highlight w:val="yellow"/>
        </w:rPr>
        <w:t>SSL VPN</w:t>
      </w:r>
      <w:r w:rsidRPr="006452F9">
        <w:rPr>
          <w:rFonts w:cs="Times New Roman"/>
          <w:highlight w:val="yellow"/>
        </w:rPr>
        <w:t>安全网关的身份鉴别措施可有效缓解运维人员登录堡垒机的身份鉴别风险，因此不对堡垒机进行改造。（不改造堡垒机）</w:t>
      </w:r>
      <w:r w:rsidRPr="006452F9">
        <w:rPr>
          <w:rFonts w:cs="Times New Roman"/>
          <w:highlight w:val="yellow"/>
        </w:rPr>
        <w:t>}</w:t>
      </w:r>
    </w:p>
    <w:p w14:paraId="115110BC" w14:textId="77777777" w:rsidR="00EA696C" w:rsidRPr="006452F9" w:rsidRDefault="00EA696C" w:rsidP="00EA696C">
      <w:pPr>
        <w:pStyle w:val="e311af56"/>
        <w:numPr>
          <w:ilvl w:val="0"/>
          <w:numId w:val="62"/>
        </w:numPr>
        <w:spacing w:line="360" w:lineRule="auto"/>
        <w:ind w:left="0" w:firstLineChars="0" w:firstLine="567"/>
        <w:rPr>
          <w:rFonts w:cs="Times New Roman"/>
        </w:rPr>
      </w:pPr>
      <w:r w:rsidRPr="006452F9">
        <w:rPr>
          <w:rFonts w:cs="Times New Roman"/>
        </w:rPr>
        <w:t>远程管理通道安全：</w:t>
      </w:r>
      <w:r w:rsidRPr="006452F9">
        <w:rPr>
          <w:rFonts w:cs="Times New Roman"/>
          <w:szCs w:val="28"/>
        </w:rPr>
        <w:t>采用密码技术建立安全的信息传输通道，实现对远程管理人员的身份鉴别，以及传输数据的机密性和完整性保护。</w:t>
      </w:r>
    </w:p>
    <w:p w14:paraId="6DFBC1AE" w14:textId="77777777" w:rsidR="00EA696C" w:rsidRPr="006452F9" w:rsidRDefault="00EA696C" w:rsidP="00EA696C">
      <w:pPr>
        <w:pStyle w:val="e311af56"/>
        <w:spacing w:line="360" w:lineRule="auto"/>
        <w:ind w:firstLine="560"/>
        <w:rPr>
          <w:rFonts w:cs="Times New Roman"/>
        </w:rPr>
      </w:pPr>
      <w:r w:rsidRPr="006452F9">
        <w:rPr>
          <w:rFonts w:cs="Times New Roman"/>
          <w:highlight w:val="yellow"/>
        </w:rPr>
        <w:t>{</w:t>
      </w:r>
      <w:r w:rsidRPr="006452F9">
        <w:rPr>
          <w:rFonts w:cs="Times New Roman"/>
          <w:highlight w:val="yellow"/>
        </w:rPr>
        <w:t>在网络边界处部署已通过商用密码产品认证的</w:t>
      </w:r>
      <w:r w:rsidRPr="006452F9">
        <w:rPr>
          <w:rFonts w:cs="Times New Roman"/>
          <w:highlight w:val="yellow"/>
        </w:rPr>
        <w:t>SSL VPN</w:t>
      </w:r>
      <w:r w:rsidRPr="006452F9">
        <w:rPr>
          <w:rFonts w:cs="Times New Roman"/>
          <w:highlight w:val="yellow"/>
        </w:rPr>
        <w:t>安全网关登录堡垒机，先通过国密</w:t>
      </w:r>
      <w:r w:rsidRPr="006452F9">
        <w:rPr>
          <w:rFonts w:cs="Times New Roman"/>
          <w:highlight w:val="yellow"/>
        </w:rPr>
        <w:t>SSL</w:t>
      </w:r>
      <w:r w:rsidRPr="006452F9">
        <w:rPr>
          <w:rFonts w:cs="Times New Roman"/>
          <w:highlight w:val="yellow"/>
        </w:rPr>
        <w:t>协议建立运维人员到内网的安全传输通道，再使用堡垒机自签的证书，通过非国密</w:t>
      </w:r>
      <w:r w:rsidRPr="006452F9">
        <w:rPr>
          <w:rFonts w:cs="Times New Roman"/>
          <w:highlight w:val="yellow"/>
        </w:rPr>
        <w:t>HTTPS</w:t>
      </w:r>
      <w:r w:rsidRPr="006452F9">
        <w:rPr>
          <w:rFonts w:cs="Times New Roman"/>
          <w:highlight w:val="yellow"/>
        </w:rPr>
        <w:t>协议建立运维人员到堡垒机的安全传输通道。（不改造堡垒机）</w:t>
      </w:r>
      <w:r w:rsidRPr="006452F9">
        <w:rPr>
          <w:rFonts w:cs="Times New Roman"/>
          <w:highlight w:val="yellow"/>
        </w:rPr>
        <w:t>}</w:t>
      </w:r>
    </w:p>
    <w:p w14:paraId="6E4211B1" w14:textId="77777777" w:rsidR="00EA696C" w:rsidRPr="006452F9" w:rsidRDefault="00EA696C" w:rsidP="00EA696C">
      <w:pPr>
        <w:pStyle w:val="e311af56"/>
        <w:numPr>
          <w:ilvl w:val="0"/>
          <w:numId w:val="62"/>
        </w:numPr>
        <w:spacing w:line="360" w:lineRule="auto"/>
        <w:ind w:left="0" w:firstLineChars="0" w:firstLine="567"/>
        <w:rPr>
          <w:rFonts w:cs="Times New Roman"/>
        </w:rPr>
      </w:pPr>
      <w:r w:rsidRPr="006452F9">
        <w:rPr>
          <w:rFonts w:cs="Times New Roman"/>
        </w:rPr>
        <w:t>系统资源访问控制信息完整性：</w:t>
      </w:r>
      <w:r w:rsidRPr="006452F9">
        <w:rPr>
          <w:rFonts w:cs="Times New Roman"/>
          <w:szCs w:val="28"/>
        </w:rPr>
        <w:t>采用基于对称密码算法或密码杂凑算法的消息鉴别码（</w:t>
      </w:r>
      <w:r w:rsidRPr="006452F9">
        <w:rPr>
          <w:rFonts w:cs="Times New Roman"/>
          <w:szCs w:val="28"/>
        </w:rPr>
        <w:t>MAC</w:t>
      </w:r>
      <w:r w:rsidRPr="006452F9">
        <w:rPr>
          <w:rFonts w:cs="Times New Roman"/>
          <w:szCs w:val="28"/>
        </w:rPr>
        <w:t>）机制、基于公钥密码算法的数字签名机制等密码技术，对设备操作系统的系统权限访问控制信息、系统文件目录的访问控制信息、数据库中的数据访问控制信息、堡垒机等第三方运维系统中的权限访问控制信息等进行完整性保护</w:t>
      </w:r>
      <w:r w:rsidRPr="006452F9">
        <w:rPr>
          <w:rFonts w:cs="Times New Roman"/>
        </w:rPr>
        <w:t>。</w:t>
      </w:r>
    </w:p>
    <w:p w14:paraId="77AD9946" w14:textId="77777777" w:rsidR="00EA696C" w:rsidRPr="006452F9" w:rsidRDefault="00EA696C" w:rsidP="00EA696C">
      <w:pPr>
        <w:pStyle w:val="e311af56"/>
        <w:numPr>
          <w:ilvl w:val="0"/>
          <w:numId w:val="62"/>
        </w:numPr>
        <w:spacing w:line="360" w:lineRule="auto"/>
        <w:ind w:left="0" w:firstLineChars="0" w:firstLine="567"/>
        <w:rPr>
          <w:rFonts w:cs="Times New Roman"/>
        </w:rPr>
      </w:pPr>
      <w:r w:rsidRPr="006452F9">
        <w:rPr>
          <w:rFonts w:cs="Times New Roman"/>
        </w:rPr>
        <w:t>重要信息资源安全标记完整性：</w:t>
      </w:r>
      <w:r w:rsidRPr="006452F9">
        <w:rPr>
          <w:rFonts w:cs="Times New Roman"/>
          <w:szCs w:val="28"/>
        </w:rPr>
        <w:t>设备不涉及重要信息资源安全标记，此项不适用</w:t>
      </w:r>
      <w:r w:rsidRPr="006452F9">
        <w:rPr>
          <w:rFonts w:cs="Times New Roman"/>
        </w:rPr>
        <w:t>。</w:t>
      </w:r>
    </w:p>
    <w:p w14:paraId="59DE1ADF" w14:textId="77777777" w:rsidR="00EA696C" w:rsidRPr="006452F9" w:rsidRDefault="00EA696C" w:rsidP="00EA696C">
      <w:pPr>
        <w:pStyle w:val="e311af56"/>
        <w:numPr>
          <w:ilvl w:val="0"/>
          <w:numId w:val="62"/>
        </w:numPr>
        <w:spacing w:line="360" w:lineRule="auto"/>
        <w:ind w:left="0" w:firstLineChars="0" w:firstLine="567"/>
        <w:rPr>
          <w:rFonts w:cs="Times New Roman"/>
        </w:rPr>
      </w:pPr>
      <w:r w:rsidRPr="006452F9">
        <w:rPr>
          <w:rFonts w:cs="Times New Roman"/>
        </w:rPr>
        <w:t>日志记录完整性：</w:t>
      </w:r>
      <w:r w:rsidRPr="006452F9">
        <w:rPr>
          <w:rFonts w:cs="Times New Roman"/>
          <w:szCs w:val="28"/>
        </w:rPr>
        <w:t>采用基于对称密码算法或密码杂凑算法的消息鉴别码（</w:t>
      </w:r>
      <w:r w:rsidRPr="006452F9">
        <w:rPr>
          <w:rFonts w:cs="Times New Roman"/>
          <w:szCs w:val="28"/>
        </w:rPr>
        <w:t>MAC</w:t>
      </w:r>
      <w:r w:rsidRPr="006452F9">
        <w:rPr>
          <w:rFonts w:cs="Times New Roman"/>
          <w:szCs w:val="28"/>
        </w:rPr>
        <w:t>）机制、基于公钥密码算法的数字签名机制等密码技术对上述设备中的日志记录进行完整性保护。</w:t>
      </w:r>
    </w:p>
    <w:p w14:paraId="38B9D460" w14:textId="77777777" w:rsidR="00EA696C" w:rsidRPr="006452F9" w:rsidRDefault="00EA696C" w:rsidP="00EA696C">
      <w:pPr>
        <w:pStyle w:val="e311af56"/>
        <w:spacing w:line="360" w:lineRule="auto"/>
        <w:ind w:firstLine="560"/>
        <w:rPr>
          <w:rFonts w:cs="Times New Roman"/>
          <w:highlight w:val="yellow"/>
        </w:rPr>
      </w:pPr>
      <w:r w:rsidRPr="006452F9">
        <w:rPr>
          <w:rFonts w:cs="Times New Roman"/>
          <w:szCs w:val="28"/>
          <w:highlight w:val="yellow"/>
        </w:rPr>
        <w:t>{</w:t>
      </w:r>
      <w:r w:rsidRPr="006452F9">
        <w:rPr>
          <w:rFonts w:cs="Times New Roman"/>
          <w:highlight w:val="yellow"/>
        </w:rPr>
        <w:t>由于堡垒机不支持日志记录调出，本次项目暂不考虑对堡垒机</w:t>
      </w:r>
      <w:r w:rsidRPr="006452F9">
        <w:rPr>
          <w:rFonts w:cs="Times New Roman"/>
          <w:highlight w:val="yellow"/>
        </w:rPr>
        <w:lastRenderedPageBreak/>
        <w:t>的日志记录完整性进行密码应用建设。（不改造）</w:t>
      </w:r>
      <w:r w:rsidRPr="006452F9">
        <w:rPr>
          <w:rFonts w:cs="Times New Roman"/>
          <w:highlight w:val="yellow"/>
        </w:rPr>
        <w:t>}</w:t>
      </w:r>
    </w:p>
    <w:p w14:paraId="4C1527EA" w14:textId="77777777" w:rsidR="00EA696C" w:rsidRPr="006452F9" w:rsidRDefault="00EA696C" w:rsidP="00EA696C">
      <w:pPr>
        <w:pStyle w:val="e311af56"/>
        <w:numPr>
          <w:ilvl w:val="0"/>
          <w:numId w:val="62"/>
        </w:numPr>
        <w:spacing w:line="360" w:lineRule="auto"/>
        <w:ind w:left="0" w:firstLineChars="0" w:firstLine="567"/>
        <w:rPr>
          <w:rFonts w:cs="Times New Roman"/>
        </w:rPr>
      </w:pPr>
      <w:r w:rsidRPr="006452F9">
        <w:rPr>
          <w:rFonts w:cs="Times New Roman"/>
        </w:rPr>
        <w:t>重要可执行程序完整性、重要可执行程序来源真实性：</w:t>
      </w:r>
      <w:r w:rsidRPr="006452F9">
        <w:rPr>
          <w:rFonts w:cs="Times New Roman"/>
          <w:szCs w:val="28"/>
        </w:rPr>
        <w:t>采用基于对称密码算法或密码杂凑算法的消息鉴别码（</w:t>
      </w:r>
      <w:r w:rsidRPr="006452F9">
        <w:rPr>
          <w:rFonts w:cs="Times New Roman"/>
          <w:szCs w:val="28"/>
        </w:rPr>
        <w:t>MAC</w:t>
      </w:r>
      <w:r w:rsidRPr="006452F9">
        <w:rPr>
          <w:rFonts w:cs="Times New Roman"/>
          <w:szCs w:val="28"/>
        </w:rPr>
        <w:t>）机制、基于公钥密码算法的数字签名机制等密码技术对上述设备中的重要可执行程序进行完整性保护并实现其来源的真实性保护。</w:t>
      </w:r>
    </w:p>
    <w:p w14:paraId="62A908F5" w14:textId="77777777" w:rsidR="00EA696C" w:rsidRPr="006452F9" w:rsidRDefault="00EA696C" w:rsidP="00EA696C">
      <w:pPr>
        <w:pStyle w:val="e311af56"/>
        <w:spacing w:line="360" w:lineRule="auto"/>
        <w:ind w:firstLine="560"/>
        <w:rPr>
          <w:rFonts w:cs="Times New Roman"/>
          <w:highlight w:val="yellow"/>
        </w:rPr>
      </w:pPr>
      <w:r w:rsidRPr="006452F9">
        <w:rPr>
          <w:rFonts w:cs="Times New Roman"/>
          <w:highlight w:val="yellow"/>
        </w:rPr>
        <w:t>{</w:t>
      </w:r>
      <w:r w:rsidRPr="006452F9">
        <w:rPr>
          <w:rFonts w:cs="Times New Roman"/>
          <w:highlight w:val="yellow"/>
        </w:rPr>
        <w:t>由于堡垒机技术上无法实现，本次项目暂不考虑对堡垒机重要可执行程序完整性和重要可执行程序来源真实性进行密码应用建设。（不改造）</w:t>
      </w:r>
      <w:r w:rsidRPr="006452F9">
        <w:rPr>
          <w:rFonts w:cs="Times New Roman"/>
          <w:highlight w:val="yellow"/>
        </w:rPr>
        <w:t>}</w:t>
      </w:r>
    </w:p>
    <w:p w14:paraId="09C98DC0" w14:textId="77777777" w:rsidR="00EA696C" w:rsidRPr="006452F9" w:rsidRDefault="00EA696C" w:rsidP="00EA696C">
      <w:pPr>
        <w:pStyle w:val="e311af56"/>
        <w:spacing w:line="360" w:lineRule="auto"/>
        <w:ind w:firstLineChars="198" w:firstLine="554"/>
        <w:rPr>
          <w:rFonts w:cs="Times New Roman"/>
        </w:rPr>
      </w:pPr>
      <w:r w:rsidRPr="006452F9">
        <w:rPr>
          <w:rFonts w:cs="Times New Roman"/>
        </w:rPr>
        <w:t>2</w:t>
      </w:r>
      <w:r w:rsidRPr="006452F9">
        <w:rPr>
          <w:rFonts w:cs="Times New Roman"/>
        </w:rPr>
        <w:t>、通用设备</w:t>
      </w:r>
    </w:p>
    <w:p w14:paraId="144FC410" w14:textId="77777777" w:rsidR="00EA696C" w:rsidRPr="006452F9" w:rsidRDefault="00EA696C" w:rsidP="00EA696C">
      <w:pPr>
        <w:pStyle w:val="e311af56"/>
        <w:numPr>
          <w:ilvl w:val="0"/>
          <w:numId w:val="63"/>
        </w:numPr>
        <w:spacing w:line="360" w:lineRule="auto"/>
        <w:ind w:left="0" w:firstLineChars="0" w:firstLine="567"/>
        <w:rPr>
          <w:rFonts w:cs="Times New Roman"/>
        </w:rPr>
      </w:pPr>
      <w:r w:rsidRPr="006452F9">
        <w:rPr>
          <w:rFonts w:cs="Times New Roman"/>
        </w:rPr>
        <w:t>身份鉴别：</w:t>
      </w:r>
      <w:r w:rsidRPr="006452F9">
        <w:rPr>
          <w:rFonts w:cs="Times New Roman"/>
          <w:kern w:val="2"/>
          <w:szCs w:val="28"/>
        </w:rPr>
        <w:t>采用动态口令机制、基于对称密码算法或密码杂凑算法的消息鉴别码（</w:t>
      </w:r>
      <w:r w:rsidRPr="006452F9">
        <w:rPr>
          <w:rFonts w:cs="Times New Roman"/>
          <w:kern w:val="2"/>
          <w:szCs w:val="28"/>
        </w:rPr>
        <w:t>MAC</w:t>
      </w:r>
      <w:r w:rsidRPr="006452F9">
        <w:rPr>
          <w:rFonts w:cs="Times New Roman"/>
          <w:kern w:val="2"/>
          <w:szCs w:val="28"/>
        </w:rPr>
        <w:t>）机制、基于公钥密码算法的数字签名机制等密码技术对设备运维管理人员等登录设备的用户进行身份鉴别，保护登录设备用户的身份真实性。</w:t>
      </w:r>
    </w:p>
    <w:p w14:paraId="53214DF6" w14:textId="77777777" w:rsidR="00EA696C" w:rsidRPr="006452F9" w:rsidRDefault="00EA696C" w:rsidP="00EA696C">
      <w:pPr>
        <w:pStyle w:val="e311af56"/>
        <w:spacing w:line="360" w:lineRule="auto"/>
        <w:ind w:firstLine="560"/>
        <w:rPr>
          <w:rFonts w:cs="Times New Roman"/>
          <w:highlight w:val="yellow"/>
        </w:rPr>
      </w:pPr>
      <w:r w:rsidRPr="006452F9">
        <w:rPr>
          <w:rFonts w:cs="Times New Roman"/>
          <w:highlight w:val="yellow"/>
        </w:rPr>
        <w:t>{</w:t>
      </w:r>
      <w:r w:rsidRPr="006452F9">
        <w:rPr>
          <w:rFonts w:cs="Times New Roman"/>
          <w:highlight w:val="yellow"/>
        </w:rPr>
        <w:t>使用商用密码产品检测认证的</w:t>
      </w:r>
      <w:proofErr w:type="spellStart"/>
      <w:r w:rsidRPr="006452F9">
        <w:rPr>
          <w:rFonts w:cs="Times New Roman"/>
          <w:highlight w:val="yellow"/>
        </w:rPr>
        <w:t>USBKey</w:t>
      </w:r>
      <w:proofErr w:type="spellEnd"/>
      <w:r w:rsidRPr="006452F9">
        <w:rPr>
          <w:rFonts w:cs="Times New Roman"/>
          <w:highlight w:val="yellow"/>
        </w:rPr>
        <w:t>（内存有合规的国密数字证书），通过</w:t>
      </w:r>
      <w:r w:rsidRPr="006452F9">
        <w:rPr>
          <w:rFonts w:cs="Times New Roman"/>
          <w:highlight w:val="yellow"/>
        </w:rPr>
        <w:t>SSL VPN</w:t>
      </w:r>
      <w:r w:rsidRPr="006452F9">
        <w:rPr>
          <w:rFonts w:cs="Times New Roman"/>
          <w:highlight w:val="yellow"/>
        </w:rPr>
        <w:t>安全网关接入网络，再登录堡垒机利用用户名</w:t>
      </w:r>
      <w:r w:rsidRPr="006452F9">
        <w:rPr>
          <w:rFonts w:cs="Times New Roman"/>
          <w:highlight w:val="yellow"/>
        </w:rPr>
        <w:t>+</w:t>
      </w:r>
      <w:r w:rsidRPr="006452F9">
        <w:rPr>
          <w:rFonts w:cs="Times New Roman"/>
          <w:highlight w:val="yellow"/>
        </w:rPr>
        <w:t>口令对通用类产品进行运维过程中的身份鉴别。（不改造堡垒机）</w:t>
      </w:r>
      <w:r w:rsidRPr="006452F9">
        <w:rPr>
          <w:rFonts w:cs="Times New Roman"/>
          <w:highlight w:val="yellow"/>
        </w:rPr>
        <w:t>}</w:t>
      </w:r>
    </w:p>
    <w:p w14:paraId="3FB8C064" w14:textId="77777777" w:rsidR="00EA696C" w:rsidRPr="006452F9" w:rsidRDefault="00EA696C" w:rsidP="00EA696C">
      <w:pPr>
        <w:pStyle w:val="e311af56"/>
        <w:numPr>
          <w:ilvl w:val="0"/>
          <w:numId w:val="63"/>
        </w:numPr>
        <w:spacing w:line="360" w:lineRule="auto"/>
        <w:ind w:left="0" w:firstLineChars="0" w:firstLine="567"/>
        <w:rPr>
          <w:rFonts w:cs="Times New Roman"/>
        </w:rPr>
      </w:pPr>
      <w:r w:rsidRPr="006452F9">
        <w:rPr>
          <w:rFonts w:cs="Times New Roman"/>
        </w:rPr>
        <w:t>远程管理通道安全：</w:t>
      </w:r>
      <w:r w:rsidRPr="006452F9">
        <w:rPr>
          <w:rFonts w:cs="Times New Roman"/>
          <w:szCs w:val="28"/>
        </w:rPr>
        <w:t>采用密码技术建立安全的信息传输通道，实现对远程管理人员的身份鉴别，以及传输数据的机密性和完整性保护。</w:t>
      </w:r>
    </w:p>
    <w:p w14:paraId="2DB996FE" w14:textId="77777777" w:rsidR="00EA696C" w:rsidRPr="006452F9" w:rsidRDefault="00EA696C" w:rsidP="00EA696C">
      <w:pPr>
        <w:pStyle w:val="e311af56"/>
        <w:spacing w:line="360" w:lineRule="auto"/>
        <w:ind w:firstLine="560"/>
        <w:rPr>
          <w:rFonts w:cs="Times New Roman"/>
        </w:rPr>
      </w:pPr>
      <w:r w:rsidRPr="006452F9">
        <w:rPr>
          <w:rFonts w:cs="Times New Roman"/>
          <w:highlight w:val="yellow"/>
        </w:rPr>
        <w:t>{</w:t>
      </w:r>
      <w:r w:rsidRPr="006452F9">
        <w:rPr>
          <w:rFonts w:cs="Times New Roman"/>
          <w:highlight w:val="yellow"/>
        </w:rPr>
        <w:t>使用商用密码产品检测认证的</w:t>
      </w:r>
      <w:proofErr w:type="spellStart"/>
      <w:r w:rsidRPr="006452F9">
        <w:rPr>
          <w:rFonts w:cs="Times New Roman"/>
          <w:highlight w:val="yellow"/>
        </w:rPr>
        <w:t>USBKey</w:t>
      </w:r>
      <w:proofErr w:type="spellEnd"/>
      <w:r w:rsidRPr="006452F9">
        <w:rPr>
          <w:rFonts w:cs="Times New Roman"/>
          <w:highlight w:val="yellow"/>
        </w:rPr>
        <w:t>（内存有合规的国密数字证书），通过</w:t>
      </w:r>
      <w:r w:rsidRPr="006452F9">
        <w:rPr>
          <w:rFonts w:cs="Times New Roman"/>
          <w:highlight w:val="yellow"/>
        </w:rPr>
        <w:t>SSL VPN</w:t>
      </w:r>
      <w:r w:rsidRPr="006452F9">
        <w:rPr>
          <w:rFonts w:cs="Times New Roman"/>
          <w:highlight w:val="yellow"/>
        </w:rPr>
        <w:t>安全网关接入网络，再登录堡垒机，由堡垒机使用无高风险的</w:t>
      </w:r>
      <w:r w:rsidRPr="006452F9">
        <w:rPr>
          <w:rFonts w:cs="Times New Roman"/>
          <w:highlight w:val="yellow"/>
        </w:rPr>
        <w:t>SSH2</w:t>
      </w:r>
      <w:r w:rsidRPr="006452F9">
        <w:rPr>
          <w:rFonts w:cs="Times New Roman"/>
          <w:highlight w:val="yellow"/>
        </w:rPr>
        <w:t>协议对通用设备进行运维的过程中远程管理通道安全的保护。（堡垒机不改造）</w:t>
      </w:r>
      <w:r w:rsidRPr="006452F9">
        <w:rPr>
          <w:rFonts w:cs="Times New Roman"/>
          <w:highlight w:val="yellow"/>
        </w:rPr>
        <w:t>}</w:t>
      </w:r>
    </w:p>
    <w:p w14:paraId="43E25FDF" w14:textId="77777777" w:rsidR="00EA696C" w:rsidRPr="006452F9" w:rsidRDefault="00EA696C" w:rsidP="00EA696C">
      <w:pPr>
        <w:pStyle w:val="e311af56"/>
        <w:numPr>
          <w:ilvl w:val="0"/>
          <w:numId w:val="63"/>
        </w:numPr>
        <w:spacing w:line="360" w:lineRule="auto"/>
        <w:ind w:left="0" w:firstLineChars="0" w:firstLine="567"/>
        <w:rPr>
          <w:rFonts w:cs="Times New Roman"/>
        </w:rPr>
      </w:pPr>
      <w:r w:rsidRPr="006452F9">
        <w:rPr>
          <w:rFonts w:cs="Times New Roman"/>
        </w:rPr>
        <w:t>系统资源访问控制信息完整性：</w:t>
      </w:r>
      <w:r w:rsidRPr="006452F9">
        <w:rPr>
          <w:rFonts w:cs="Times New Roman"/>
          <w:szCs w:val="28"/>
        </w:rPr>
        <w:t>采用基于对称密码算法或密</w:t>
      </w:r>
      <w:r w:rsidRPr="006452F9">
        <w:rPr>
          <w:rFonts w:cs="Times New Roman"/>
          <w:szCs w:val="28"/>
        </w:rPr>
        <w:lastRenderedPageBreak/>
        <w:t>码杂凑算法的消息鉴别码（</w:t>
      </w:r>
      <w:r w:rsidRPr="006452F9">
        <w:rPr>
          <w:rFonts w:cs="Times New Roman"/>
          <w:szCs w:val="28"/>
        </w:rPr>
        <w:t>MAC</w:t>
      </w:r>
      <w:r w:rsidRPr="006452F9">
        <w:rPr>
          <w:rFonts w:cs="Times New Roman"/>
          <w:szCs w:val="28"/>
        </w:rPr>
        <w:t>）机制、基于公钥密码算法的数字签名机制等密码技术，对设备操作系统的系统权限访问控制信息、系统文件目录的访问控制信息、数据库中的数据访问控制信息、堡垒机等第三方运维系统中的权限访问控制信息等进行完整性保护</w:t>
      </w:r>
      <w:r w:rsidRPr="006452F9">
        <w:rPr>
          <w:rFonts w:cs="Times New Roman"/>
        </w:rPr>
        <w:t>。</w:t>
      </w:r>
    </w:p>
    <w:p w14:paraId="5E84C06E" w14:textId="77777777" w:rsidR="00EA696C" w:rsidRPr="006452F9" w:rsidRDefault="00EA696C" w:rsidP="00EA696C">
      <w:pPr>
        <w:pStyle w:val="e311af56"/>
        <w:numPr>
          <w:ilvl w:val="0"/>
          <w:numId w:val="63"/>
        </w:numPr>
        <w:spacing w:line="360" w:lineRule="auto"/>
        <w:ind w:left="0" w:firstLineChars="0" w:firstLine="567"/>
        <w:rPr>
          <w:rFonts w:cs="Times New Roman"/>
        </w:rPr>
      </w:pPr>
      <w:r w:rsidRPr="006452F9">
        <w:rPr>
          <w:rFonts w:cs="Times New Roman"/>
        </w:rPr>
        <w:t>重要信息资源安全标记完整性：</w:t>
      </w:r>
      <w:r w:rsidRPr="006452F9">
        <w:rPr>
          <w:rFonts w:cs="Times New Roman"/>
          <w:szCs w:val="28"/>
        </w:rPr>
        <w:t>设备不涉及重要信息资源安全标记，此项不适用</w:t>
      </w:r>
      <w:r w:rsidRPr="006452F9">
        <w:rPr>
          <w:rFonts w:cs="Times New Roman"/>
        </w:rPr>
        <w:t>。</w:t>
      </w:r>
    </w:p>
    <w:p w14:paraId="25D734AC" w14:textId="77777777" w:rsidR="00EA696C" w:rsidRPr="006452F9" w:rsidRDefault="00EA696C" w:rsidP="00EA696C">
      <w:pPr>
        <w:pStyle w:val="e311af56"/>
        <w:numPr>
          <w:ilvl w:val="0"/>
          <w:numId w:val="63"/>
        </w:numPr>
        <w:spacing w:line="360" w:lineRule="auto"/>
        <w:ind w:left="0" w:firstLineChars="0" w:firstLine="567"/>
        <w:rPr>
          <w:rFonts w:cs="Times New Roman"/>
        </w:rPr>
      </w:pPr>
      <w:r w:rsidRPr="006452F9">
        <w:rPr>
          <w:rFonts w:cs="Times New Roman"/>
        </w:rPr>
        <w:t>日志记录完整性：</w:t>
      </w:r>
      <w:r w:rsidRPr="006452F9">
        <w:rPr>
          <w:rFonts w:cs="Times New Roman"/>
          <w:szCs w:val="28"/>
        </w:rPr>
        <w:t>采用基于对称密码算法或密码杂凑算法的消息鉴别码（</w:t>
      </w:r>
      <w:r w:rsidRPr="006452F9">
        <w:rPr>
          <w:rFonts w:cs="Times New Roman"/>
          <w:szCs w:val="28"/>
        </w:rPr>
        <w:t>MAC</w:t>
      </w:r>
      <w:r w:rsidRPr="006452F9">
        <w:rPr>
          <w:rFonts w:cs="Times New Roman"/>
          <w:szCs w:val="28"/>
        </w:rPr>
        <w:t>）机制、基于公钥密码算法的数字签名机制等密码技术对上述设备中的日志记录进行完整性保护。</w:t>
      </w:r>
    </w:p>
    <w:p w14:paraId="4C0C75DD" w14:textId="77777777" w:rsidR="00EA696C" w:rsidRPr="006452F9" w:rsidRDefault="00EA696C" w:rsidP="00EA696C">
      <w:pPr>
        <w:pStyle w:val="e311af56"/>
        <w:spacing w:line="360" w:lineRule="auto"/>
        <w:ind w:firstLine="560"/>
        <w:rPr>
          <w:rFonts w:cs="Times New Roman"/>
          <w:highlight w:val="yellow"/>
        </w:rPr>
      </w:pPr>
      <w:r w:rsidRPr="006452F9">
        <w:rPr>
          <w:rFonts w:cs="Times New Roman"/>
          <w:highlight w:val="yellow"/>
        </w:rPr>
        <w:t>{</w:t>
      </w:r>
      <w:r w:rsidRPr="006452F9">
        <w:rPr>
          <w:rFonts w:cs="Times New Roman"/>
          <w:highlight w:val="yellow"/>
        </w:rPr>
        <w:t>需部署已通过商用密码产品检测认证的服务器密码机保证应用服务器、数据库服务器以及数据库管理系统的日志记录的完整性，防止其被篡改。</w:t>
      </w:r>
      <w:r w:rsidRPr="006452F9">
        <w:rPr>
          <w:rFonts w:cs="Times New Roman"/>
          <w:highlight w:val="yellow"/>
        </w:rPr>
        <w:t>}</w:t>
      </w:r>
    </w:p>
    <w:p w14:paraId="15126EC9" w14:textId="77777777" w:rsidR="00EA696C" w:rsidRPr="006452F9" w:rsidRDefault="00EA696C" w:rsidP="00EA696C">
      <w:pPr>
        <w:pStyle w:val="e311af56"/>
        <w:numPr>
          <w:ilvl w:val="0"/>
          <w:numId w:val="63"/>
        </w:numPr>
        <w:spacing w:line="360" w:lineRule="auto"/>
        <w:ind w:left="0" w:firstLineChars="0" w:firstLine="567"/>
        <w:rPr>
          <w:rFonts w:cs="Times New Roman"/>
        </w:rPr>
      </w:pPr>
      <w:r w:rsidRPr="006452F9">
        <w:rPr>
          <w:rFonts w:cs="Times New Roman"/>
        </w:rPr>
        <w:t>重要可执行程序完整性、重要可执行程序来源真实性：</w:t>
      </w:r>
      <w:r w:rsidRPr="006452F9">
        <w:rPr>
          <w:rFonts w:cs="Times New Roman"/>
          <w:szCs w:val="28"/>
        </w:rPr>
        <w:t>采用基于对称密码算法或密码杂凑算法的消息鉴别码（</w:t>
      </w:r>
      <w:r w:rsidRPr="006452F9">
        <w:rPr>
          <w:rFonts w:cs="Times New Roman"/>
          <w:szCs w:val="28"/>
        </w:rPr>
        <w:t>MAC</w:t>
      </w:r>
      <w:r w:rsidRPr="006452F9">
        <w:rPr>
          <w:rFonts w:cs="Times New Roman"/>
          <w:szCs w:val="28"/>
        </w:rPr>
        <w:t>）机制、基于公钥密码算法的数字签名机制等密码技术对上述设备中的重要可执行程序进行完整性保护并实现其来源的真实性保护。</w:t>
      </w:r>
    </w:p>
    <w:p w14:paraId="7F30E424" w14:textId="77777777" w:rsidR="00EA696C" w:rsidRPr="006452F9" w:rsidRDefault="00EA696C" w:rsidP="00EA696C">
      <w:pPr>
        <w:pStyle w:val="e311af56"/>
        <w:spacing w:line="360" w:lineRule="auto"/>
        <w:ind w:firstLine="560"/>
        <w:rPr>
          <w:rFonts w:cs="Times New Roman"/>
          <w:highlight w:val="yellow"/>
        </w:rPr>
      </w:pPr>
      <w:r w:rsidRPr="006452F9">
        <w:rPr>
          <w:rFonts w:cs="Times New Roman"/>
          <w:highlight w:val="yellow"/>
        </w:rPr>
        <w:t>{</w:t>
      </w:r>
      <w:r w:rsidRPr="006452F9">
        <w:rPr>
          <w:rFonts w:cs="Times New Roman"/>
          <w:highlight w:val="yellow"/>
        </w:rPr>
        <w:t>需部署已通过商用密码产品检测认证的签名验签服务器保证应用服务器、数据库服务器以及数据库管理系统的重要可执行程序完整性以及来源的真实性。</w:t>
      </w:r>
      <w:r w:rsidRPr="006452F9">
        <w:rPr>
          <w:rFonts w:cs="Times New Roman"/>
          <w:highlight w:val="yellow"/>
        </w:rPr>
        <w:t>}</w:t>
      </w:r>
    </w:p>
    <w:p w14:paraId="11AD3217" w14:textId="77777777" w:rsidR="00EA696C" w:rsidRPr="006452F9" w:rsidRDefault="00EA696C" w:rsidP="00EA696C">
      <w:pPr>
        <w:pStyle w:val="e311af56"/>
        <w:spacing w:line="360" w:lineRule="auto"/>
        <w:ind w:firstLineChars="198" w:firstLine="554"/>
        <w:rPr>
          <w:rFonts w:cs="Times New Roman"/>
        </w:rPr>
      </w:pPr>
      <w:r w:rsidRPr="006452F9">
        <w:rPr>
          <w:rFonts w:cs="Times New Roman"/>
        </w:rPr>
        <w:t>3</w:t>
      </w:r>
      <w:r w:rsidRPr="006452F9">
        <w:rPr>
          <w:rFonts w:cs="Times New Roman"/>
        </w:rPr>
        <w:t>、密码设备</w:t>
      </w:r>
    </w:p>
    <w:p w14:paraId="3C675D52" w14:textId="77777777" w:rsidR="00EA696C" w:rsidRPr="006452F9" w:rsidRDefault="00EA696C" w:rsidP="00EA696C">
      <w:pPr>
        <w:pStyle w:val="e311af56"/>
        <w:numPr>
          <w:ilvl w:val="0"/>
          <w:numId w:val="64"/>
        </w:numPr>
        <w:spacing w:line="360" w:lineRule="auto"/>
        <w:ind w:left="0" w:firstLineChars="0" w:firstLine="567"/>
        <w:rPr>
          <w:rFonts w:cs="Times New Roman"/>
        </w:rPr>
      </w:pPr>
      <w:r w:rsidRPr="006452F9">
        <w:rPr>
          <w:rFonts w:cs="Times New Roman"/>
        </w:rPr>
        <w:t>身份鉴别：需部署采用已通过商用密码产品检测认证的</w:t>
      </w:r>
      <w:proofErr w:type="spellStart"/>
      <w:r w:rsidRPr="006452F9">
        <w:rPr>
          <w:rFonts w:cs="Times New Roman"/>
        </w:rPr>
        <w:t>USBKey</w:t>
      </w:r>
      <w:proofErr w:type="spellEnd"/>
      <w:r w:rsidRPr="006452F9">
        <w:rPr>
          <w:rFonts w:cs="Times New Roman"/>
        </w:rPr>
        <w:t>（内存有合规的国密数字证书）登录，并调用已通过商用密码产品检测认证的签名验签服务器进行验签，对运维人员进行身份鉴别，防止非授权人员登录。</w:t>
      </w:r>
    </w:p>
    <w:p w14:paraId="6473D8C5" w14:textId="77777777" w:rsidR="00EA696C" w:rsidRPr="006452F9" w:rsidRDefault="00EA696C" w:rsidP="00EA696C">
      <w:pPr>
        <w:pStyle w:val="e311af56"/>
        <w:spacing w:line="360" w:lineRule="auto"/>
        <w:ind w:firstLine="560"/>
        <w:rPr>
          <w:rFonts w:cs="Times New Roman"/>
          <w:highlight w:val="yellow"/>
        </w:rPr>
      </w:pPr>
      <w:r w:rsidRPr="006452F9">
        <w:rPr>
          <w:rFonts w:cs="Times New Roman"/>
          <w:highlight w:val="yellow"/>
        </w:rPr>
        <w:t>{</w:t>
      </w:r>
      <w:r w:rsidRPr="006452F9">
        <w:rPr>
          <w:rFonts w:cs="Times New Roman"/>
          <w:kern w:val="2"/>
          <w:szCs w:val="28"/>
          <w:highlight w:val="yellow"/>
        </w:rPr>
        <w:t>设备登录人员使用</w:t>
      </w:r>
      <w:proofErr w:type="spellStart"/>
      <w:r w:rsidRPr="006452F9">
        <w:rPr>
          <w:rFonts w:cs="Times New Roman"/>
          <w:kern w:val="2"/>
          <w:szCs w:val="28"/>
          <w:highlight w:val="yellow"/>
        </w:rPr>
        <w:t>Ukey</w:t>
      </w:r>
      <w:proofErr w:type="spellEnd"/>
      <w:r w:rsidRPr="006452F9">
        <w:rPr>
          <w:rFonts w:cs="Times New Roman"/>
          <w:kern w:val="2"/>
          <w:szCs w:val="28"/>
          <w:highlight w:val="yellow"/>
        </w:rPr>
        <w:t>登录，采用动态口令机制、基于对称密</w:t>
      </w:r>
      <w:r w:rsidRPr="006452F9">
        <w:rPr>
          <w:rFonts w:cs="Times New Roman"/>
          <w:kern w:val="2"/>
          <w:szCs w:val="28"/>
          <w:highlight w:val="yellow"/>
        </w:rPr>
        <w:lastRenderedPageBreak/>
        <w:t>码算法或密码杂凑算法的消息鉴别码（</w:t>
      </w:r>
      <w:r w:rsidRPr="006452F9">
        <w:rPr>
          <w:rFonts w:cs="Times New Roman"/>
          <w:kern w:val="2"/>
          <w:szCs w:val="28"/>
          <w:highlight w:val="yellow"/>
        </w:rPr>
        <w:t>MAC</w:t>
      </w:r>
      <w:r w:rsidRPr="006452F9">
        <w:rPr>
          <w:rFonts w:cs="Times New Roman"/>
          <w:kern w:val="2"/>
          <w:szCs w:val="28"/>
          <w:highlight w:val="yellow"/>
        </w:rPr>
        <w:t>）机制、基于公钥密码算法的数字签名机制等密码技术对设备运维管理人员等登录设备的用户进行身份鉴别，保护登录设备用户的身份真实性</w:t>
      </w:r>
      <w:r w:rsidRPr="006452F9">
        <w:rPr>
          <w:rFonts w:cs="Times New Roman"/>
          <w:highlight w:val="yellow"/>
        </w:rPr>
        <w:t>}</w:t>
      </w:r>
    </w:p>
    <w:p w14:paraId="4B4FF06E" w14:textId="77777777" w:rsidR="00EA696C" w:rsidRPr="006452F9" w:rsidRDefault="00EA696C" w:rsidP="00EA696C">
      <w:pPr>
        <w:pStyle w:val="e311af56"/>
        <w:numPr>
          <w:ilvl w:val="0"/>
          <w:numId w:val="64"/>
        </w:numPr>
        <w:spacing w:line="360" w:lineRule="auto"/>
        <w:ind w:left="0" w:firstLineChars="0" w:firstLine="567"/>
        <w:rPr>
          <w:rFonts w:cs="Times New Roman"/>
        </w:rPr>
      </w:pPr>
      <w:r w:rsidRPr="006452F9">
        <w:rPr>
          <w:rFonts w:cs="Times New Roman"/>
        </w:rPr>
        <w:t>远程管理通道安全：</w:t>
      </w:r>
      <w:r w:rsidRPr="006452F9">
        <w:rPr>
          <w:rFonts w:cs="Times New Roman"/>
          <w:szCs w:val="28"/>
          <w:highlight w:val="yellow"/>
        </w:rPr>
        <w:t>{</w:t>
      </w:r>
      <w:r w:rsidRPr="006452F9">
        <w:rPr>
          <w:rFonts w:cs="Times New Roman"/>
          <w:szCs w:val="28"/>
          <w:highlight w:val="yellow"/>
        </w:rPr>
        <w:t>密码设备通过堡垒机运维，堡垒机与密码设备之间需采用国密技术或密码技术构建安全的远程管理通道。</w:t>
      </w:r>
      <w:r w:rsidRPr="006452F9">
        <w:rPr>
          <w:rFonts w:cs="Times New Roman"/>
          <w:szCs w:val="28"/>
          <w:highlight w:val="yellow"/>
        </w:rPr>
        <w:t>}</w:t>
      </w:r>
    </w:p>
    <w:p w14:paraId="54C79742" w14:textId="77777777" w:rsidR="00EA696C" w:rsidRPr="006452F9" w:rsidRDefault="00EA696C" w:rsidP="00EA696C">
      <w:pPr>
        <w:pStyle w:val="e311af56"/>
        <w:spacing w:line="360" w:lineRule="auto"/>
        <w:ind w:firstLine="560"/>
        <w:rPr>
          <w:rFonts w:cs="Times New Roman"/>
          <w:highlight w:val="yellow"/>
        </w:rPr>
      </w:pPr>
      <w:r w:rsidRPr="006452F9">
        <w:rPr>
          <w:rFonts w:cs="Times New Roman"/>
          <w:szCs w:val="28"/>
          <w:highlight w:val="yellow"/>
        </w:rPr>
        <w:t>{</w:t>
      </w:r>
      <w:r w:rsidRPr="006452F9">
        <w:rPr>
          <w:rFonts w:cs="Times New Roman"/>
          <w:szCs w:val="28"/>
          <w:highlight w:val="yellow"/>
        </w:rPr>
        <w:t>设备本地运维，不涉及远程管理通道，该指标作为不适用项处理。</w:t>
      </w:r>
      <w:r w:rsidRPr="006452F9">
        <w:rPr>
          <w:rFonts w:cs="Times New Roman"/>
          <w:szCs w:val="28"/>
          <w:highlight w:val="yellow"/>
        </w:rPr>
        <w:t>}</w:t>
      </w:r>
    </w:p>
    <w:p w14:paraId="08029D04" w14:textId="77777777" w:rsidR="00EA696C" w:rsidRPr="006452F9" w:rsidRDefault="00EA696C" w:rsidP="00EA696C">
      <w:pPr>
        <w:pStyle w:val="e311af56"/>
        <w:spacing w:line="360" w:lineRule="auto"/>
        <w:ind w:firstLine="560"/>
        <w:rPr>
          <w:rFonts w:cs="Times New Roman"/>
          <w:highlight w:val="yellow"/>
        </w:rPr>
      </w:pPr>
      <w:r w:rsidRPr="006452F9">
        <w:rPr>
          <w:rFonts w:cs="Times New Roman"/>
          <w:highlight w:val="yellow"/>
        </w:rPr>
        <w:t>{</w:t>
      </w:r>
      <w:r w:rsidRPr="006452F9">
        <w:rPr>
          <w:rFonts w:cs="Times New Roman"/>
          <w:highlight w:val="yellow"/>
        </w:rPr>
        <w:t>使用商用密码产品检测认证的</w:t>
      </w:r>
      <w:proofErr w:type="spellStart"/>
      <w:r w:rsidRPr="006452F9">
        <w:rPr>
          <w:rFonts w:cs="Times New Roman"/>
          <w:highlight w:val="yellow"/>
        </w:rPr>
        <w:t>USBKey</w:t>
      </w:r>
      <w:proofErr w:type="spellEnd"/>
      <w:r w:rsidRPr="006452F9">
        <w:rPr>
          <w:rFonts w:cs="Times New Roman"/>
          <w:highlight w:val="yellow"/>
        </w:rPr>
        <w:t>（内存有合规的国密数字证书），通过</w:t>
      </w:r>
      <w:r w:rsidRPr="006452F9">
        <w:rPr>
          <w:rFonts w:cs="Times New Roman"/>
          <w:highlight w:val="yellow"/>
        </w:rPr>
        <w:t>SSL VPN</w:t>
      </w:r>
      <w:r w:rsidRPr="006452F9">
        <w:rPr>
          <w:rFonts w:cs="Times New Roman"/>
          <w:highlight w:val="yellow"/>
        </w:rPr>
        <w:t>安全网关接入网络，再登录堡垒机，由堡垒机使用无高风险的</w:t>
      </w:r>
      <w:r w:rsidRPr="006452F9">
        <w:rPr>
          <w:rFonts w:cs="Times New Roman"/>
          <w:highlight w:val="yellow"/>
        </w:rPr>
        <w:t>HTTPS</w:t>
      </w:r>
      <w:r w:rsidRPr="006452F9">
        <w:rPr>
          <w:rFonts w:cs="Times New Roman"/>
          <w:highlight w:val="yellow"/>
        </w:rPr>
        <w:t>协议对各密码设备进行运维的过程中的远程管理通道安全的保护。（堡垒机不改造）</w:t>
      </w:r>
      <w:r w:rsidRPr="006452F9">
        <w:rPr>
          <w:rFonts w:cs="Times New Roman"/>
          <w:highlight w:val="yellow"/>
        </w:rPr>
        <w:t>}</w:t>
      </w:r>
    </w:p>
    <w:p w14:paraId="674E545A" w14:textId="77777777" w:rsidR="00EA696C" w:rsidRPr="006452F9" w:rsidRDefault="00EA696C" w:rsidP="00EA696C">
      <w:pPr>
        <w:pStyle w:val="e311af56"/>
        <w:numPr>
          <w:ilvl w:val="0"/>
          <w:numId w:val="64"/>
        </w:numPr>
        <w:spacing w:line="360" w:lineRule="auto"/>
        <w:ind w:left="0" w:firstLineChars="0" w:firstLine="567"/>
        <w:rPr>
          <w:rFonts w:cs="Times New Roman"/>
        </w:rPr>
      </w:pPr>
      <w:r w:rsidRPr="006452F9">
        <w:rPr>
          <w:rFonts w:cs="Times New Roman"/>
        </w:rPr>
        <w:t>系统资源访问控制信息完整性：</w:t>
      </w:r>
      <w:r w:rsidRPr="006452F9">
        <w:rPr>
          <w:rFonts w:cs="Times New Roman"/>
          <w:szCs w:val="28"/>
        </w:rPr>
        <w:t>上述密码设备经商用密码认证机构认证合格，且满足密码模块第二级安全要求，通过产品自身安全机制实现对设备访问控制信息的保护</w:t>
      </w:r>
      <w:r w:rsidRPr="006452F9">
        <w:rPr>
          <w:rFonts w:cs="Times New Roman"/>
        </w:rPr>
        <w:t>。</w:t>
      </w:r>
    </w:p>
    <w:p w14:paraId="4306FFD9" w14:textId="77777777" w:rsidR="00EA696C" w:rsidRPr="006452F9" w:rsidRDefault="00EA696C" w:rsidP="00EA696C">
      <w:pPr>
        <w:pStyle w:val="e311af56"/>
        <w:numPr>
          <w:ilvl w:val="0"/>
          <w:numId w:val="64"/>
        </w:numPr>
        <w:spacing w:line="360" w:lineRule="auto"/>
        <w:ind w:left="0" w:firstLineChars="0" w:firstLine="567"/>
        <w:rPr>
          <w:rFonts w:cs="Times New Roman"/>
        </w:rPr>
      </w:pPr>
      <w:r w:rsidRPr="006452F9">
        <w:rPr>
          <w:rFonts w:cs="Times New Roman"/>
        </w:rPr>
        <w:t>重要信息资源安全标记完整性：</w:t>
      </w:r>
      <w:r w:rsidRPr="006452F9">
        <w:rPr>
          <w:rFonts w:cs="Times New Roman"/>
          <w:szCs w:val="28"/>
        </w:rPr>
        <w:t>上述密码设备不涉及重要信息资源安全标记，该指标不适用</w:t>
      </w:r>
      <w:r w:rsidRPr="006452F9">
        <w:rPr>
          <w:rFonts w:cs="Times New Roman"/>
        </w:rPr>
        <w:t>。</w:t>
      </w:r>
    </w:p>
    <w:p w14:paraId="7E920B09" w14:textId="77777777" w:rsidR="00EA696C" w:rsidRPr="006452F9" w:rsidRDefault="00EA696C" w:rsidP="00EA696C">
      <w:pPr>
        <w:pStyle w:val="e311af56"/>
        <w:numPr>
          <w:ilvl w:val="0"/>
          <w:numId w:val="64"/>
        </w:numPr>
        <w:spacing w:line="360" w:lineRule="auto"/>
        <w:ind w:left="0" w:firstLineChars="0" w:firstLine="567"/>
        <w:rPr>
          <w:rFonts w:cs="Times New Roman"/>
          <w:szCs w:val="28"/>
        </w:rPr>
      </w:pPr>
      <w:r w:rsidRPr="006452F9">
        <w:rPr>
          <w:rFonts w:cs="Times New Roman"/>
        </w:rPr>
        <w:t>日志记录完整性：上述密码设备</w:t>
      </w:r>
      <w:r w:rsidRPr="006452F9">
        <w:rPr>
          <w:rFonts w:cs="Times New Roman"/>
          <w:szCs w:val="28"/>
        </w:rPr>
        <w:t>经商用密码认证机构认证合格，且满足密码模块第二级安全要求，通过产品自身安全机制实现对设备日志信息的保护</w:t>
      </w:r>
      <w:r w:rsidRPr="006452F9">
        <w:rPr>
          <w:rFonts w:cs="Times New Roman"/>
        </w:rPr>
        <w:t>。</w:t>
      </w:r>
    </w:p>
    <w:p w14:paraId="43BE44FE" w14:textId="77777777" w:rsidR="00EA696C" w:rsidRPr="006452F9" w:rsidRDefault="00EA696C" w:rsidP="00EA696C">
      <w:pPr>
        <w:pStyle w:val="e311af56"/>
        <w:numPr>
          <w:ilvl w:val="0"/>
          <w:numId w:val="64"/>
        </w:numPr>
        <w:spacing w:line="360" w:lineRule="auto"/>
        <w:ind w:left="0" w:firstLineChars="0" w:firstLine="567"/>
        <w:rPr>
          <w:rFonts w:cs="Times New Roman"/>
          <w:szCs w:val="28"/>
        </w:rPr>
      </w:pPr>
      <w:r w:rsidRPr="006452F9">
        <w:rPr>
          <w:rFonts w:cs="Times New Roman"/>
        </w:rPr>
        <w:t>重要可执行程序完整性、重要可执行程序来源真实性：</w:t>
      </w:r>
      <w:r w:rsidRPr="006452F9">
        <w:rPr>
          <w:rFonts w:cs="Times New Roman"/>
          <w:szCs w:val="28"/>
        </w:rPr>
        <w:t>上述密码设备经商用密码认证机构认证合格，且满足密码模块第二级安全要求，通过产品自身安全机制实现对重要可执行程序完整性、真实性的保护</w:t>
      </w:r>
      <w:r w:rsidRPr="006452F9">
        <w:rPr>
          <w:rFonts w:cs="Times New Roman"/>
        </w:rPr>
        <w:t>。</w:t>
      </w:r>
    </w:p>
    <w:p w14:paraId="75698D53" w14:textId="77777777" w:rsidR="00EA696C" w:rsidRPr="006452F9" w:rsidRDefault="00EA696C" w:rsidP="00EA696C">
      <w:pPr>
        <w:pStyle w:val="42d06bd0"/>
        <w:spacing w:line="360" w:lineRule="auto"/>
        <w:ind w:firstLine="643"/>
        <w:rPr>
          <w:rFonts w:ascii="Times New Roman" w:hAnsi="Times New Roman" w:cs="Times New Roman"/>
          <w:lang w:eastAsia="zh-CN"/>
        </w:rPr>
      </w:pPr>
      <w:bookmarkStart w:id="2" w:name="_Toc167377453"/>
      <w:r w:rsidRPr="006452F9">
        <w:rPr>
          <w:rFonts w:ascii="Times New Roman" w:hAnsi="Times New Roman" w:cs="Times New Roman"/>
          <w:lang w:eastAsia="zh-CN"/>
        </w:rPr>
        <w:lastRenderedPageBreak/>
        <w:t>3.2</w:t>
      </w:r>
      <w:r w:rsidRPr="006452F9">
        <w:rPr>
          <w:rFonts w:ascii="Times New Roman" w:hAnsi="Times New Roman" w:cs="Times New Roman"/>
          <w:lang w:eastAsia="zh-CN"/>
        </w:rPr>
        <w:t>业务应用</w:t>
      </w:r>
      <w:bookmarkEnd w:id="2"/>
    </w:p>
    <w:p w14:paraId="6D5FAD2C" w14:textId="77777777" w:rsidR="00EA696C" w:rsidRPr="006452F9" w:rsidRDefault="00EA696C" w:rsidP="00EA696C">
      <w:pPr>
        <w:pStyle w:val="9bad51c4"/>
        <w:spacing w:line="360" w:lineRule="auto"/>
        <w:ind w:firstLine="640"/>
        <w:rPr>
          <w:rFonts w:ascii="Times New Roman" w:hAnsi="Times New Roman" w:cs="Times New Roman"/>
          <w:lang w:eastAsia="zh-CN"/>
        </w:rPr>
      </w:pPr>
      <w:r w:rsidRPr="006452F9">
        <w:rPr>
          <w:rFonts w:ascii="Times New Roman" w:hAnsi="Times New Roman" w:cs="Times New Roman"/>
          <w:lang w:eastAsia="zh-CN"/>
        </w:rPr>
        <w:t>业务应用风险分析</w:t>
      </w:r>
    </w:p>
    <w:p w14:paraId="0A83734A"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身份鉴别：通过</w:t>
      </w:r>
      <w:r w:rsidRPr="006452F9">
        <w:rPr>
          <w:rFonts w:ascii="Times New Roman" w:eastAsia="仿宋" w:hAnsi="Times New Roman" w:cs="Times New Roman"/>
          <w:sz w:val="28"/>
          <w:szCs w:val="28"/>
          <w:lang w:eastAsia="zh-CN"/>
        </w:rPr>
        <w:t>PC</w:t>
      </w:r>
      <w:r w:rsidRPr="006452F9">
        <w:rPr>
          <w:rFonts w:ascii="Times New Roman" w:eastAsia="仿宋" w:hAnsi="Times New Roman" w:cs="Times New Roman"/>
          <w:sz w:val="28"/>
          <w:szCs w:val="28"/>
          <w:lang w:eastAsia="zh-CN"/>
        </w:rPr>
        <w:t>浏览器访问业务系统的内部员工，目前采用用户名</w:t>
      </w:r>
      <w:r w:rsidRPr="006452F9">
        <w:rPr>
          <w:rFonts w:ascii="Times New Roman" w:eastAsia="仿宋" w:hAnsi="Times New Roman" w:cs="Times New Roman"/>
          <w:sz w:val="28"/>
          <w:szCs w:val="28"/>
          <w:lang w:eastAsia="zh-CN"/>
        </w:rPr>
        <w:t>+</w:t>
      </w:r>
      <w:r w:rsidRPr="006452F9">
        <w:rPr>
          <w:rFonts w:ascii="Times New Roman" w:eastAsia="仿宋" w:hAnsi="Times New Roman" w:cs="Times New Roman"/>
          <w:sz w:val="28"/>
          <w:szCs w:val="28"/>
          <w:lang w:eastAsia="zh-CN"/>
        </w:rPr>
        <w:t>口令的方式登录业务系统，未采用合规的密码技术对登录用户进行身份鉴别，存在非授权人员登录的风险。</w:t>
      </w:r>
    </w:p>
    <w:p w14:paraId="6FEA8C8F"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访问控制信息完整性：系统中未采用密码技术对访问控制信息进行完整性保护，存在访问控制信息被篡改的风险。</w:t>
      </w:r>
    </w:p>
    <w:p w14:paraId="141F5060"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重要信息资源安全标记完整性：</w:t>
      </w:r>
      <w:r w:rsidRPr="006452F9">
        <w:rPr>
          <w:rFonts w:ascii="Times New Roman" w:eastAsia="仿宋" w:hAnsi="Times New Roman" w:cs="Times New Roman"/>
          <w:bCs/>
          <w:sz w:val="28"/>
          <w:szCs w:val="28"/>
          <w:lang w:eastAsia="zh-CN"/>
        </w:rPr>
        <w:t>本系统无重要信息资源安全标记，此项不适用</w:t>
      </w:r>
      <w:r w:rsidRPr="006452F9">
        <w:rPr>
          <w:rFonts w:ascii="Times New Roman" w:eastAsia="仿宋" w:hAnsi="Times New Roman" w:cs="Times New Roman"/>
          <w:sz w:val="28"/>
          <w:szCs w:val="28"/>
          <w:lang w:eastAsia="zh-CN"/>
        </w:rPr>
        <w:t>。</w:t>
      </w:r>
    </w:p>
    <w:p w14:paraId="105B2142"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重要数据存储机密性：系统未采用密码技术保证信息系统应用的重要数据在存储过程中的机密性，存在重要数据在存储过程中被窃取的风险。</w:t>
      </w:r>
    </w:p>
    <w:p w14:paraId="1317A52A"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重要数据存储完整性：系统未采用密码技术保证信息系统应用的重要数据在存储过程中的完整性。存在重要数据在存储过程中被非授权篡改的风险。</w:t>
      </w:r>
    </w:p>
    <w:p w14:paraId="0D27FAFA"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重要数据传输机密性：系统未采用合规的密码技术保证信息系统应用的重要数据在传输过程中的机密性，存在重要数据在传输过程中被窃取的风险。</w:t>
      </w:r>
    </w:p>
    <w:p w14:paraId="51D3FD92"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重要数据传输完整性：系统未采用合规的密码技术保证信息系统应用的重要数据在传输过程中的完整性，存在重要数据在传输过程中被非授权篡改的风险。</w:t>
      </w:r>
    </w:p>
    <w:p w14:paraId="4CB39F15"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lastRenderedPageBreak/>
        <w:t>不可否认性：本系统不涉及法律责任认定的应用场景，在本次密码应用改造及测评时，作不适用项处理。</w:t>
      </w:r>
    </w:p>
    <w:p w14:paraId="21EAC8B0"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highlight w:val="yellow"/>
          <w:lang w:eastAsia="zh-CN"/>
        </w:rPr>
      </w:pP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系统未采用密码技术实现数据原发行为的不可否认性和数据接收行为的不可否认性。</w:t>
      </w:r>
      <w:r w:rsidRPr="006452F9">
        <w:rPr>
          <w:rFonts w:ascii="Times New Roman" w:eastAsia="仿宋" w:hAnsi="Times New Roman" w:cs="Times New Roman"/>
          <w:sz w:val="28"/>
          <w:szCs w:val="28"/>
          <w:highlight w:val="yellow"/>
          <w:lang w:eastAsia="zh-CN"/>
        </w:rPr>
        <w:t>}</w:t>
      </w:r>
    </w:p>
    <w:p w14:paraId="4721DC88" w14:textId="77777777" w:rsidR="00EA696C" w:rsidRPr="006452F9" w:rsidRDefault="00EA696C" w:rsidP="00EA696C">
      <w:pPr>
        <w:pStyle w:val="9bad51c4"/>
        <w:spacing w:line="360" w:lineRule="auto"/>
        <w:ind w:firstLine="640"/>
        <w:rPr>
          <w:rFonts w:ascii="Times New Roman" w:hAnsi="Times New Roman" w:cs="Times New Roman"/>
          <w:lang w:eastAsia="zh-CN"/>
        </w:rPr>
      </w:pPr>
      <w:r w:rsidRPr="006452F9">
        <w:rPr>
          <w:rFonts w:ascii="Times New Roman" w:hAnsi="Times New Roman" w:cs="Times New Roman"/>
          <w:lang w:eastAsia="zh-CN"/>
        </w:rPr>
        <w:t>业务应用需求分析</w:t>
      </w:r>
    </w:p>
    <w:p w14:paraId="79162A04"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身份鉴别：通过</w:t>
      </w:r>
      <w:r w:rsidRPr="006452F9">
        <w:rPr>
          <w:rFonts w:ascii="Times New Roman" w:eastAsia="仿宋" w:hAnsi="Times New Roman" w:cs="Times New Roman"/>
          <w:sz w:val="28"/>
          <w:szCs w:val="28"/>
          <w:lang w:eastAsia="zh-CN"/>
        </w:rPr>
        <w:t>PC</w:t>
      </w:r>
      <w:r w:rsidRPr="006452F9">
        <w:rPr>
          <w:rFonts w:ascii="Times New Roman" w:eastAsia="仿宋" w:hAnsi="Times New Roman" w:cs="Times New Roman"/>
          <w:sz w:val="28"/>
          <w:szCs w:val="28"/>
          <w:lang w:eastAsia="zh-CN"/>
        </w:rPr>
        <w:t>浏览器访问业务系统的内部员工，应采用合规的密码技术对登录用户进行身份鉴别，，保证应用系统用户身份的真实性，防止非授权人员登录。</w:t>
      </w:r>
    </w:p>
    <w:p w14:paraId="6256C8C6"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highlight w:val="yellow"/>
          <w:lang w:eastAsia="zh-CN"/>
        </w:rPr>
      </w:pP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采用动态口令机制、基于对称密码算法或密码杂凑算法的消息鉴别码（</w:t>
      </w:r>
      <w:r w:rsidRPr="006452F9">
        <w:rPr>
          <w:rFonts w:ascii="Times New Roman" w:eastAsia="仿宋" w:hAnsi="Times New Roman" w:cs="Times New Roman"/>
          <w:sz w:val="28"/>
          <w:szCs w:val="28"/>
          <w:highlight w:val="yellow"/>
          <w:lang w:eastAsia="zh-CN"/>
        </w:rPr>
        <w:t>MAC</w:t>
      </w:r>
      <w:r w:rsidRPr="006452F9">
        <w:rPr>
          <w:rFonts w:ascii="Times New Roman" w:eastAsia="仿宋" w:hAnsi="Times New Roman" w:cs="Times New Roman"/>
          <w:sz w:val="28"/>
          <w:szCs w:val="28"/>
          <w:highlight w:val="yellow"/>
          <w:lang w:eastAsia="zh-CN"/>
        </w:rPr>
        <w:t>）机制、基于公钥密码算法的数字签名机制等密码技术，在</w:t>
      </w:r>
      <w:r w:rsidRPr="006452F9">
        <w:rPr>
          <w:rFonts w:ascii="Times New Roman" w:eastAsia="仿宋" w:hAnsi="Times New Roman" w:cs="Times New Roman"/>
          <w:sz w:val="28"/>
          <w:szCs w:val="28"/>
          <w:highlight w:val="yellow"/>
          <w:lang w:eastAsia="zh-CN"/>
        </w:rPr>
        <w:t>XXXX</w:t>
      </w:r>
      <w:r w:rsidRPr="006452F9">
        <w:rPr>
          <w:rFonts w:ascii="Times New Roman" w:eastAsia="仿宋" w:hAnsi="Times New Roman" w:cs="Times New Roman"/>
          <w:sz w:val="28"/>
          <w:szCs w:val="28"/>
          <w:highlight w:val="yellow"/>
          <w:lang w:eastAsia="zh-CN"/>
        </w:rPr>
        <w:t>用户登录系统时对登录用户进行身份鉴别。（选择实际使用到的密码技术）</w:t>
      </w:r>
      <w:r w:rsidRPr="006452F9">
        <w:rPr>
          <w:rFonts w:ascii="Times New Roman" w:eastAsia="仿宋" w:hAnsi="Times New Roman" w:cs="Times New Roman"/>
          <w:sz w:val="28"/>
          <w:szCs w:val="28"/>
          <w:highlight w:val="yellow"/>
          <w:lang w:eastAsia="zh-CN"/>
        </w:rPr>
        <w:t>}{XX{</w:t>
      </w:r>
      <w:r w:rsidRPr="006452F9">
        <w:rPr>
          <w:rFonts w:ascii="Times New Roman" w:eastAsia="仿宋" w:hAnsi="Times New Roman" w:cs="Times New Roman"/>
          <w:sz w:val="28"/>
          <w:szCs w:val="28"/>
          <w:highlight w:val="yellow"/>
          <w:lang w:eastAsia="zh-CN"/>
        </w:rPr>
        <w:t>用户类型，如普通用户</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通过</w:t>
      </w:r>
      <w:r w:rsidRPr="006452F9">
        <w:rPr>
          <w:rFonts w:ascii="Times New Roman" w:eastAsia="仿宋" w:hAnsi="Times New Roman" w:cs="Times New Roman"/>
          <w:sz w:val="28"/>
          <w:szCs w:val="28"/>
          <w:highlight w:val="yellow"/>
          <w:lang w:eastAsia="zh-CN"/>
        </w:rPr>
        <w:t>XX</w:t>
      </w:r>
      <w:r w:rsidRPr="006452F9">
        <w:rPr>
          <w:rFonts w:ascii="Times New Roman" w:eastAsia="仿宋" w:hAnsi="Times New Roman" w:cs="Times New Roman"/>
          <w:sz w:val="28"/>
          <w:szCs w:val="28"/>
          <w:highlight w:val="yellow"/>
          <w:lang w:eastAsia="zh-CN"/>
        </w:rPr>
        <w:t>系统（第三方系统名称，如省统一身份认证平台）登录，</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使用</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账号口令</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手机短信验证码</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扫码</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刷脸</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方式登录业务系统，降低了应用和数据安全层面用户身份鉴别的风险。</w:t>
      </w:r>
      <w:r w:rsidRPr="006452F9">
        <w:rPr>
          <w:rFonts w:ascii="Times New Roman" w:eastAsia="仿宋" w:hAnsi="Times New Roman" w:cs="Times New Roman"/>
          <w:sz w:val="28"/>
          <w:szCs w:val="28"/>
          <w:highlight w:val="yellow"/>
          <w:lang w:eastAsia="zh-CN"/>
        </w:rPr>
        <w:t>}</w:t>
      </w:r>
    </w:p>
    <w:p w14:paraId="36612E5E"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访问控制信息完整性：应采用密码技术对访问控制信息进行完整性保护，防止访问控制信息被篡改。</w:t>
      </w:r>
    </w:p>
    <w:p w14:paraId="493CAF34"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highlight w:val="yellow"/>
          <w:lang w:eastAsia="zh-CN"/>
        </w:rPr>
      </w:pP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bCs/>
          <w:color w:val="000000" w:themeColor="text1"/>
          <w:sz w:val="28"/>
          <w:szCs w:val="28"/>
          <w:highlight w:val="yellow"/>
          <w:lang w:eastAsia="zh-CN"/>
        </w:rPr>
        <w:t>采用基于对称密码算法或密码杂凑算法的消息鉴别码（</w:t>
      </w:r>
      <w:r w:rsidRPr="006452F9">
        <w:rPr>
          <w:rFonts w:ascii="Times New Roman" w:eastAsia="仿宋" w:hAnsi="Times New Roman" w:cs="Times New Roman"/>
          <w:bCs/>
          <w:color w:val="000000" w:themeColor="text1"/>
          <w:sz w:val="28"/>
          <w:szCs w:val="28"/>
          <w:highlight w:val="yellow"/>
          <w:lang w:eastAsia="zh-CN"/>
        </w:rPr>
        <w:t>MAC</w:t>
      </w:r>
      <w:r w:rsidRPr="006452F9">
        <w:rPr>
          <w:rFonts w:ascii="Times New Roman" w:eastAsia="仿宋" w:hAnsi="Times New Roman" w:cs="Times New Roman"/>
          <w:bCs/>
          <w:color w:val="000000" w:themeColor="text1"/>
          <w:sz w:val="28"/>
          <w:szCs w:val="28"/>
          <w:highlight w:val="yellow"/>
          <w:lang w:eastAsia="zh-CN"/>
        </w:rPr>
        <w:t>）机制、基于公钥密码算法的数字签名机制等密码技术，对应用系统的权限、标签等能够决定系统应用访问控制的措施等信息进行完整性保护。</w:t>
      </w:r>
      <w:r w:rsidRPr="006452F9">
        <w:rPr>
          <w:rFonts w:ascii="Times New Roman" w:eastAsia="仿宋" w:hAnsi="Times New Roman" w:cs="Times New Roman"/>
          <w:sz w:val="28"/>
          <w:szCs w:val="28"/>
          <w:highlight w:val="yellow"/>
          <w:lang w:eastAsia="zh-CN"/>
        </w:rPr>
        <w:t>}</w:t>
      </w:r>
    </w:p>
    <w:p w14:paraId="381A3CAD"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lastRenderedPageBreak/>
        <w:t>重要信息资源安全标记完整性：本系统不涉及重要信息资源安全标记，故不做特殊改造。</w:t>
      </w:r>
    </w:p>
    <w:p w14:paraId="61968A11"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重要数据传输机密性：应通过调用合规的密码设备或产品，对业务应用的重要数据进行传输机密性保护，实现重要数据防窃取保护。</w:t>
      </w:r>
    </w:p>
    <w:p w14:paraId="673BAA7B"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highlight w:val="yellow"/>
          <w:lang w:eastAsia="zh-CN"/>
        </w:rPr>
      </w:pP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采用密码技术的加解密功能，对系统重要数据进行传输过程中的机密性保护。</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（只有在应用层面传输做了数字信封，才能描述重要数据进行了应用层面的传输机密性保护）</w:t>
      </w:r>
    </w:p>
    <w:p w14:paraId="770817A2"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依赖网络层构建的安全通道缓解。</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（数据传输不进行改造，通过网络层缓解）</w:t>
      </w:r>
    </w:p>
    <w:p w14:paraId="0C7F91B9"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重要数据传输完整性：应通过调用合规的密码设备或产品，对业务应用的重要数据进行传输完整性保护，防止被非授权篡改。</w:t>
      </w:r>
    </w:p>
    <w:p w14:paraId="15062107"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highlight w:val="yellow"/>
          <w:lang w:eastAsia="zh-CN"/>
        </w:rPr>
      </w:pP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采用基于对称密码算法或密码杂凑算法的消息鉴别码（</w:t>
      </w:r>
      <w:r w:rsidRPr="006452F9">
        <w:rPr>
          <w:rFonts w:ascii="Times New Roman" w:eastAsia="仿宋" w:hAnsi="Times New Roman" w:cs="Times New Roman"/>
          <w:sz w:val="28"/>
          <w:szCs w:val="28"/>
          <w:highlight w:val="yellow"/>
          <w:lang w:eastAsia="zh-CN"/>
        </w:rPr>
        <w:t>MAC</w:t>
      </w:r>
      <w:r w:rsidRPr="006452F9">
        <w:rPr>
          <w:rFonts w:ascii="Times New Roman" w:eastAsia="仿宋" w:hAnsi="Times New Roman" w:cs="Times New Roman"/>
          <w:sz w:val="28"/>
          <w:szCs w:val="28"/>
          <w:highlight w:val="yellow"/>
          <w:lang w:eastAsia="zh-CN"/>
        </w:rPr>
        <w:t>）机制、基于公钥密码算法的数字签名机制等密码技术对信息系统应用中重要数据进行传输过程中的完整性保护。</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（只有在应用层面传输做了数据源的完整性保护，才能描述重要数据进行了应用层面的传输完整性保护）</w:t>
      </w:r>
    </w:p>
    <w:p w14:paraId="272DD393"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highlight w:val="yellow"/>
          <w:lang w:eastAsia="zh-CN"/>
        </w:rPr>
      </w:pP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依赖网络层构建的安全通道缓解。</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（数据传输不进行改造，通过网络层缓解）</w:t>
      </w:r>
    </w:p>
    <w:p w14:paraId="241A7390"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重要数据存储机密性：应通过调用合规密码设备或产品，对业务应用的重要数据进行存储机密性保护，实现重要数据防窃取保护。</w:t>
      </w:r>
    </w:p>
    <w:p w14:paraId="25D027E4"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highlight w:val="yellow"/>
          <w:lang w:eastAsia="zh-CN"/>
        </w:rPr>
      </w:pP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采用密码技术的加解密功能，对系统中重要数据进行存储过程</w:t>
      </w:r>
      <w:r w:rsidRPr="006452F9">
        <w:rPr>
          <w:rFonts w:ascii="Times New Roman" w:eastAsia="仿宋" w:hAnsi="Times New Roman" w:cs="Times New Roman"/>
          <w:sz w:val="28"/>
          <w:szCs w:val="28"/>
          <w:highlight w:val="yellow"/>
          <w:lang w:eastAsia="zh-CN"/>
        </w:rPr>
        <w:lastRenderedPageBreak/>
        <w:t>中的机密性保护。</w:t>
      </w:r>
      <w:r w:rsidRPr="006452F9">
        <w:rPr>
          <w:rFonts w:ascii="Times New Roman" w:eastAsia="仿宋" w:hAnsi="Times New Roman" w:cs="Times New Roman"/>
          <w:sz w:val="28"/>
          <w:szCs w:val="28"/>
          <w:highlight w:val="yellow"/>
          <w:lang w:eastAsia="zh-CN"/>
        </w:rPr>
        <w:t>}</w:t>
      </w:r>
    </w:p>
    <w:p w14:paraId="3D9721BB"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重要数据存储完整性：应通过调用合规的密码设备或产品，对业务应用的重要数据进行存储完整性保护，实现重要数据防篡改保护。</w:t>
      </w:r>
    </w:p>
    <w:p w14:paraId="69F5DCD8"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highlight w:val="yellow"/>
          <w:lang w:eastAsia="zh-CN"/>
        </w:rPr>
      </w:pP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采用密码技术的加解密功能，对系统中重要数据进行存储过程中的机密性保护。采用基于对称密码算法或密码杂凑算法的消息鉴别码（</w:t>
      </w:r>
      <w:r w:rsidRPr="006452F9">
        <w:rPr>
          <w:rFonts w:ascii="Times New Roman" w:eastAsia="仿宋" w:hAnsi="Times New Roman" w:cs="Times New Roman"/>
          <w:sz w:val="28"/>
          <w:szCs w:val="28"/>
          <w:highlight w:val="yellow"/>
          <w:lang w:eastAsia="zh-CN"/>
        </w:rPr>
        <w:t>MAC</w:t>
      </w:r>
      <w:r w:rsidRPr="006452F9">
        <w:rPr>
          <w:rFonts w:ascii="Times New Roman" w:eastAsia="仿宋" w:hAnsi="Times New Roman" w:cs="Times New Roman"/>
          <w:sz w:val="28"/>
          <w:szCs w:val="28"/>
          <w:highlight w:val="yellow"/>
          <w:lang w:eastAsia="zh-CN"/>
        </w:rPr>
        <w:t>）机制、基于公钥密码算法的数字签名机制等密码技术，对系统的重要业务日志做完整性保护</w:t>
      </w:r>
      <w:r w:rsidRPr="006452F9">
        <w:rPr>
          <w:rFonts w:ascii="Times New Roman" w:eastAsia="仿宋" w:hAnsi="Times New Roman" w:cs="Times New Roman"/>
          <w:sz w:val="28"/>
          <w:szCs w:val="28"/>
          <w:highlight w:val="yellow"/>
          <w:lang w:eastAsia="zh-CN"/>
        </w:rPr>
        <w:t>}</w:t>
      </w:r>
    </w:p>
    <w:p w14:paraId="1826497A"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不可否认性：本系统不涉及法律责任认定的应用场景，在本次密码应用改造及测评时，作不适用项处理。</w:t>
      </w:r>
    </w:p>
    <w:p w14:paraId="0FDD7C3B"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采用基于公钥密码算法的数字签名机制等密码技术，对</w:t>
      </w:r>
      <w:r w:rsidRPr="006452F9">
        <w:rPr>
          <w:rFonts w:ascii="Times New Roman" w:eastAsia="仿宋" w:hAnsi="Times New Roman" w:cs="Times New Roman"/>
          <w:sz w:val="28"/>
          <w:szCs w:val="28"/>
          <w:highlight w:val="yellow"/>
          <w:lang w:eastAsia="zh-CN"/>
        </w:rPr>
        <w:t>XXX{</w:t>
      </w:r>
      <w:r w:rsidRPr="006452F9">
        <w:rPr>
          <w:rFonts w:ascii="Times New Roman" w:eastAsia="仿宋" w:hAnsi="Times New Roman" w:cs="Times New Roman"/>
          <w:sz w:val="28"/>
          <w:szCs w:val="28"/>
          <w:highlight w:val="yellow"/>
          <w:lang w:eastAsia="zh-CN"/>
        </w:rPr>
        <w:t>示例：系统用户的事项申请行为、业务办理审批行为</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等关键行为进行签名，实现数据原发行为和数据接收行为的不可否认性。</w:t>
      </w:r>
      <w:r w:rsidRPr="006452F9">
        <w:rPr>
          <w:rFonts w:ascii="Times New Roman" w:eastAsia="仿宋" w:hAnsi="Times New Roman" w:cs="Times New Roman"/>
          <w:sz w:val="28"/>
          <w:szCs w:val="28"/>
          <w:highlight w:val="yellow"/>
          <w:lang w:eastAsia="zh-CN"/>
        </w:rPr>
        <w:t>}</w:t>
      </w:r>
    </w:p>
    <w:p w14:paraId="3EF38BAC" w14:textId="77777777" w:rsidR="00EA696C" w:rsidRPr="006452F9" w:rsidRDefault="00EA696C" w:rsidP="00EA696C">
      <w:pPr>
        <w:pStyle w:val="42d06bd0"/>
        <w:spacing w:line="360" w:lineRule="auto"/>
        <w:ind w:firstLine="643"/>
        <w:rPr>
          <w:rFonts w:ascii="Times New Roman" w:hAnsi="Times New Roman" w:cs="Times New Roman"/>
          <w:lang w:eastAsia="zh-CN"/>
        </w:rPr>
      </w:pPr>
      <w:bookmarkStart w:id="3" w:name="_Toc167377454"/>
      <w:r w:rsidRPr="006452F9">
        <w:rPr>
          <w:rFonts w:ascii="Times New Roman" w:hAnsi="Times New Roman" w:cs="Times New Roman"/>
          <w:lang w:eastAsia="zh-CN"/>
        </w:rPr>
        <w:t>3.3</w:t>
      </w:r>
      <w:r w:rsidRPr="006452F9">
        <w:rPr>
          <w:rFonts w:ascii="Times New Roman" w:hAnsi="Times New Roman" w:cs="Times New Roman"/>
          <w:lang w:eastAsia="zh-CN"/>
        </w:rPr>
        <w:t>安全管理</w:t>
      </w:r>
      <w:bookmarkEnd w:id="3"/>
    </w:p>
    <w:p w14:paraId="20420DB8" w14:textId="77777777" w:rsidR="00EA696C" w:rsidRPr="006452F9" w:rsidRDefault="00EA696C" w:rsidP="00EA696C">
      <w:pPr>
        <w:pStyle w:val="9bad51c4"/>
        <w:spacing w:line="360" w:lineRule="auto"/>
        <w:ind w:firstLine="640"/>
        <w:rPr>
          <w:rFonts w:ascii="Times New Roman" w:hAnsi="Times New Roman" w:cs="Times New Roman"/>
          <w:lang w:eastAsia="zh-CN"/>
        </w:rPr>
      </w:pPr>
      <w:r w:rsidRPr="006452F9">
        <w:rPr>
          <w:rFonts w:ascii="Times New Roman" w:hAnsi="Times New Roman" w:cs="Times New Roman"/>
          <w:lang w:eastAsia="zh-CN"/>
        </w:rPr>
        <w:t>安全管理风险分析</w:t>
      </w:r>
    </w:p>
    <w:p w14:paraId="21150338"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单位根据等保</w:t>
      </w:r>
      <w:r w:rsidRPr="006452F9">
        <w:rPr>
          <w:rFonts w:ascii="Times New Roman" w:eastAsia="仿宋" w:hAnsi="Times New Roman" w:cs="Times New Roman"/>
          <w:sz w:val="28"/>
          <w:szCs w:val="28"/>
          <w:lang w:eastAsia="zh-CN"/>
        </w:rPr>
        <w:t>2.0</w:t>
      </w:r>
      <w:r w:rsidRPr="006452F9">
        <w:rPr>
          <w:rFonts w:ascii="Times New Roman" w:eastAsia="仿宋" w:hAnsi="Times New Roman" w:cs="Times New Roman"/>
          <w:sz w:val="28"/>
          <w:szCs w:val="28"/>
          <w:lang w:eastAsia="zh-CN"/>
        </w:rPr>
        <w:t>管理要求，目前虽然已经制定了通用的《某部信息</w:t>
      </w:r>
      <w:r w:rsidRPr="006452F9">
        <w:rPr>
          <w:rFonts w:ascii="Times New Roman" w:eastAsia="仿宋" w:hAnsi="Times New Roman" w:cs="Times New Roman"/>
          <w:sz w:val="28"/>
          <w:szCs w:val="28"/>
          <w:lang w:eastAsia="zh-CN"/>
        </w:rPr>
        <w:t xml:space="preserve"> </w:t>
      </w:r>
      <w:r w:rsidRPr="006452F9">
        <w:rPr>
          <w:rFonts w:ascii="Times New Roman" w:eastAsia="仿宋" w:hAnsi="Times New Roman" w:cs="Times New Roman"/>
          <w:sz w:val="28"/>
          <w:szCs w:val="28"/>
          <w:lang w:eastAsia="zh-CN"/>
        </w:rPr>
        <w:t>安全管理制度汇编</w:t>
      </w:r>
      <w:r w:rsidRPr="006452F9">
        <w:rPr>
          <w:rFonts w:ascii="Times New Roman" w:eastAsia="仿宋" w:hAnsi="Times New Roman" w:cs="Times New Roman"/>
          <w:sz w:val="28"/>
          <w:szCs w:val="28"/>
          <w:lang w:eastAsia="zh-CN"/>
        </w:rPr>
        <w:t xml:space="preserve"> </w:t>
      </w:r>
      <w:r w:rsidRPr="006452F9">
        <w:rPr>
          <w:rFonts w:ascii="Times New Roman" w:eastAsia="仿宋" w:hAnsi="Times New Roman" w:cs="Times New Roman"/>
          <w:sz w:val="28"/>
          <w:szCs w:val="28"/>
          <w:lang w:eastAsia="zh-CN"/>
        </w:rPr>
        <w:t>》，但该安全管理制度汇编内容仅涉及安全管理制度、安全管理机构、人员安全管理、系统建设管理、系统运维管理等</w:t>
      </w:r>
      <w:r w:rsidRPr="006452F9">
        <w:rPr>
          <w:rFonts w:ascii="Times New Roman" w:eastAsia="仿宋" w:hAnsi="Times New Roman" w:cs="Times New Roman"/>
          <w:sz w:val="28"/>
          <w:szCs w:val="28"/>
          <w:lang w:eastAsia="zh-CN"/>
        </w:rPr>
        <w:t>5</w:t>
      </w:r>
      <w:r w:rsidRPr="006452F9">
        <w:rPr>
          <w:rFonts w:ascii="Times New Roman" w:eastAsia="仿宋" w:hAnsi="Times New Roman" w:cs="Times New Roman"/>
          <w:sz w:val="28"/>
          <w:szCs w:val="28"/>
          <w:lang w:eastAsia="zh-CN"/>
        </w:rPr>
        <w:t>个方面的安全管理要求。未对密码应用的管理制度、人员管理、建设运行和应急处置等方面制定专用的密码应用管理制度。</w:t>
      </w:r>
    </w:p>
    <w:p w14:paraId="3E2937BD"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lastRenderedPageBreak/>
        <w:t>未依据</w:t>
      </w:r>
      <w:r w:rsidRPr="006452F9">
        <w:rPr>
          <w:rFonts w:ascii="Times New Roman" w:eastAsia="仿宋" w:hAnsi="Times New Roman" w:cs="Times New Roman"/>
          <w:sz w:val="28"/>
          <w:szCs w:val="28"/>
          <w:lang w:eastAsia="zh-CN"/>
        </w:rPr>
        <w:t>GB/T 39786-2021</w:t>
      </w:r>
      <w:r w:rsidRPr="006452F9">
        <w:rPr>
          <w:rFonts w:ascii="Times New Roman" w:eastAsia="仿宋" w:hAnsi="Times New Roman" w:cs="Times New Roman"/>
          <w:sz w:val="28"/>
          <w:szCs w:val="28"/>
          <w:lang w:eastAsia="zh-CN"/>
        </w:rPr>
        <w:t>《信息安全技术</w:t>
      </w:r>
      <w:r w:rsidRPr="006452F9">
        <w:rPr>
          <w:rFonts w:ascii="Times New Roman" w:eastAsia="仿宋" w:hAnsi="Times New Roman" w:cs="Times New Roman"/>
          <w:sz w:val="28"/>
          <w:szCs w:val="28"/>
          <w:lang w:eastAsia="zh-CN"/>
        </w:rPr>
        <w:t xml:space="preserve"> </w:t>
      </w:r>
      <w:r w:rsidRPr="006452F9">
        <w:rPr>
          <w:rFonts w:ascii="Times New Roman" w:eastAsia="仿宋" w:hAnsi="Times New Roman" w:cs="Times New Roman"/>
          <w:sz w:val="28"/>
          <w:szCs w:val="28"/>
          <w:lang w:eastAsia="zh-CN"/>
        </w:rPr>
        <w:t>信息系统密码应用基本要求》中的安全管理要求，制定密码相关管理制度，不利于在本系统中落实密码相关国家政策要求，不利于发挥密码在信息系统安全中的基础支撑作用。</w:t>
      </w:r>
    </w:p>
    <w:p w14:paraId="4E4C1092" w14:textId="77777777" w:rsidR="00EA696C" w:rsidRPr="006452F9" w:rsidRDefault="00EA696C" w:rsidP="00EA696C">
      <w:pPr>
        <w:pStyle w:val="9bad51c4"/>
        <w:spacing w:line="360" w:lineRule="auto"/>
        <w:ind w:firstLine="640"/>
        <w:rPr>
          <w:rFonts w:ascii="Times New Roman" w:hAnsi="Times New Roman" w:cs="Times New Roman"/>
          <w:lang w:eastAsia="zh-CN"/>
        </w:rPr>
      </w:pPr>
      <w:r w:rsidRPr="006452F9">
        <w:rPr>
          <w:rFonts w:ascii="Times New Roman" w:hAnsi="Times New Roman" w:cs="Times New Roman"/>
          <w:lang w:eastAsia="zh-CN"/>
        </w:rPr>
        <w:t>安全管理需求分析</w:t>
      </w:r>
    </w:p>
    <w:p w14:paraId="572492BF" w14:textId="77777777" w:rsidR="00EA696C" w:rsidRPr="006452F9" w:rsidRDefault="00EA696C" w:rsidP="00EA696C">
      <w:pPr>
        <w:pStyle w:val="de3c597f"/>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需依据</w:t>
      </w:r>
      <w:r w:rsidRPr="006452F9">
        <w:rPr>
          <w:rFonts w:ascii="Times New Roman" w:eastAsia="仿宋" w:hAnsi="Times New Roman" w:cs="Times New Roman"/>
          <w:sz w:val="28"/>
          <w:szCs w:val="28"/>
          <w:lang w:eastAsia="zh-CN"/>
        </w:rPr>
        <w:t>GB/T 39786-2021</w:t>
      </w:r>
      <w:r w:rsidRPr="006452F9">
        <w:rPr>
          <w:rFonts w:ascii="Times New Roman" w:eastAsia="仿宋" w:hAnsi="Times New Roman" w:cs="Times New Roman"/>
          <w:sz w:val="28"/>
          <w:szCs w:val="28"/>
          <w:lang w:eastAsia="zh-CN"/>
        </w:rPr>
        <w:t>《信息安全技术</w:t>
      </w:r>
      <w:r w:rsidRPr="006452F9">
        <w:rPr>
          <w:rFonts w:ascii="Times New Roman" w:eastAsia="仿宋" w:hAnsi="Times New Roman" w:cs="Times New Roman"/>
          <w:sz w:val="28"/>
          <w:szCs w:val="28"/>
          <w:lang w:eastAsia="zh-CN"/>
        </w:rPr>
        <w:t xml:space="preserve"> </w:t>
      </w:r>
      <w:r w:rsidRPr="006452F9">
        <w:rPr>
          <w:rFonts w:ascii="Times New Roman" w:eastAsia="仿宋" w:hAnsi="Times New Roman" w:cs="Times New Roman"/>
          <w:sz w:val="28"/>
          <w:szCs w:val="28"/>
          <w:lang w:eastAsia="zh-CN"/>
        </w:rPr>
        <w:t>信息系统密码应用基本要求》，从管理制度、人员管理、建设运行、应急处置等</w:t>
      </w:r>
      <w:r w:rsidRPr="006452F9">
        <w:rPr>
          <w:rFonts w:ascii="Times New Roman" w:eastAsia="仿宋" w:hAnsi="Times New Roman" w:cs="Times New Roman"/>
          <w:sz w:val="28"/>
          <w:szCs w:val="28"/>
          <w:lang w:eastAsia="zh-CN"/>
        </w:rPr>
        <w:t>4</w:t>
      </w:r>
      <w:r w:rsidRPr="006452F9">
        <w:rPr>
          <w:rFonts w:ascii="Times New Roman" w:eastAsia="仿宋" w:hAnsi="Times New Roman" w:cs="Times New Roman"/>
          <w:sz w:val="28"/>
          <w:szCs w:val="28"/>
          <w:lang w:eastAsia="zh-CN"/>
        </w:rPr>
        <w:t>个方面制定并建设密码应用管理保障体系。需制定本系统的密码应用方案，并委托密评机构对密码应用方案进行评估，评估通过后按照本方案完成系统密码应用建设，委托合规的第三方测评机构依据密码应用方案对本系统进行密码应用安全性评估，评估通过后上线运行。</w:t>
      </w:r>
    </w:p>
    <w:p w14:paraId="373CF329" w14:textId="77777777" w:rsidR="00967D64" w:rsidRPr="006452F9" w:rsidRDefault="00967D64">
      <w:pPr>
        <w:pStyle w:val="de3c597f"/>
        <w:spacing w:line="360" w:lineRule="auto"/>
        <w:ind w:firstLine="440"/>
        <w:rPr>
          <w:rFonts w:ascii="Times New Roman" w:hAnsi="Times New Roman" w:cs="Times New Roman"/>
          <w:lang w:eastAsia="zh-CN"/>
        </w:rPr>
      </w:pPr>
    </w:p>
    <w:p w14:paraId="1163201E" w14:textId="77777777" w:rsidR="003A0016" w:rsidRDefault="003A0016">
      <w:pPr>
        <w:pStyle w:val="53db1c4a"/>
        <w:ind w:right="100"/>
        <w:jc w:val="both"/>
        <w:rPr>
          <w:rFonts w:ascii="宋体" w:eastAsia="宋体" w:hAnsi="宋体" w:cs="宋体"/>
          <w:sz w:val="48"/>
          <w:szCs w:val="48"/>
          <w:lang w:eastAsia="zh-CN"/>
        </w:rPr>
      </w:pPr>
    </w:p>
    <w:p w14:paraId="5BCE1B55" w14:textId="48F14B3A" w:rsidR="003A0016" w:rsidRDefault="003A0016">
      <w:pPr>
        <w:pStyle w:val="53db1c4a"/>
        <w:spacing w:line="300" w:lineRule="auto"/>
        <w:rPr>
          <w:lang w:eastAsia="zh-CN"/>
        </w:rPr>
        <w:sectPr w:rsidR="003A0016">
          <w:headerReference w:type="default" r:id="rId8"/>
          <w:pgSz w:w="11906" w:h="16838"/>
          <w:pgMar w:top="1440" w:right="1800" w:bottom="1440" w:left="1800" w:header="851" w:footer="992" w:gutter="0"/>
          <w:cols w:space="425"/>
          <w:docGrid w:type="lines" w:linePitch="312"/>
        </w:sectPr>
      </w:pPr>
    </w:p>
    <w:p w14:paraId="654FFAE3" w14:textId="0B5C4002" w:rsidR="003A0016" w:rsidRDefault="00EA7BEE" w:rsidP="00EA7BEE">
      <w:pPr>
        <w:pStyle w:val="92ec6ff8"/>
        <w:rPr>
          <w:lang w:eastAsia="zh-CN"/>
        </w:rPr>
      </w:pPr>
      <w:bookmarkStart w:id="0" w:name="_Toc167377455"/>
      <w:r>
        <w:rPr>
          <w:rFonts w:hint="eastAsia"/>
          <w:lang w:eastAsia="zh-CN"/>
        </w:rPr>
        <w:lastRenderedPageBreak/>
        <w:t xml:space="preserve">4 </w:t>
      </w:r>
      <w:r w:rsidR="0008438E">
        <w:rPr>
          <w:rFonts w:hint="eastAsia"/>
          <w:lang w:eastAsia="zh-CN"/>
        </w:rPr>
        <w:t>安全目标及设计原则</w:t>
      </w:r>
      <w:bookmarkEnd w:id="0"/>
    </w:p>
    <w:p w14:paraId="4858C3C9" w14:textId="77777777" w:rsidR="003A0016" w:rsidRDefault="0008438E">
      <w:pPr>
        <w:pStyle w:val="b3a6b873"/>
        <w:rPr>
          <w:lang w:eastAsia="zh-CN"/>
        </w:rPr>
      </w:pPr>
      <w:bookmarkStart w:id="1" w:name="_Toc167377456"/>
      <w:r>
        <w:rPr>
          <w:rFonts w:hint="eastAsia"/>
          <w:lang w:eastAsia="zh-CN"/>
        </w:rPr>
        <w:t>4.1</w:t>
      </w:r>
      <w:r>
        <w:rPr>
          <w:rFonts w:hint="eastAsia"/>
          <w:lang w:eastAsia="zh-CN"/>
        </w:rPr>
        <w:t>安全目标</w:t>
      </w:r>
      <w:bookmarkEnd w:id="1"/>
    </w:p>
    <w:p w14:paraId="2D561BB1" w14:textId="77777777" w:rsidR="003A0016" w:rsidRDefault="0008438E">
      <w:pPr>
        <w:pStyle w:val="53db1c4a"/>
        <w:widowControl/>
        <w:ind w:firstLineChars="200" w:firstLine="560"/>
        <w:rPr>
          <w:rFonts w:ascii="仿宋" w:eastAsia="仿宋" w:hAnsi="仿宋" w:cs="仿宋"/>
          <w:sz w:val="28"/>
          <w:szCs w:val="28"/>
          <w:lang w:eastAsia="zh-CN"/>
        </w:rPr>
      </w:pPr>
      <w:r>
        <w:rPr>
          <w:rFonts w:ascii="仿宋" w:eastAsia="仿宋" w:hAnsi="仿宋" w:cs="仿宋"/>
          <w:sz w:val="28"/>
          <w:szCs w:val="28"/>
          <w:lang w:eastAsia="zh-CN"/>
        </w:rPr>
        <w:t>围绕GB/T 39786-2021《信息安全技术 信息系统密码应用基本要求》中关于信息系统在系统规划阶段的密码应用要求，综合考虑物理和环境、网络和通信、设备和计算、应用和数据、安全管理等层面的密码应用需求，设计合</w:t>
      </w:r>
      <w:proofErr w:type="gramStart"/>
      <w:r>
        <w:rPr>
          <w:rFonts w:ascii="仿宋" w:eastAsia="仿宋" w:hAnsi="仿宋" w:cs="仿宋"/>
          <w:sz w:val="28"/>
          <w:szCs w:val="28"/>
          <w:lang w:eastAsia="zh-CN"/>
        </w:rPr>
        <w:t>规</w:t>
      </w:r>
      <w:proofErr w:type="gramEnd"/>
      <w:r>
        <w:rPr>
          <w:rFonts w:ascii="仿宋" w:eastAsia="仿宋" w:hAnsi="仿宋" w:cs="仿宋"/>
          <w:sz w:val="28"/>
          <w:szCs w:val="28"/>
          <w:lang w:eastAsia="zh-CN"/>
        </w:rPr>
        <w:t>、正确、有效的密码应用方案，满足GB/T 39786-2021《信息安全技术 信息系统密码应用基本要求》中三级指标要求，</w:t>
      </w:r>
      <w:r>
        <w:rPr>
          <w:rFonts w:ascii="仿宋" w:eastAsia="仿宋" w:hAnsi="仿宋" w:cs="仿宋" w:hint="eastAsia"/>
          <w:sz w:val="28"/>
          <w:szCs w:val="28"/>
          <w:lang w:eastAsia="zh-CN"/>
        </w:rPr>
        <w:t>确保信息系统可顺利</w:t>
      </w:r>
      <w:r>
        <w:rPr>
          <w:rFonts w:ascii="仿宋" w:eastAsia="仿宋" w:hAnsi="仿宋" w:cs="仿宋"/>
          <w:sz w:val="28"/>
          <w:szCs w:val="28"/>
          <w:lang w:eastAsia="zh-CN"/>
        </w:rPr>
        <w:t>通过密码应用安全性评估</w:t>
      </w:r>
      <w:r>
        <w:rPr>
          <w:rFonts w:ascii="仿宋" w:eastAsia="仿宋" w:hAnsi="仿宋" w:cs="仿宋" w:hint="eastAsia"/>
          <w:sz w:val="28"/>
          <w:szCs w:val="28"/>
          <w:lang w:eastAsia="zh-CN"/>
        </w:rPr>
        <w:t>，提升XXX系统在密码应用安全性，确保密码应用的正确性、合</w:t>
      </w:r>
      <w:proofErr w:type="gramStart"/>
      <w:r>
        <w:rPr>
          <w:rFonts w:ascii="仿宋" w:eastAsia="仿宋" w:hAnsi="仿宋" w:cs="仿宋" w:hint="eastAsia"/>
          <w:sz w:val="28"/>
          <w:szCs w:val="28"/>
          <w:lang w:eastAsia="zh-CN"/>
        </w:rPr>
        <w:t>规</w:t>
      </w:r>
      <w:proofErr w:type="gramEnd"/>
      <w:r>
        <w:rPr>
          <w:rFonts w:ascii="仿宋" w:eastAsia="仿宋" w:hAnsi="仿宋" w:cs="仿宋" w:hint="eastAsia"/>
          <w:sz w:val="28"/>
          <w:szCs w:val="28"/>
          <w:lang w:eastAsia="zh-CN"/>
        </w:rPr>
        <w:t>性。</w:t>
      </w:r>
    </w:p>
    <w:p w14:paraId="5B7111D7" w14:textId="77777777" w:rsidR="003A0016" w:rsidRDefault="0008438E">
      <w:pPr>
        <w:pStyle w:val="b3a6b873"/>
        <w:rPr>
          <w:lang w:eastAsia="zh-CN"/>
        </w:rPr>
      </w:pPr>
      <w:bookmarkStart w:id="2" w:name="_Toc167377457"/>
      <w:r>
        <w:rPr>
          <w:rFonts w:hint="eastAsia"/>
          <w:lang w:eastAsia="zh-CN"/>
        </w:rPr>
        <w:t>4.2</w:t>
      </w:r>
      <w:r>
        <w:rPr>
          <w:rFonts w:hint="eastAsia"/>
          <w:lang w:eastAsia="zh-CN"/>
        </w:rPr>
        <w:t>设计原则与依据</w:t>
      </w:r>
      <w:bookmarkEnd w:id="2"/>
    </w:p>
    <w:p w14:paraId="23D068E4" w14:textId="77777777" w:rsidR="003A0016" w:rsidRDefault="0008438E">
      <w:pPr>
        <w:pStyle w:val="53db1c4a"/>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1.整体性原则。</w:t>
      </w:r>
      <w:r>
        <w:rPr>
          <w:rFonts w:ascii="仿宋" w:eastAsia="仿宋" w:hAnsi="仿宋" w:cs="仿宋" w:hint="eastAsia"/>
          <w:sz w:val="28"/>
          <w:szCs w:val="28"/>
          <w:lang w:eastAsia="zh-CN"/>
        </w:rPr>
        <w:t>按照GB/T 39786对信息系统密码应用的基本要求,以及信息系统的安全需求、责任单位的密码应用规划和密码管理需求,进行顶层设计。</w:t>
      </w:r>
    </w:p>
    <w:p w14:paraId="0D54C806" w14:textId="77777777" w:rsidR="003A0016" w:rsidRDefault="0008438E">
      <w:pPr>
        <w:pStyle w:val="53db1c4a"/>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2.科学性原则。</w:t>
      </w:r>
      <w:r>
        <w:rPr>
          <w:rFonts w:ascii="仿宋" w:eastAsia="仿宋" w:hAnsi="仿宋" w:cs="仿宋" w:hint="eastAsia"/>
          <w:sz w:val="28"/>
          <w:szCs w:val="28"/>
          <w:lang w:eastAsia="zh-CN"/>
        </w:rPr>
        <w:t>参考信息系统的密码需求、管理需求和整体规划,合理整合和部署密码资源,切实解决应用中的安全问题。</w:t>
      </w:r>
    </w:p>
    <w:p w14:paraId="088A55D1" w14:textId="77777777" w:rsidR="003A0016" w:rsidRDefault="0008438E">
      <w:pPr>
        <w:pStyle w:val="53db1c4a"/>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3.完备性原则。</w:t>
      </w:r>
      <w:r>
        <w:rPr>
          <w:rFonts w:ascii="仿宋" w:eastAsia="仿宋" w:hAnsi="仿宋" w:cs="仿宋" w:hint="eastAsia"/>
          <w:sz w:val="28"/>
          <w:szCs w:val="28"/>
          <w:lang w:eastAsia="zh-CN"/>
        </w:rPr>
        <w:t>依据法律、法规、标准等关于密码使用的要求,设计满足信息系统安全需求的密码应用方案。</w:t>
      </w:r>
    </w:p>
    <w:p w14:paraId="3E0AD8EA" w14:textId="77777777" w:rsidR="003A0016" w:rsidRDefault="0008438E">
      <w:pPr>
        <w:pStyle w:val="53db1c4a"/>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4.可行性原则。</w:t>
      </w:r>
      <w:r>
        <w:rPr>
          <w:rFonts w:ascii="仿宋" w:eastAsia="仿宋" w:hAnsi="仿宋" w:cs="仿宋" w:hint="eastAsia"/>
          <w:sz w:val="28"/>
          <w:szCs w:val="28"/>
          <w:lang w:eastAsia="zh-CN"/>
        </w:rPr>
        <w:t>密码应用方案切合实际,便于实现,能作为信息系统密码应用建设、验收和密码应用安全性评估的依据。</w:t>
      </w:r>
    </w:p>
    <w:p w14:paraId="4130665E" w14:textId="77777777" w:rsidR="003A0016" w:rsidRDefault="0008438E">
      <w:pPr>
        <w:pStyle w:val="53db1c4a"/>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lastRenderedPageBreak/>
        <w:t>5.合</w:t>
      </w:r>
      <w:proofErr w:type="gramStart"/>
      <w:r>
        <w:rPr>
          <w:rFonts w:ascii="仿宋" w:eastAsia="仿宋" w:hAnsi="仿宋" w:cs="仿宋" w:hint="eastAsia"/>
          <w:b/>
          <w:bCs/>
          <w:sz w:val="28"/>
          <w:szCs w:val="28"/>
          <w:lang w:eastAsia="zh-CN"/>
        </w:rPr>
        <w:t>规</w:t>
      </w:r>
      <w:proofErr w:type="gramEnd"/>
      <w:r>
        <w:rPr>
          <w:rFonts w:ascii="仿宋" w:eastAsia="仿宋" w:hAnsi="仿宋" w:cs="仿宋" w:hint="eastAsia"/>
          <w:b/>
          <w:bCs/>
          <w:sz w:val="28"/>
          <w:szCs w:val="28"/>
          <w:lang w:eastAsia="zh-CN"/>
        </w:rPr>
        <w:t>性原则。</w:t>
      </w:r>
      <w:r>
        <w:rPr>
          <w:rFonts w:ascii="仿宋" w:eastAsia="仿宋" w:hAnsi="仿宋" w:cs="仿宋" w:hint="eastAsia"/>
          <w:sz w:val="28"/>
          <w:szCs w:val="28"/>
          <w:lang w:eastAsia="zh-CN"/>
        </w:rPr>
        <w:t>密码应用方案中使用的密码算法遵循国家有关法律法规的要求;使用的密码技术遵循国家及行业相关标准:涉及国家安全、国计民生、社会公共利益的信息系统,其使用的密码产品和服务经商用密码认证机构认证合格。</w:t>
      </w:r>
    </w:p>
    <w:p w14:paraId="78D40A6C" w14:textId="0EFFC110" w:rsidR="003A0016" w:rsidRDefault="0008438E">
      <w:pPr>
        <w:pStyle w:val="53db1c4a"/>
        <w:ind w:firstLineChars="200" w:firstLine="562"/>
        <w:rPr>
          <w:rFonts w:ascii="仿宋" w:eastAsia="仿宋" w:hAnsi="仿宋" w:cs="仿宋"/>
          <w:b/>
          <w:bCs/>
          <w:sz w:val="28"/>
          <w:szCs w:val="28"/>
          <w:lang w:eastAsia="zh-CN"/>
        </w:rPr>
      </w:pPr>
      <w:r>
        <w:rPr>
          <w:rFonts w:ascii="仿宋" w:eastAsia="仿宋" w:hAnsi="仿宋" w:cs="仿宋" w:hint="eastAsia"/>
          <w:b/>
          <w:bCs/>
          <w:sz w:val="28"/>
          <w:szCs w:val="28"/>
          <w:lang w:eastAsia="zh-CN"/>
        </w:rPr>
        <w:t>主要依据</w:t>
      </w:r>
    </w:p>
    <w:p w14:paraId="79A0CF1C" w14:textId="6FB94B63" w:rsidR="003A0016" w:rsidRPr="00B01F15" w:rsidRDefault="0008438E" w:rsidP="00B01F15">
      <w:pPr>
        <w:pStyle w:val="e0284f61"/>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GB/T 39786-2021《信息安全技术 信息系统密码应用基本要求》</w:t>
      </w:r>
    </w:p>
    <w:p w14:paraId="29366B5F" w14:textId="77777777" w:rsidR="003A0016" w:rsidRPr="00B01F15" w:rsidRDefault="0008438E" w:rsidP="00B01F15">
      <w:pPr>
        <w:pStyle w:val="e0284f61"/>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GB/T 43207-2023《信息安全技术信息系统密码应用设计指南》</w:t>
      </w:r>
    </w:p>
    <w:p w14:paraId="27C1DB47" w14:textId="77777777" w:rsidR="003A0016" w:rsidRPr="00B01F15" w:rsidRDefault="0008438E" w:rsidP="00B01F15">
      <w:pPr>
        <w:pStyle w:val="e0284f61"/>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GB/T 37092-2018 《信息安全技术密码模块安全要求》</w:t>
      </w:r>
    </w:p>
    <w:p w14:paraId="5305FC5F" w14:textId="4733D6D9" w:rsidR="003A0016" w:rsidRPr="00B01F15" w:rsidRDefault="0008438E" w:rsidP="00B01F15">
      <w:pPr>
        <w:pStyle w:val="e0284f61"/>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GM/T 0071-2019《电子文件密码应用指南》</w:t>
      </w:r>
    </w:p>
    <w:p w14:paraId="27AFB097" w14:textId="2AC62B0F" w:rsidR="003A0016" w:rsidRPr="00B01F15" w:rsidRDefault="0008438E" w:rsidP="00B01F15">
      <w:pPr>
        <w:pStyle w:val="e0284f61"/>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GB/T 33482-2016《党政机关电子公文系统建设规范》</w:t>
      </w:r>
    </w:p>
    <w:p w14:paraId="1A164FCC" w14:textId="0F6EAB54" w:rsidR="003A0016" w:rsidRPr="00B01F15" w:rsidRDefault="0008438E" w:rsidP="00B01F15">
      <w:pPr>
        <w:pStyle w:val="e0284f61"/>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GM/T 0036-2014《采用非接触卡的门禁系统密码应用技术指南》</w:t>
      </w:r>
    </w:p>
    <w:p w14:paraId="65000EC3" w14:textId="23AF76EE" w:rsidR="003A0016" w:rsidRPr="00B01F15" w:rsidRDefault="0008438E" w:rsidP="00B01F15">
      <w:pPr>
        <w:pStyle w:val="e0284f61"/>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GB/T 36968-2018《信息安全技术 IPSec VPN技术规范》</w:t>
      </w:r>
    </w:p>
    <w:p w14:paraId="4E433DE2" w14:textId="1585E7B7" w:rsidR="003A0016" w:rsidRPr="00B01F15" w:rsidRDefault="0008438E" w:rsidP="00B01F15">
      <w:pPr>
        <w:pStyle w:val="e0284f61"/>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GM/T 0024-2014《SSL VPN 技术规范》</w:t>
      </w:r>
    </w:p>
    <w:p w14:paraId="04A9E84A" w14:textId="4D170A82" w:rsidR="003A0016" w:rsidRPr="00B01F15" w:rsidRDefault="0008438E" w:rsidP="00B01F15">
      <w:pPr>
        <w:pStyle w:val="e0284f61"/>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GM/T 0025-2014《SSL VPN 网关产品规范》</w:t>
      </w:r>
    </w:p>
    <w:p w14:paraId="0541028D" w14:textId="07FAEB75" w:rsidR="003A0016" w:rsidRPr="00B01F15" w:rsidRDefault="0008438E" w:rsidP="00B01F15">
      <w:pPr>
        <w:pStyle w:val="e0284f61"/>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GM/T 0026-2014《安全认证网关产品规范》</w:t>
      </w:r>
    </w:p>
    <w:p w14:paraId="2A0BA062" w14:textId="40278CE5" w:rsidR="003A0016" w:rsidRPr="00B01F15" w:rsidRDefault="0008438E" w:rsidP="00B01F15">
      <w:pPr>
        <w:pStyle w:val="e0284f61"/>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GM/T 0030-2014《服务器密码机技术规范》</w:t>
      </w:r>
    </w:p>
    <w:p w14:paraId="1B149C2E" w14:textId="4854F92B" w:rsidR="003A0016" w:rsidRPr="00B01F15" w:rsidRDefault="0008438E" w:rsidP="00B01F15">
      <w:pPr>
        <w:pStyle w:val="e0284f61"/>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GM/T 0031-2014《安全电子签章密码技术规范》</w:t>
      </w:r>
    </w:p>
    <w:p w14:paraId="00B85C9E" w14:textId="7EE7C780" w:rsidR="003A0016" w:rsidRPr="00B01F15" w:rsidRDefault="0008438E" w:rsidP="00B01F15">
      <w:pPr>
        <w:pStyle w:val="e0284f61"/>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GM/T 0027-2014《智能密码钥匙技术规范》</w:t>
      </w:r>
    </w:p>
    <w:p w14:paraId="3BC5CCF3" w14:textId="1CDD7463" w:rsidR="003A0016" w:rsidRPr="00B01F15" w:rsidRDefault="0008438E" w:rsidP="00B01F15">
      <w:pPr>
        <w:pStyle w:val="e0284f61"/>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GM/T 0014-2012《证书认证系统密码协议规范》</w:t>
      </w:r>
    </w:p>
    <w:p w14:paraId="2E545EEC" w14:textId="76C6A93E" w:rsidR="003A0016" w:rsidRPr="00B01F15" w:rsidRDefault="0008438E" w:rsidP="00B01F15">
      <w:pPr>
        <w:pStyle w:val="e0284f61"/>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lastRenderedPageBreak/>
        <w:t>GM/T 0033-2014《时间戳接口规范》</w:t>
      </w:r>
    </w:p>
    <w:p w14:paraId="75CA3E1A" w14:textId="3E57A0F7" w:rsidR="003A0016" w:rsidRPr="00B01F15" w:rsidRDefault="0008438E" w:rsidP="00B01F15">
      <w:pPr>
        <w:pStyle w:val="e0284f61"/>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GM/T 0029-2014《签名验签服务器技术规范》</w:t>
      </w:r>
    </w:p>
    <w:p w14:paraId="3CDB1F5B" w14:textId="77777777" w:rsidR="00C704CA" w:rsidRDefault="00C704CA" w:rsidP="00C704CA">
      <w:pPr>
        <w:pStyle w:val="37f376b5"/>
        <w:spacing w:line="360" w:lineRule="auto"/>
        <w:rPr>
          <w:lang w:eastAsia="zh-CN"/>
        </w:rPr>
      </w:pPr>
      <w:bookmarkStart w:id="0" w:name="_Toc167377458"/>
      <w:bookmarkStart w:id="1" w:name="_Toc167377459"/>
    </w:p>
    <w:p w14:paraId="10FF5960" w14:textId="77777777" w:rsidR="00C704CA" w:rsidRDefault="00C704CA">
      <w:pPr>
        <w:pStyle w:val="37f376b5"/>
        <w:widowControl/>
        <w:spacing w:line="360" w:lineRule="auto"/>
        <w:rPr>
          <w:b/>
          <w:kern w:val="44"/>
          <w:sz w:val="44"/>
          <w:lang w:eastAsia="zh-CN"/>
        </w:rPr>
      </w:pPr>
      <w:r>
        <w:rPr>
          <w:lang w:eastAsia="zh-CN"/>
        </w:rPr>
        <w:br w:type="page"/>
      </w:r>
    </w:p>
    <w:p w14:paraId="1F06645D" w14:textId="3E69E1BA" w:rsidR="00BF1566" w:rsidRDefault="00C704CA" w:rsidP="00C704CA">
      <w:pPr>
        <w:pStyle w:val="2ecda1d7"/>
        <w:numPr>
          <w:ilvl w:val="0"/>
          <w:numId w:val="0"/>
        </w:numPr>
        <w:spacing w:line="360" w:lineRule="auto"/>
        <w:rPr>
          <w:lang w:eastAsia="zh-CN"/>
        </w:rPr>
      </w:pPr>
      <w:r>
        <w:rPr>
          <w:rFonts w:hint="eastAsia"/>
          <w:lang w:eastAsia="zh-CN"/>
        </w:rPr>
        <w:lastRenderedPageBreak/>
        <w:t>5.</w:t>
      </w:r>
      <w:r w:rsidR="00BF1566">
        <w:rPr>
          <w:rFonts w:hint="eastAsia"/>
          <w:lang w:eastAsia="zh-CN"/>
        </w:rPr>
        <w:t>密码应用设计</w:t>
      </w:r>
      <w:bookmarkEnd w:id="0"/>
    </w:p>
    <w:p w14:paraId="2951E3A1" w14:textId="77777777" w:rsidR="00BF1566" w:rsidRDefault="00BF1566" w:rsidP="00BF1566">
      <w:pPr>
        <w:pStyle w:val="1b777f87"/>
        <w:spacing w:line="360" w:lineRule="auto"/>
        <w:rPr>
          <w:lang w:eastAsia="zh-CN"/>
        </w:rPr>
      </w:pPr>
      <w:r>
        <w:rPr>
          <w:rFonts w:hint="eastAsia"/>
          <w:lang w:eastAsia="zh-CN"/>
        </w:rPr>
        <w:t>5.1</w:t>
      </w:r>
      <w:r>
        <w:rPr>
          <w:rFonts w:hint="eastAsia"/>
          <w:lang w:eastAsia="zh-CN"/>
        </w:rPr>
        <w:t>密码应用技术框架</w:t>
      </w:r>
      <w:bookmarkEnd w:id="1"/>
    </w:p>
    <w:p w14:paraId="45966ABC" w14:textId="77777777" w:rsidR="00BF1566" w:rsidRDefault="00BF1566" w:rsidP="00BF1566">
      <w:pPr>
        <w:pStyle w:val="37f376b5"/>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GB/T 43207-2023《信息安全技术信息系统密码应用设计指南》要求此章节内容：包括密码应用技术框架图及框架说明。密码应用技术框架包括计算平台、密码支撑平台和业务应用密码应用架构等,综合描述各平台、系统之间的关系,清晰展示密码应用整体技术框架。示例写法如下：</w:t>
      </w:r>
    </w:p>
    <w:p w14:paraId="36898092" w14:textId="3C097CCF" w:rsidR="00BF1566" w:rsidRDefault="00EC2E4E" w:rsidP="00BF1566">
      <w:pPr>
        <w:pStyle w:val="37f376b5"/>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普洱公积金综合服务平台</w:t>
      </w:r>
      <w:r w:rsidR="00BF1566">
        <w:rPr>
          <w:rFonts w:ascii="仿宋" w:eastAsia="仿宋" w:hAnsi="仿宋" w:cs="仿宋" w:hint="eastAsia"/>
          <w:sz w:val="28"/>
          <w:szCs w:val="28"/>
          <w:lang w:eastAsia="zh-CN"/>
        </w:rPr>
        <w:t>密码应用技术框架如下图2所示。</w:t>
      </w:r>
    </w:p>
    <w:p w14:paraId="747A7B08" w14:textId="2E0EB386" w:rsidR="00330C68" w:rsidRDefault="00330C68" w:rsidP="00BF1566">
      <w:pPr>
        <w:pStyle w:val="37f376b5"/>
        <w:spacing w:line="360" w:lineRule="auto"/>
        <w:ind w:firstLineChars="200" w:firstLine="560"/>
        <w:rPr>
          <w:rFonts w:ascii="仿宋" w:eastAsia="仿宋" w:hAnsi="仿宋" w:cs="仿宋" w:hint="eastAsia"/>
          <w:sz w:val="28"/>
          <w:szCs w:val="28"/>
          <w:lang w:eastAsia="zh-CN"/>
        </w:rPr>
      </w:pPr>
      <w:r w:rsidRPr="00330C68">
        <w:rPr>
          <w:rFonts w:ascii="仿宋" w:eastAsia="仿宋" w:hAnsi="仿宋" w:cs="仿宋" w:hint="eastAsia"/>
          <w:sz w:val="28"/>
          <w:szCs w:val="28"/>
          <w:highlight w:val="yellow"/>
          <w:lang w:eastAsia="zh-CN"/>
        </w:rPr>
        <w:t>下图二选一</w:t>
      </w:r>
    </w:p>
    <w:bookmarkStart w:id="2" w:name="_Hlk170311002"/>
    <w:p w14:paraId="54162573" w14:textId="77777777" w:rsidR="00BF1566" w:rsidRPr="00E1055B" w:rsidRDefault="00BF1566" w:rsidP="00BF1566">
      <w:pPr>
        <w:pStyle w:val="37f376b5"/>
        <w:spacing w:line="360" w:lineRule="auto"/>
        <w:ind w:firstLineChars="200" w:firstLine="560"/>
        <w:jc w:val="center"/>
        <w:rPr>
          <w:rFonts w:ascii="仿宋" w:eastAsia="仿宋" w:hAnsi="仿宋" w:cs="仿宋"/>
          <w:sz w:val="28"/>
          <w:szCs w:val="28"/>
          <w:lang w:eastAsia="zh-CN"/>
        </w:rPr>
      </w:pPr>
      <w:r>
        <w:rPr>
          <w:rFonts w:ascii="仿宋" w:eastAsia="仿宋" w:hAnsi="仿宋" w:cs="仿宋" w:hint="eastAsia"/>
          <w:sz w:val="28"/>
          <w:szCs w:val="28"/>
          <w:lang w:eastAsia="zh-CN"/>
        </w:rPr>
        <w:object w:dxaOrig="7309" w:dyaOrig="7209" w14:anchorId="3ADFF3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65.35pt;height:360.55pt" o:ole="">
            <v:imagedata r:id="rId18" o:title=""/>
            <o:lock v:ext="edit" aspectratio="f"/>
          </v:shape>
          <o:OLEObject Type="Embed" ProgID="Visio.Drawing.15" ShapeID="_x0000_i1025" DrawAspect="Content" ObjectID="_1781682644" r:id="rId8"/>
        </w:object>
      </w:r>
      <w:bookmarkEnd w:id="2"/>
    </w:p>
    <w:p w14:paraId="70A78065" w14:textId="6C134F92" w:rsidR="00BF1566" w:rsidRDefault="00BF1566" w:rsidP="00BF1566">
      <w:pPr>
        <w:pStyle w:val="37f376b5"/>
        <w:spacing w:line="360" w:lineRule="auto"/>
        <w:jc w:val="center"/>
        <w:rPr>
          <w:rFonts w:ascii="仿宋" w:eastAsia="仿宋" w:hAnsi="仿宋" w:cs="仿宋" w:hint="eastAsia"/>
          <w:b/>
          <w:bCs/>
          <w:position w:val="-58"/>
          <w:sz w:val="24"/>
          <w:szCs w:val="24"/>
          <w:lang w:eastAsia="zh-CN"/>
        </w:rPr>
      </w:pPr>
      <w:r>
        <w:rPr>
          <w:rFonts w:ascii="仿宋" w:eastAsia="仿宋" w:hAnsi="仿宋" w:cs="仿宋" w:hint="eastAsia"/>
          <w:b/>
          <w:bCs/>
          <w:position w:val="-58"/>
          <w:sz w:val="24"/>
          <w:szCs w:val="24"/>
          <w:lang w:eastAsia="zh-CN"/>
        </w:rPr>
        <w:t>图2密码应用技术框架</w:t>
      </w:r>
      <w:r w:rsidR="00607656">
        <w:rPr>
          <w:rFonts w:ascii="仿宋" w:eastAsia="仿宋" w:hAnsi="仿宋" w:cs="仿宋" w:hint="eastAsia"/>
          <w:b/>
          <w:bCs/>
          <w:position w:val="-58"/>
          <w:sz w:val="24"/>
          <w:szCs w:val="24"/>
          <w:lang w:eastAsia="zh-CN"/>
        </w:rPr>
        <w:t>（非云）</w:t>
      </w:r>
    </w:p>
    <w:p w14:paraId="351D2BBA" w14:textId="7A50D5FA" w:rsidR="00BF1566" w:rsidRDefault="00607656" w:rsidP="00DB6D38">
      <w:pPr>
        <w:pStyle w:val="37f376b5"/>
        <w:spacing w:line="360" w:lineRule="auto"/>
        <w:rPr>
          <w:rFonts w:ascii="仿宋" w:eastAsia="仿宋" w:hAnsi="仿宋" w:cs="仿宋"/>
          <w:b/>
          <w:bCs/>
          <w:position w:val="-58"/>
          <w:sz w:val="24"/>
          <w:szCs w:val="24"/>
          <w:lang w:eastAsia="zh-CN"/>
        </w:rPr>
      </w:pPr>
      <w:r>
        <w:rPr>
          <w:rFonts w:ascii="仿宋" w:eastAsia="仿宋" w:hAnsi="仿宋" w:cs="仿宋"/>
          <w:b/>
          <w:bCs/>
          <w:noProof/>
          <w:position w:val="-58"/>
          <w:sz w:val="24"/>
          <w:szCs w:val="24"/>
          <w:lang w:eastAsia="zh-CN"/>
        </w:rPr>
        <w:lastRenderedPageBreak/>
        <w:drawing>
          <wp:inline distT="0" distB="0" distL="0" distR="0" wp14:anchorId="0A2DC691" wp14:editId="19276E23">
            <wp:extent cx="5273675" cy="3291840"/>
            <wp:effectExtent l="0" t="0" r="317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675" cy="3291840"/>
                    </a:xfrm>
                    <a:prstGeom prst="rect">
                      <a:avLst/>
                    </a:prstGeom>
                    <a:noFill/>
                  </pic:spPr>
                </pic:pic>
              </a:graphicData>
            </a:graphic>
          </wp:inline>
        </w:drawing>
      </w:r>
    </w:p>
    <w:p w14:paraId="45D0FE90" w14:textId="5C5B99A9" w:rsidR="00607656" w:rsidRPr="00607656" w:rsidRDefault="00607656" w:rsidP="00607656">
      <w:pPr>
        <w:pStyle w:val="37f376b5"/>
        <w:spacing w:line="360" w:lineRule="auto"/>
        <w:jc w:val="center"/>
        <w:rPr>
          <w:rFonts w:ascii="仿宋" w:eastAsia="仿宋" w:hAnsi="仿宋" w:cs="仿宋" w:hint="eastAsia"/>
          <w:b/>
          <w:bCs/>
          <w:position w:val="-58"/>
          <w:sz w:val="24"/>
          <w:szCs w:val="24"/>
          <w:lang w:eastAsia="zh-CN"/>
        </w:rPr>
      </w:pPr>
      <w:r>
        <w:rPr>
          <w:rFonts w:ascii="仿宋" w:eastAsia="仿宋" w:hAnsi="仿宋" w:cs="仿宋" w:hint="eastAsia"/>
          <w:b/>
          <w:bCs/>
          <w:position w:val="-58"/>
          <w:sz w:val="24"/>
          <w:szCs w:val="24"/>
          <w:lang w:eastAsia="zh-CN"/>
        </w:rPr>
        <w:t>图2密码应用技术框架（云）</w:t>
      </w:r>
    </w:p>
    <w:p w14:paraId="3B235DF4" w14:textId="77777777" w:rsidR="00BF1566" w:rsidRDefault="00BF1566" w:rsidP="00BF1566">
      <w:pPr>
        <w:pStyle w:val="37f376b5"/>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密码产品主要实现说明如下：</w:t>
      </w:r>
    </w:p>
    <w:p w14:paraId="56D83C3F" w14:textId="22DD89EA" w:rsidR="00BF1566" w:rsidRDefault="00EC2E4E" w:rsidP="00BF1566">
      <w:pPr>
        <w:pStyle w:val="37f376b5"/>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普洱公积金综合服务平台</w:t>
      </w:r>
      <w:r w:rsidR="00BF1566">
        <w:rPr>
          <w:rFonts w:ascii="仿宋" w:eastAsia="仿宋" w:hAnsi="仿宋" w:cs="仿宋" w:hint="eastAsia"/>
          <w:sz w:val="28"/>
          <w:szCs w:val="28"/>
          <w:lang w:eastAsia="zh-CN"/>
        </w:rPr>
        <w:t>的密码应用架构分为密码资源池、密码支撑平台、计算平台、密码应用层，密码应用层包括用户终端安全密码应用、网络接入网络和通信安全密码应用、业务安全密码应用和数据安全密码应用、平台管理安全密码应用设备和计算安全密码应用四部分。</w:t>
      </w:r>
    </w:p>
    <w:p w14:paraId="408C1839" w14:textId="77777777" w:rsidR="00BF1566" w:rsidRDefault="00BF1566" w:rsidP="00BF1566">
      <w:pPr>
        <w:pStyle w:val="37f376b5"/>
        <w:spacing w:line="360" w:lineRule="auto"/>
        <w:ind w:firstLineChars="200" w:firstLine="562"/>
        <w:rPr>
          <w:rFonts w:ascii="仿宋" w:eastAsia="仿宋" w:hAnsi="仿宋" w:cs="仿宋"/>
          <w:b/>
          <w:bCs/>
          <w:sz w:val="28"/>
          <w:szCs w:val="28"/>
          <w:lang w:eastAsia="zh-CN"/>
        </w:rPr>
      </w:pPr>
      <w:r>
        <w:rPr>
          <w:rFonts w:ascii="仿宋" w:eastAsia="仿宋" w:hAnsi="仿宋" w:cs="仿宋" w:hint="eastAsia"/>
          <w:b/>
          <w:bCs/>
          <w:sz w:val="28"/>
          <w:szCs w:val="28"/>
          <w:lang w:eastAsia="zh-CN"/>
        </w:rPr>
        <w:t>1、密码支撑平台</w:t>
      </w:r>
    </w:p>
    <w:p w14:paraId="598A2CA8" w14:textId="77777777" w:rsidR="00BF1566" w:rsidRDefault="00BF1566" w:rsidP="00BF1566">
      <w:pPr>
        <w:pStyle w:val="37f376b5"/>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密码支撑平台为云密码服务平台提供基础的密码运算资源。为业务应用提供身份认证、数据加密、操作不可否认、数字证书管理等密码应用所需基础服务。当单位用户通过PC端连接SSL VPN，浏览器访问系统时需通过智能密码钥匙USBKey进行身份验证，以避免其用户名/口令遭到截获、假冒或重用，导致业务应用系统被入侵，将造成用户身份信息泄露、业务系统其他信息泄露或伪造业务指令</w:t>
      </w:r>
      <w:r>
        <w:rPr>
          <w:rFonts w:ascii="仿宋" w:eastAsia="仿宋" w:hAnsi="仿宋" w:cs="仿宋" w:hint="eastAsia"/>
          <w:sz w:val="28"/>
          <w:szCs w:val="28"/>
          <w:lang w:eastAsia="zh-CN"/>
        </w:rPr>
        <w:lastRenderedPageBreak/>
        <w:t>风险。数据在传输时需通过服务器密码机、国密安全密码应用中间件、进行加密传输，保证用户信息不被窃取偷听篡改等，以保障传输过程的机密性与完整性。</w:t>
      </w:r>
    </w:p>
    <w:p w14:paraId="24DFFCBA" w14:textId="77777777" w:rsidR="00BF1566" w:rsidRDefault="00BF1566" w:rsidP="00BF1566">
      <w:pPr>
        <w:pStyle w:val="37f376b5"/>
        <w:spacing w:line="360" w:lineRule="auto"/>
        <w:ind w:firstLineChars="200" w:firstLine="562"/>
        <w:rPr>
          <w:rFonts w:ascii="仿宋" w:eastAsia="仿宋" w:hAnsi="仿宋" w:cs="仿宋"/>
          <w:b/>
          <w:bCs/>
          <w:sz w:val="28"/>
          <w:szCs w:val="28"/>
          <w:lang w:eastAsia="zh-CN"/>
        </w:rPr>
      </w:pPr>
      <w:r>
        <w:rPr>
          <w:rFonts w:ascii="仿宋" w:eastAsia="仿宋" w:hAnsi="仿宋" w:cs="仿宋" w:hint="eastAsia"/>
          <w:b/>
          <w:bCs/>
          <w:sz w:val="28"/>
          <w:szCs w:val="28"/>
          <w:lang w:eastAsia="zh-CN"/>
        </w:rPr>
        <w:t>2、密码资源池</w:t>
      </w:r>
    </w:p>
    <w:p w14:paraId="3FEF414A" w14:textId="77777777" w:rsidR="00BF1566" w:rsidRDefault="00BF1566" w:rsidP="00BF1566">
      <w:pPr>
        <w:pStyle w:val="37f376b5"/>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基于各密码产品构建的密码基础服务层的主要功能是为上层应用提供密码基础服务支撑，实现上层应用的密码安全增强。该平台使用符合国家密码法规和标准规定的商用密码算法，使用经过国家密码管理局核准的密码产品，遵循“GB/T 39786-2021《信息安全技术 信息系统密码应用基本要求》”以及相关“密评”规范。</w:t>
      </w:r>
    </w:p>
    <w:p w14:paraId="58A885EE" w14:textId="77777777" w:rsidR="00BF1566" w:rsidRDefault="00BF1566" w:rsidP="00BF1566">
      <w:pPr>
        <w:pStyle w:val="37f376b5"/>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 xml:space="preserve">密码资源池整合服务器密码机、签名验签服务系统、通用统一密码等产品能力，打造服务化、场景化，易于行业快速对接集成的密码服务能力，对外统一提供密码服务、集约化建设，密码服务可弹性扩展。 </w:t>
      </w:r>
    </w:p>
    <w:p w14:paraId="5426D154" w14:textId="77777777" w:rsidR="00BF1566" w:rsidRDefault="00BF1566" w:rsidP="00BF1566">
      <w:pPr>
        <w:pStyle w:val="37f376b5"/>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以下密码产品均满足GB/T 37092-2018《信息安全技术 密码模块安全要求》或GM/T 0028-2014《密码模块安全技术要求》密码模块二级及以上。</w:t>
      </w:r>
    </w:p>
    <w:p w14:paraId="7039637F" w14:textId="77777777" w:rsidR="00BF1566" w:rsidRDefault="00BF1566" w:rsidP="00BF1566">
      <w:pPr>
        <w:pStyle w:val="37f376b5"/>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1)服务器密码机：遵循GM/T 0030-2014《服务器密码机技术规范》、GB/T 37092-2018《信息安全技术 密码模块安全要求》、GM/T 0028-2014《密码模块安全技术要求》和GM/T 0059-2018《服务器密码机检测规范》；支持SM1、SM2、SM3、SM4等国产密码算法；支持RSA、AES、3DES、MD5、SHA等国际算法；具有商用密码产品认证证书；支持数据加密/解密、数字签名/验签、消息鉴别码的产生/</w:t>
      </w:r>
      <w:r>
        <w:rPr>
          <w:rFonts w:ascii="仿宋" w:eastAsia="仿宋" w:hAnsi="仿宋" w:cs="仿宋" w:hint="eastAsia"/>
          <w:sz w:val="28"/>
          <w:szCs w:val="28"/>
          <w:lang w:eastAsia="zh-CN"/>
        </w:rPr>
        <w:lastRenderedPageBreak/>
        <w:t>验证、数字信封、密钥协商等类型的密码运算，并且支持多任务并发访问；支持至少三层密钥结构，支持管理密钥、用户密钥、设备密钥、密钥加密密钥、会话密钥的管理，支持对称与非对称密钥的生成及管理；支持100对SM2非对称密钥、100对RSA非对称密钥、200个对称密钥，并使用管理密钥加密存储；采用双路国家密码管理局批准的物理噪声源随机数芯片；支持管理员、操作员角色，分别赋予不同的操作权限，并采用数字签名技术，实现对登录用户的强身份认证；同时支持SDF、JCE、PKCS11接口，具有良好的通用性。</w:t>
      </w:r>
    </w:p>
    <w:p w14:paraId="64AAF320" w14:textId="77777777" w:rsidR="00BF1566" w:rsidRDefault="00BF1566" w:rsidP="00BF1566">
      <w:pPr>
        <w:pStyle w:val="37f376b5"/>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2)签名验签服务器：遵循GM/T 0028-2014《密码模块安全技术要求》、GB/T 37092-2018《信息安全技术 密码模块安全要求》、GB/T 38629-2020《信息安全技术 签名验签服务器技术规范》、GM/T 0029-2014《签名验签服务器技术规范》和GM/T 0060-2018《签名验签服务器检测规范》；支持SM1、SM2、SM3、SM4等国产密码算法；支持RSA,3DES,AES,SHA等常见国际算法；具有商用密码产品认证证书；支持与CA连接，提供证书管理功能，支持CA、CRL、OCSP等多种方式证书有效性验证；支持基于SM2、RSA算法数字证书的数字签名、验证签名等服务，以保证业务信息的真实性、完整性和不可否认，提供对PKCS#1、PKCS#7 Attach、PKCS#7 Detach、XML等电子数据的数字签名/验签功能，提供对消息、文件等多种格式的运算方式；支持基于SM2、RSA密码算法的数字信封功能，支持PKCS#7标准各种格式的数字信封封装和解封；由签名验签服务器产生应用实体的签名密钥对和证书请求，支持通过管理界面导入应用</w:t>
      </w:r>
      <w:r>
        <w:rPr>
          <w:rFonts w:ascii="仿宋" w:eastAsia="仿宋" w:hAnsi="仿宋" w:cs="仿宋" w:hint="eastAsia"/>
          <w:sz w:val="28"/>
          <w:szCs w:val="28"/>
          <w:lang w:eastAsia="zh-CN"/>
        </w:rPr>
        <w:lastRenderedPageBreak/>
        <w:t>实体的签名证书、加密证书和加密密钥对；设备内可存储至少200个对称密钥以及100对非对称密钥，并且支持加密存储或微电保护存储；具备完善的身份鉴别机制，通过智能密码钥匙与口令相结合的方式实现管理员身份的鉴别；通过连接白名单的支持，实现了签名验签服务器对应用服务器的授权认证。</w:t>
      </w:r>
    </w:p>
    <w:p w14:paraId="0D3DF35C" w14:textId="77777777" w:rsidR="00BF1566" w:rsidRDefault="00BF1566" w:rsidP="00BF1566">
      <w:pPr>
        <w:pStyle w:val="37f376b5"/>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3)国密安全密码应用中间件：信息系统与密码应用系统及密码设备之间的重要中间件；提供数据加解密、签名验签、数字信封、摘要计算、随机数等接口服务能力；支持对接不同厂商的各类异构密码设备（包括服务器密码机、签名验签服务器、时间戳服务器、云密码机等），并将密码设备进行会话级别（Session）的细粒度管理与调度；内置基础证书与密钥管理能力，可对接具有商密产品认证资质的CA、密钥管理系统，以提供证书与密钥的全生命周期管理能力；内置密码机软件模拟器，可方便开发人员进行应用无密码设备开发集成与调试，可与硬件密码设备无缝切换；可以支持多应用系统接入，并通过数字证书对应用系统进行访问控制；为应用开发提供支持包括C/C++、Java、Go、PHP、.Net、Shell等语言的密码服务接口调用。</w:t>
      </w:r>
    </w:p>
    <w:p w14:paraId="1CADD702" w14:textId="77777777" w:rsidR="00BF1566" w:rsidRDefault="00BF1566" w:rsidP="00BF1566">
      <w:pPr>
        <w:pStyle w:val="37f376b5"/>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4)国密数字证书：由受信任的数字证书颁发机构（CA），在验证身份信息（包括域名、主机名、服务器名、申请者身份、机构身份等）后颁发。支持SM2等国产密码算法。</w:t>
      </w:r>
    </w:p>
    <w:p w14:paraId="541E1F3F" w14:textId="77777777" w:rsidR="00BF1566" w:rsidRDefault="00BF1566" w:rsidP="00BF1566">
      <w:pPr>
        <w:pStyle w:val="37f376b5"/>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5)智能密码钥匙：遵循GM/T 0027-2014《智能密码钥匙技术规范》、GB/T 37092-2018《信息安全技术 密码模块安全要求》、</w:t>
      </w:r>
      <w:r>
        <w:rPr>
          <w:rFonts w:ascii="仿宋" w:eastAsia="仿宋" w:hAnsi="仿宋" w:cs="仿宋" w:hint="eastAsia"/>
          <w:sz w:val="28"/>
          <w:szCs w:val="28"/>
          <w:lang w:eastAsia="zh-CN"/>
        </w:rPr>
        <w:lastRenderedPageBreak/>
        <w:t>GB/T 35291-2017《信息安全技术 智能密码钥匙应用接口规范》、GM/T 0028-2014《密码模块安全技术要求》和GM/T 0048-2016《智能密码钥匙密码检测规范》；支持国产密码算法；实现密码运算、密钥管理功能的终端密码设备，提供USB接口；支持数据加解密、消息鉴别码等功能；至少支持三种密钥，包括设备认证密钥、用户密钥、会话密钥，具有对用户密钥和会话密钥的产生、存储、使用、导入、导出、协商等功能；能够至少保存2对RSA密钥对、2对SM2密钥对和2个对称密钥（设备认证密钥和会话密钥）；随机数由多路硬件噪声源产生；证书管理：支持数字证书的读写、枚举、删除，可作为数字证书的安全载体。</w:t>
      </w:r>
    </w:p>
    <w:p w14:paraId="22A1A495" w14:textId="77777777" w:rsidR="00BF1566" w:rsidRDefault="00BF1566" w:rsidP="00BF1566">
      <w:pPr>
        <w:pStyle w:val="37f376b5"/>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6)SSL VPN安全网关：遵循GM/T 0025-2014《SSL VPN 网关产品规范》、GB/T 37092-2018《信息安全技术 密码模块安全要求》、GM/T 0028-2014《密码模块安全技术要求》；支持SM2、SM3、SM4国产密码算法；具有商用密码产品认证证书；基于 SSL/TLS 协议，在通信网络中构建安全通道；随机数由多路硬件噪声源产生；提供密钥交换功能，通过协商产生工作密钥；提供符合国际和国密标准SSL的VPN通道防护，有安全报文传输功能，支持抗重放攻击，保证数据的安全传输；通过数字证书的方式对实体鉴别，保证鉴别信息的完整性和有效性；具有细粒度的访问控制功能，基于用户或用户组对资源进行有效控制，并能根据访问时间进行控制；根据时间周期或报文流量进行工作密钥更新；能够对用户对系统的访问进行详细记录，记录信息包括：时间、用户IP、用户证书信息、访问资</w:t>
      </w:r>
      <w:r>
        <w:rPr>
          <w:rFonts w:ascii="仿宋" w:eastAsia="仿宋" w:hAnsi="仿宋" w:cs="仿宋" w:hint="eastAsia"/>
          <w:sz w:val="28"/>
          <w:szCs w:val="28"/>
          <w:lang w:eastAsia="zh-CN"/>
        </w:rPr>
        <w:lastRenderedPageBreak/>
        <w:t>源、上传流量、下载流量、访问结果、错误原因；用户访问HTTP应用时，系统在完成相应的身份鉴别后，把验证结果、用户基本信息插入到HTTP请求中传送给后台的应用系统，应用系统通过标准的HTTP操作即可获取信息，并基于该信息作相应的访问控制以及进行相应的业务审计；客户端在连接服务端时，根据服务端下发的客户端安全策略检查用户操作系统的安全性。</w:t>
      </w:r>
    </w:p>
    <w:p w14:paraId="2E33A2CD" w14:textId="77777777" w:rsidR="00BF1566" w:rsidRDefault="00BF1566" w:rsidP="00BF1566">
      <w:pPr>
        <w:pStyle w:val="37f376b5"/>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7)可信浏览器：支持SM2、SM3、SM4国密算法；具有商用密码产品认证证书；支持国密SSL双向协议；支持最新TLCP标准；支持沙箱机制、浏览器内核隔离域、跨域安全隔离、站点安全隔离防护、可信证书校验等功能；支持本地用户数据加密，防止用户保存的密码被明文导出；支持国密网站、国密应用自动识别及国密标识展现，针对国密网站优先通过国密协议访问，单向SSL连接性能不低于200次/秒；可信浏览器管控中心支持证书的统一导入和下发，证书下发支持RSA国际证书和国内商密证书。</w:t>
      </w:r>
    </w:p>
    <w:p w14:paraId="0DF94E92" w14:textId="77777777" w:rsidR="00BF1566" w:rsidRDefault="00BF1566" w:rsidP="00BF1566">
      <w:pPr>
        <w:pStyle w:val="37f376b5"/>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8)协同签名系统：支持SM2、SM3、SM4等国产密码算法；具有商用密码产品认证证书； SM2私钥使用密钥分割技术生成，从生成到运算整个过程中不出现完整的SM2私钥，保障了私钥的安全；对终端移动终端进行管理，包括设备的查看、挂起、停用；支持对接第三方CA系统：导入CA获取的证书和私钥数据，并解析传入的证书相关信息；支持数据签名/验签，数字信封封装/解析等类型的密码运算；支持管理员、审计员、操作员角色：分别赋予不同的操作权限，并采用数字签名技术，实现对登录用户的强身份认证。</w:t>
      </w:r>
    </w:p>
    <w:p w14:paraId="3047DE14" w14:textId="77777777" w:rsidR="00BF1566" w:rsidRDefault="00BF1566" w:rsidP="00BF1566">
      <w:pPr>
        <w:pStyle w:val="1b777f87"/>
        <w:spacing w:line="360" w:lineRule="auto"/>
        <w:rPr>
          <w:lang w:eastAsia="zh-CN"/>
        </w:rPr>
      </w:pPr>
      <w:bookmarkStart w:id="3" w:name="_Toc167377460"/>
      <w:r>
        <w:rPr>
          <w:rFonts w:hint="eastAsia"/>
          <w:lang w:eastAsia="zh-CN"/>
        </w:rPr>
        <w:lastRenderedPageBreak/>
        <w:t>5.2</w:t>
      </w:r>
      <w:r>
        <w:rPr>
          <w:rFonts w:hint="eastAsia"/>
          <w:lang w:eastAsia="zh-CN"/>
        </w:rPr>
        <w:t>计算平台密码应用方案</w:t>
      </w:r>
      <w:bookmarkEnd w:id="3"/>
    </w:p>
    <w:p w14:paraId="501F7118" w14:textId="77777777" w:rsidR="00BF1566" w:rsidRDefault="00BF1566" w:rsidP="00BF1566">
      <w:pPr>
        <w:pStyle w:val="94fd4d63"/>
        <w:spacing w:line="360" w:lineRule="auto"/>
        <w:rPr>
          <w:lang w:eastAsia="zh-CN"/>
        </w:rPr>
      </w:pPr>
      <w:r>
        <w:rPr>
          <w:rFonts w:hint="eastAsia"/>
          <w:lang w:eastAsia="zh-CN"/>
        </w:rPr>
        <w:t>5.2.1物理和环境安全</w:t>
      </w:r>
    </w:p>
    <w:p w14:paraId="6020A8DA" w14:textId="77777777" w:rsidR="00E74EC8" w:rsidRDefault="00E74EC8" w:rsidP="00E74EC8">
      <w:pPr>
        <w:pStyle w:val="37f376b5"/>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云平台机房已密改通过密评描述）XXX{云平台名称}已通过密码应用安全性评估第三级评估且安全等级不低于云上应用，其密评报告中对XXX{云平台名称}的支撑能力进行了评估，XX机房作为被完全评估的支撑能力，能同时支撑云平台和云应用在物理和环境安全层面的密码应用安全，采用云平台密评对物理和环境安全的结论。</w:t>
      </w:r>
    </w:p>
    <w:p w14:paraId="27436905" w14:textId="77777777" w:rsidR="00E74EC8" w:rsidRPr="00E74EC8" w:rsidRDefault="00E74EC8" w:rsidP="00E74EC8">
      <w:pPr>
        <w:pStyle w:val="37f376b5"/>
        <w:spacing w:line="360" w:lineRule="auto"/>
        <w:rPr>
          <w:lang w:eastAsia="zh-CN"/>
        </w:rPr>
      </w:pPr>
    </w:p>
    <w:p w14:paraId="41A5183E" w14:textId="77777777" w:rsidR="00DD0516" w:rsidRPr="00D355BE" w:rsidRDefault="00DD0516" w:rsidP="00DD0516">
      <w:pPr>
        <w:pStyle w:val="37f376b5"/>
        <w:autoSpaceDE w:val="0"/>
        <w:autoSpaceDN w:val="0"/>
        <w:adjustRightInd w:val="0"/>
        <w:snapToGrid w:val="0"/>
        <w:spacing w:line="360" w:lineRule="auto"/>
        <w:ind w:firstLineChars="200" w:firstLine="560"/>
        <w:jc w:val="both"/>
        <w:rPr>
          <w:rFonts w:ascii="仿宋" w:eastAsia="仿宋" w:hAnsi="仿宋" w:cs="Times New Roman"/>
          <w:sz w:val="28"/>
          <w:szCs w:val="20"/>
          <w:lang w:eastAsia="zh-CN"/>
          <w14:ligatures w14:val="none"/>
        </w:rPr>
      </w:pPr>
      <w:r w:rsidRPr="00D355BE">
        <w:rPr>
          <w:rFonts w:ascii="仿宋" w:eastAsia="仿宋" w:hAnsi="仿宋" w:cs="Times New Roman" w:hint="eastAsia"/>
          <w:sz w:val="28"/>
          <w:szCs w:val="20"/>
          <w:lang w:eastAsia="zh-CN"/>
          <w14:ligatures w14:val="none"/>
          <w:u/>
        </w:rPr>
        <w:t>1</w:t>
      </w:r>
      <w:r>
        <w:rPr>
          <w:rFonts w:ascii="仿宋" w:eastAsia="仿宋" w:hAnsi="仿宋" w:cs="仿宋"/>
          <w:sz w:val="28"/>
          <w:u w:color="auto"/>
        </w:rPr>
        <w:t>、</w:t>
      </w:r>
      <w:r>
        <w:rPr>
          <w:rFonts w:ascii="仿宋" w:eastAsia="仿宋" w:hAnsi="仿宋" w:cs="仿宋"/>
          <w:sz w:val="28"/>
          <w:u w:color="auto"/>
        </w:rPr>
        <w:t>中心机房</w:t>
      </w:r>
    </w:p>
    <w:p>
      <w:pPr>
        <w:pStyle w:val="37f376b5"/>
        <w:numPr>
          <w:ilvl w:val="0"/>
          <w:numId w:val="103"/>
        </w:numPr>
        <w:spacing w:line="360" w:lineRule="auto"/>
      </w:pPr>
      <w:r>
        <w:rPr>
          <w:rFonts w:ascii="仿宋" w:eastAsia="仿宋" w:hAnsi="仿宋" w:cs="仿宋"/>
          <w:sz w:val="28"/>
          <w:u w:color="auto"/>
        </w:rPr>
        <w:t>身份鉴别：物理和环境安全中的身份鉴别属于高风险项。但考虑到系统门禁系统现状和资金问题，可使用缓解措施：（1）机房部署电子门禁系统，通过指纹/人脸方式对进出机房的人员进行身份鉴别；（2）在机房出入口配备专人值守并进行登记，且采用视频监控系统进行实时监控，{视频监控系统由专人进行值守，定期检查门禁和视频监控系统的安全状态。}。采用上述方式，属于此高风险项的缓解措施，可酌情降低风险等级。</w:t>
      </w:r>
      <w:r>
        <w:rPr>
          <w:rFonts w:ascii="仿宋" w:eastAsia="仿宋" w:hAnsi="仿宋" w:cs="仿宋"/>
          <w:sz w:val="28"/>
          <w:u w:color="auto"/>
        </w:rPr>
      </w:r>
    </w:p>
    <w:p>
      <w:pPr>
        <w:pStyle w:val="37f376b5"/>
        <w:numPr>
          <w:ilvl w:val="0"/>
          <w:numId w:val="103"/>
        </w:numPr>
        <w:spacing w:line="360" w:lineRule="auto"/>
      </w:pPr>
      <w:r>
        <w:rPr>
          <w:rFonts w:ascii="仿宋" w:eastAsia="仿宋" w:hAnsi="仿宋" w:cs="仿宋"/>
          <w:sz w:val="28"/>
          <w:u w:color="auto"/>
        </w:rPr>
        <w:t>电子门禁记录数据存储完整性：物理和环境安全中的电子门禁系统进出数据记录的存储完整性非高风险项。考虑到系统门禁系统现状和资金问题，可不使用国密电子门禁系统，不做改造。该项会达不到要求而不得分，但整体分值及格仍可通过密评。</w:t>
      </w:r>
      <w:r>
        <w:rPr>
          <w:rFonts w:ascii="仿宋" w:eastAsia="仿宋" w:hAnsi="仿宋" w:cs="仿宋"/>
          <w:sz w:val="28"/>
          <w:u w:color="auto"/>
        </w:rPr>
      </w:r>
    </w:p>
    <w:p>
      <w:pPr>
        <w:pStyle w:val="37f376b5"/>
        <w:numPr>
          <w:ilvl w:val="0"/>
          <w:numId w:val="103"/>
        </w:numPr>
        <w:spacing w:line="360" w:lineRule="auto"/>
      </w:pPr>
      <w:r>
        <w:rPr>
          <w:rFonts w:ascii="仿宋" w:eastAsia="仿宋" w:hAnsi="仿宋" w:cs="仿宋"/>
          <w:sz w:val="28"/>
          <w:u w:color="auto"/>
        </w:rPr>
        <w:t>视频监控记录数据存储完整性：物理和环境安全中的电子监控系统进出电子监控音像记录数据的存储完整性非高风险项。考虑到电子监控系统现状和资金问题，可不使用国密电子监控系统，不做改造。该项会达不到要求而不得分，但整体分值及格仍可通过密评。</w:t>
      </w:r>
      <w:r>
        <w:rPr>
          <w:rFonts w:ascii="仿宋" w:eastAsia="仿宋" w:hAnsi="仿宋" w:cs="仿宋"/>
          <w:sz w:val="28"/>
          <w:u w:color="auto"/>
        </w:rPr>
      </w:r>
    </w:p>
    <w:p w14:paraId="0CE686BD" w14:textId="1FBB9923" w:rsidR="00527779" w:rsidRPr="00527779" w:rsidRDefault="00BF1566" w:rsidP="00527779">
      <w:pPr>
        <w:pStyle w:val="94fd4d63"/>
        <w:spacing w:line="360" w:lineRule="auto"/>
        <w:rPr>
          <w:lang w:eastAsia="zh-CN"/>
        </w:rPr>
      </w:pPr>
      <w:r>
        <w:rPr>
          <w:rFonts w:hint="eastAsia"/>
          <w:lang w:eastAsia="zh-CN"/>
        </w:rPr>
        <w:t>5.2.2网络和环境安全</w:t>
      </w:r>
    </w:p>
    <w:p w14:paraId="02CBC693" w14:textId="77777777" w:rsidR="00527779" w:rsidRDefault="00527779" w:rsidP="00527779">
      <w:pPr>
        <w:pStyle w:val="37f376b5"/>
        <w:numPr>
          <w:ilvl w:val="0"/>
          <w:numId w:val="97"/>
        </w:numPr>
        <w:spacing w:line="360" w:lineRule="auto"/>
        <w:ind w:firstLineChars="200" w:firstLine="562"/>
        <w:jc w:val="both"/>
        <w:rPr>
          <w:rFonts w:ascii="仿宋" w:eastAsia="仿宋" w:hAnsi="仿宋" w:cs="仿宋"/>
          <w:b/>
          <w:bCs/>
          <w:sz w:val="28"/>
          <w:szCs w:val="28"/>
          <w:lang w:eastAsia="zh-CN"/>
        </w:rPr>
      </w:pPr>
      <w:r>
        <w:rPr>
          <w:rFonts w:ascii="仿宋" w:eastAsia="仿宋" w:hAnsi="仿宋" w:cs="仿宋" w:hint="eastAsia"/>
          <w:b/>
          <w:bCs/>
          <w:sz w:val="28"/>
          <w:szCs w:val="28"/>
          <w:lang w:eastAsia="zh-CN"/>
        </w:rPr>
        <w:t>员工用户PC浏览器与业务系统之间的通信信道</w:t>
      </w:r>
    </w:p>
    <w:p w14:paraId="5E8D9492" w14:textId="77777777" w:rsidR="00527779" w:rsidRDefault="00527779" w:rsidP="00527779">
      <w:pPr>
        <w:pStyle w:val="37f376b5"/>
        <w:spacing w:line="360" w:lineRule="auto"/>
        <w:ind w:firstLine="420"/>
        <w:jc w:val="both"/>
        <w:rPr>
          <w:rFonts w:ascii="仿宋" w:eastAsia="仿宋" w:hAnsi="仿宋" w:cs="仿宋"/>
          <w:sz w:val="28"/>
          <w:szCs w:val="28"/>
          <w:lang w:eastAsia="zh-CN"/>
        </w:rPr>
      </w:pPr>
      <w:r>
        <w:rPr>
          <w:rFonts w:ascii="仿宋" w:eastAsia="仿宋" w:hAnsi="仿宋" w:cs="仿宋" w:hint="eastAsia"/>
          <w:sz w:val="28"/>
          <w:szCs w:val="28"/>
          <w:lang w:eastAsia="zh-CN"/>
        </w:rPr>
        <w:t>1)身份鉴别：部署已通过商用密码机构认证的SSL VPN安全网关，PC端部署VPN客户端，SSL VPN安全网关中配置由合规CA颁发的国密数字证书，基于SM2数字证书实现对服务端的证书进行身份鉴别，保证通信过程中通信实体身份鉴别的真实性。</w:t>
      </w:r>
    </w:p>
    <w:p w14:paraId="78899475" w14:textId="77777777" w:rsidR="00527779" w:rsidRDefault="00527779" w:rsidP="00527779">
      <w:pPr>
        <w:pStyle w:val="37f376b5"/>
        <w:spacing w:line="360" w:lineRule="auto"/>
        <w:ind w:firstLine="420"/>
        <w:jc w:val="both"/>
        <w:rPr>
          <w:rFonts w:ascii="仿宋" w:eastAsia="仿宋" w:hAnsi="仿宋" w:cs="仿宋"/>
          <w:sz w:val="28"/>
          <w:szCs w:val="28"/>
          <w:lang w:eastAsia="zh-CN"/>
        </w:rPr>
      </w:pPr>
      <w:r>
        <w:rPr>
          <w:rFonts w:ascii="仿宋" w:eastAsia="仿宋" w:hAnsi="仿宋" w:cs="仿宋" w:hint="eastAsia"/>
          <w:sz w:val="28"/>
          <w:szCs w:val="28"/>
          <w:lang w:eastAsia="zh-CN"/>
        </w:rPr>
        <w:t>2)通信数据完整性：部署符合已通过商用密码机构认证的SSL VPN安全网关，已通过商用密码机构认证，基于HMAC-SM3算法可保</w:t>
      </w:r>
      <w:r>
        <w:rPr>
          <w:rFonts w:ascii="仿宋" w:eastAsia="仿宋" w:hAnsi="仿宋" w:cs="仿宋" w:hint="eastAsia"/>
          <w:sz w:val="28"/>
          <w:szCs w:val="28"/>
          <w:lang w:eastAsia="zh-CN"/>
        </w:rPr>
        <w:lastRenderedPageBreak/>
        <w:t>证通信过程中数据的完整性。</w:t>
      </w:r>
    </w:p>
    <w:p w14:paraId="5111412B" w14:textId="77777777" w:rsidR="00527779" w:rsidRDefault="00527779" w:rsidP="00527779">
      <w:pPr>
        <w:pStyle w:val="37f376b5"/>
        <w:spacing w:line="360" w:lineRule="auto"/>
        <w:ind w:firstLine="420"/>
        <w:jc w:val="both"/>
        <w:rPr>
          <w:rFonts w:ascii="仿宋" w:eastAsia="仿宋" w:hAnsi="仿宋" w:cs="仿宋"/>
          <w:sz w:val="28"/>
          <w:szCs w:val="28"/>
          <w:lang w:eastAsia="zh-CN"/>
        </w:rPr>
      </w:pPr>
      <w:r>
        <w:rPr>
          <w:rFonts w:ascii="仿宋" w:eastAsia="仿宋" w:hAnsi="仿宋" w:cs="仿宋" w:hint="eastAsia"/>
          <w:sz w:val="28"/>
          <w:szCs w:val="28"/>
          <w:lang w:eastAsia="zh-CN"/>
        </w:rPr>
        <w:t>3)通信过程中重要数据的机密性：部署已通过商用密码机构认证的SSL VPN安全网关，基于SM4算法可保证通信过程中重要数据的机密性。</w:t>
      </w:r>
    </w:p>
    <w:p w14:paraId="1DFDE16B" w14:textId="77777777" w:rsidR="00527779" w:rsidRDefault="00527779" w:rsidP="00527779">
      <w:pPr>
        <w:pStyle w:val="37f376b5"/>
        <w:spacing w:line="360" w:lineRule="auto"/>
        <w:ind w:firstLine="420"/>
        <w:jc w:val="both"/>
        <w:rPr>
          <w:rFonts w:ascii="仿宋" w:eastAsia="仿宋" w:hAnsi="仿宋" w:cs="仿宋"/>
          <w:sz w:val="28"/>
          <w:szCs w:val="28"/>
          <w:lang w:eastAsia="zh-CN"/>
        </w:rPr>
      </w:pPr>
      <w:r>
        <w:rPr>
          <w:rFonts w:ascii="仿宋" w:eastAsia="仿宋" w:hAnsi="仿宋" w:cs="仿宋" w:hint="eastAsia"/>
          <w:sz w:val="28"/>
          <w:szCs w:val="28"/>
          <w:lang w:eastAsia="zh-CN"/>
        </w:rPr>
        <w:t>4)网络边界访问控制信息的完整性：部署已通过商用密码机构认证的SSL VPN安全网关，SSL VPN安全网关具有细粒度的访问控制功能，基于用户或用户组对资源进行有效控制，并能根据访问时间进行控制，基于HMAC-SM3算法保证通信过程中访问控制信息的完整性。防火墙和边界路由未使用密码技术保护网络边界访问控制信息的完整性。</w:t>
      </w:r>
    </w:p>
    <w:p w14:paraId="2FBD94B2" w14:textId="77777777" w:rsidR="00527779" w:rsidRDefault="00527779" w:rsidP="00527779">
      <w:pPr>
        <w:pStyle w:val="37f376b5"/>
        <w:spacing w:line="360" w:lineRule="auto"/>
        <w:ind w:firstLine="420"/>
        <w:jc w:val="both"/>
        <w:rPr>
          <w:rFonts w:ascii="仿宋" w:eastAsia="仿宋" w:hAnsi="仿宋" w:cs="仿宋"/>
          <w:sz w:val="28"/>
          <w:szCs w:val="28"/>
          <w:lang w:eastAsia="zh-CN"/>
        </w:rPr>
      </w:pPr>
      <w:r>
        <w:rPr>
          <w:rFonts w:ascii="仿宋" w:eastAsia="仿宋" w:hAnsi="仿宋" w:cs="仿宋" w:hint="eastAsia"/>
          <w:sz w:val="28"/>
          <w:szCs w:val="28"/>
          <w:lang w:eastAsia="zh-CN"/>
        </w:rPr>
        <w:t>5)安全接入认证：该指标要求属性为“可”，不纳入本次测评范围。</w:t>
      </w:r>
    </w:p>
    <w:p w14:paraId="16FE4DCE" w14:textId="77777777" w:rsidR="00527779" w:rsidRDefault="00527779" w:rsidP="00527779">
      <w:pPr>
        <w:pStyle w:val="37f376b5"/>
        <w:spacing w:line="360" w:lineRule="auto"/>
        <w:ind w:firstLineChars="200" w:firstLine="562"/>
        <w:jc w:val="both"/>
        <w:rPr>
          <w:rFonts w:ascii="仿宋" w:eastAsia="仿宋" w:hAnsi="仿宋" w:cs="仿宋"/>
          <w:b/>
          <w:bCs/>
          <w:sz w:val="28"/>
          <w:szCs w:val="28"/>
          <w:lang w:eastAsia="zh-CN"/>
        </w:rPr>
      </w:pPr>
      <w:r>
        <w:rPr>
          <w:rFonts w:ascii="仿宋" w:eastAsia="仿宋" w:hAnsi="仿宋" w:cs="仿宋" w:hint="eastAsia"/>
          <w:b/>
          <w:bCs/>
          <w:sz w:val="28"/>
          <w:szCs w:val="28"/>
          <w:lang w:eastAsia="zh-CN"/>
        </w:rPr>
        <w:t>2、系统业务服务区和数据灾备区之间的专线通信信道</w:t>
      </w:r>
    </w:p>
    <w:p w14:paraId="34FB82D9" w14:textId="77777777" w:rsidR="00527779" w:rsidRDefault="00527779" w:rsidP="00527779">
      <w:pPr>
        <w:pStyle w:val="37f376b5"/>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1)身份鉴别：在系统在网络接入区和数据灾备区部署符合GB/T 36968-2018《信息安全技术 IPSec VPN技术规范》、GB/T 37092-2018 《信息安全技术密码模块安全要求》二级模块要求的IPSec VPN，使用IPsec VPN建立安全传输通信信道。建立IPsec协议安全传输通道时通过双向传递数字证书，在主模式下基于SM2算法实现通信实体的身份鉴别，数字证书由证书认证系统签发。</w:t>
      </w:r>
    </w:p>
    <w:p w14:paraId="2FD77C59" w14:textId="77777777" w:rsidR="00527779" w:rsidRDefault="00527779" w:rsidP="00527779">
      <w:pPr>
        <w:pStyle w:val="37f376b5"/>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2)通信数据完整性：业务服务器IPsec VPN和数据灾备区IPsec VPN建立安全关联SA后，协商安全参数交换密钥，使用AH协议保证数据传输的完整性，AH协议使用SM3算法计算消息摘要，</w:t>
      </w:r>
      <w:r>
        <w:rPr>
          <w:rFonts w:ascii="仿宋" w:eastAsia="仿宋" w:hAnsi="仿宋" w:cs="仿宋" w:hint="eastAsia"/>
          <w:sz w:val="28"/>
          <w:szCs w:val="28"/>
          <w:lang w:eastAsia="zh-CN"/>
        </w:rPr>
        <w:lastRenderedPageBreak/>
        <w:t>将摘要与数据一起加密。接收方使用相同的散列函数对收到的数据进行处理，并与收到的摘要进行比较，以验证数据的完整性。</w:t>
      </w:r>
    </w:p>
    <w:p w14:paraId="78CA410A" w14:textId="77777777" w:rsidR="00527779" w:rsidRDefault="00527779" w:rsidP="00527779">
      <w:pPr>
        <w:pStyle w:val="37f376b5"/>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3)通信过程中重要数据的机密性：业务服务器IPsec VPN和数据灾备区IPsec VPN建立安全关联SA后，协商安全参数交换密钥，使用ESP协议保证数据传输的完整性，协议使用SM4对称加密算法加密数据。接收方使用相同的密钥和加密算法对收到的数据进行解密，以恢复原始数据。</w:t>
      </w:r>
    </w:p>
    <w:p w14:paraId="022E0D41" w14:textId="77777777" w:rsidR="00527779" w:rsidRDefault="00527779" w:rsidP="00527779">
      <w:pPr>
        <w:pStyle w:val="37f376b5"/>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4)网络边界访问控制信息完整性：该条信道的网络边界访问控制信息主要为IPsec VPN的访问控制列表信息，VPN已符合GB/T 37092-2018 《信息安全技术密码模块安全要求》二级模块要求，可通过自身较高的安全防护能力，基于SM2算法数字签名技术实现访问控制列表的完整性校验。</w:t>
      </w:r>
    </w:p>
    <w:p w14:paraId="3BBF2A64" w14:textId="77777777" w:rsidR="00527779" w:rsidRDefault="00527779" w:rsidP="00527779">
      <w:pPr>
        <w:pStyle w:val="37f376b5"/>
        <w:spacing w:line="360" w:lineRule="auto"/>
        <w:ind w:firstLine="420"/>
        <w:jc w:val="both"/>
        <w:rPr>
          <w:rFonts w:ascii="仿宋" w:eastAsia="仿宋" w:hAnsi="仿宋" w:cs="仿宋"/>
          <w:sz w:val="28"/>
          <w:szCs w:val="28"/>
          <w:lang w:eastAsia="zh-CN"/>
        </w:rPr>
      </w:pPr>
      <w:r>
        <w:rPr>
          <w:rFonts w:ascii="仿宋" w:eastAsia="仿宋" w:hAnsi="仿宋" w:cs="仿宋" w:hint="eastAsia"/>
          <w:sz w:val="28"/>
          <w:szCs w:val="28"/>
          <w:lang w:eastAsia="zh-CN"/>
        </w:rPr>
        <w:t>5)安全接入认证：该指标要求属性为“可”，不纳入本次测评范围。</w:t>
      </w:r>
    </w:p>
    <w:p w14:paraId="2FCA0583" w14:textId="77777777" w:rsidR="00527779" w:rsidRDefault="00527779" w:rsidP="00527779">
      <w:pPr>
        <w:pStyle w:val="37f376b5"/>
        <w:spacing w:line="360" w:lineRule="auto"/>
        <w:ind w:firstLineChars="200" w:firstLine="562"/>
        <w:jc w:val="both"/>
        <w:rPr>
          <w:rFonts w:ascii="仿宋" w:eastAsia="仿宋" w:hAnsi="仿宋" w:cs="仿宋"/>
          <w:b/>
          <w:bCs/>
          <w:sz w:val="28"/>
          <w:szCs w:val="28"/>
          <w:lang w:eastAsia="zh-CN"/>
        </w:rPr>
      </w:pPr>
      <w:r>
        <w:rPr>
          <w:rFonts w:ascii="仿宋" w:eastAsia="仿宋" w:hAnsi="仿宋" w:cs="仿宋" w:hint="eastAsia"/>
          <w:b/>
          <w:bCs/>
          <w:sz w:val="28"/>
          <w:szCs w:val="28"/>
          <w:lang w:eastAsia="zh-CN"/>
        </w:rPr>
        <w:t>3、公众用户移动端APP与业务系统之间的通信信道</w:t>
      </w:r>
    </w:p>
    <w:p w14:paraId="7442527F" w14:textId="77777777" w:rsidR="00527779" w:rsidRDefault="00527779" w:rsidP="00527779">
      <w:pPr>
        <w:pStyle w:val="37f376b5"/>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1)身份鉴别：在服务端部署非国密站点证书（不包含高风险算法）实现通信实体身份鉴别，数字证书由具备资质的机构签发。</w:t>
      </w:r>
    </w:p>
    <w:p w14:paraId="2F63BF29" w14:textId="77777777" w:rsidR="00527779" w:rsidRDefault="00527779" w:rsidP="00527779">
      <w:pPr>
        <w:pStyle w:val="37f376b5"/>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2)通信数据完整性：通过移动端APP和服务端构建非国密HTTPS通道，基于无高风险密码算法的HMAC技术实现通信数据完整性保护。</w:t>
      </w:r>
    </w:p>
    <w:p w14:paraId="20A94676" w14:textId="77777777" w:rsidR="00527779" w:rsidRDefault="00527779" w:rsidP="00527779">
      <w:pPr>
        <w:pStyle w:val="37f376b5"/>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3)通信过程中重要数据的机密性：通过移动端APP和服务端构建非国密HTTPS通道，使用基于无高风险的密码算法对通信数据进</w:t>
      </w:r>
      <w:r>
        <w:rPr>
          <w:rFonts w:ascii="仿宋" w:eastAsia="仿宋" w:hAnsi="仿宋" w:cs="仿宋" w:hint="eastAsia"/>
          <w:sz w:val="28"/>
          <w:szCs w:val="28"/>
          <w:lang w:eastAsia="zh-CN"/>
        </w:rPr>
        <w:lastRenderedPageBreak/>
        <w:t>行加密，实现通信过程中重要数据的机密性的保护。</w:t>
      </w:r>
    </w:p>
    <w:p w14:paraId="1900EA0C" w14:textId="77777777" w:rsidR="00527779" w:rsidRDefault="00527779" w:rsidP="00527779">
      <w:pPr>
        <w:pStyle w:val="37f376b5"/>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4)网络边界访问控制信息的完整性：防火墙和边界路由未使用密码技术保护网络边界访问控制信息的完整性。</w:t>
      </w:r>
    </w:p>
    <w:p w14:paraId="531F8548" w14:textId="77777777" w:rsidR="00527779" w:rsidRDefault="00527779" w:rsidP="00527779">
      <w:pPr>
        <w:pStyle w:val="37f376b5"/>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5)安全接入认证：本系统不涉及。</w:t>
      </w:r>
    </w:p>
    <w:p w14:paraId="7B48FA76" w14:textId="77777777" w:rsidR="00527779" w:rsidRDefault="00527779" w:rsidP="00527779">
      <w:pPr>
        <w:pStyle w:val="37f376b5"/>
        <w:spacing w:line="360" w:lineRule="auto"/>
        <w:ind w:firstLineChars="200" w:firstLine="560"/>
        <w:jc w:val="both"/>
        <w:rPr>
          <w:rFonts w:ascii="仿宋" w:eastAsia="仿宋" w:hAnsi="仿宋" w:cs="仿宋"/>
          <w:sz w:val="28"/>
          <w:szCs w:val="28"/>
          <w:highlight w:val="yellow"/>
          <w:lang w:eastAsia="zh-CN"/>
        </w:rPr>
      </w:pPr>
      <w:r>
        <w:rPr>
          <w:rFonts w:ascii="仿宋" w:eastAsia="仿宋" w:hAnsi="仿宋" w:cs="仿宋" w:hint="eastAsia"/>
          <w:sz w:val="28"/>
          <w:highlight w:val="yellow"/>
          <w:lang w:eastAsia="zh-CN"/>
        </w:rPr>
        <w:t>4、系统与系统、机房与机房之间的通信信道：</w:t>
      </w:r>
      <w:r>
        <w:rPr>
          <w:rFonts w:ascii="仿宋" w:eastAsia="仿宋" w:hAnsi="仿宋" w:cs="仿宋" w:hint="eastAsia"/>
          <w:kern w:val="2"/>
          <w:sz w:val="28"/>
          <w:szCs w:val="24"/>
          <w:highlight w:val="yellow"/>
          <w:lang w:eastAsia="zh-CN"/>
        </w:rPr>
        <w:t>通过纯物理裸光纤进行数据传输，作为不适用项处理。</w:t>
      </w:r>
    </w:p>
    <w:p w14:paraId="4E83CB6D" w14:textId="77777777" w:rsidR="007834DA" w:rsidRPr="00527779" w:rsidRDefault="007834DA" w:rsidP="007834DA">
      <w:pPr>
        <w:pStyle w:val="37f376b5"/>
        <w:spacing w:line="360" w:lineRule="auto"/>
        <w:rPr>
          <w:lang w:eastAsia="zh-CN"/>
        </w:rPr>
      </w:pPr>
    </w:p>
    <w:p w14:paraId="352C8DE2" w14:textId="77777777" w:rsidR="00BF1566" w:rsidRDefault="00BF1566" w:rsidP="00BF1566">
      <w:pPr>
        <w:pStyle w:val="94fd4d63"/>
        <w:spacing w:line="360" w:lineRule="auto"/>
        <w:rPr>
          <w:lang w:eastAsia="zh-CN"/>
        </w:rPr>
      </w:pPr>
      <w:r>
        <w:rPr>
          <w:rFonts w:hint="eastAsia"/>
          <w:lang w:eastAsia="zh-CN"/>
        </w:rPr>
        <w:t>5.2.3设备和计算安全</w:t>
      </w:r>
    </w:p>
    <w:p w14:paraId="2B3C38CD" w14:textId="77777777" w:rsidR="00527779" w:rsidRDefault="00527779" w:rsidP="00527779">
      <w:pPr>
        <w:pStyle w:val="37f376b5"/>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1、堡垒机</w:t>
      </w:r>
    </w:p>
    <w:p w14:paraId="405BD2DC" w14:textId="77777777" w:rsidR="00527779" w:rsidRDefault="00527779" w:rsidP="00527779">
      <w:pPr>
        <w:pStyle w:val="37f376b5"/>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1)身份鉴别：在密码基础设施区部署堡垒机，给运维人员配发已通过商用密码产品检测认证的USBKey（内存有合规的国密数字证书），首先通过SSL VPN安全网关接入网络，再登录堡垒机进行设备的运维管理，SSL VPN安全网关的身份鉴别措施可有效缓解运维人员登录堡垒机的身份鉴别风险，因此不对堡垒机进行改造。</w:t>
      </w:r>
      <w:r>
        <w:rPr>
          <w:rFonts w:ascii="仿宋" w:eastAsia="仿宋" w:hAnsi="仿宋" w:cs="仿宋" w:hint="eastAsia"/>
          <w:sz w:val="28"/>
          <w:szCs w:val="28"/>
          <w:highlight w:val="yellow"/>
          <w:lang w:eastAsia="zh-CN"/>
        </w:rPr>
        <w:t>（不改造堡垒机）</w:t>
      </w:r>
    </w:p>
    <w:p w14:paraId="1DB51937" w14:textId="77777777" w:rsidR="00527779" w:rsidRDefault="00527779" w:rsidP="00527779">
      <w:pPr>
        <w:pStyle w:val="37f376b5"/>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w:t>
      </w:r>
      <w:r>
        <w:rPr>
          <w:rFonts w:ascii="仿宋" w:eastAsia="仿宋" w:hAnsi="仿宋" w:cs="仿宋" w:hint="eastAsia"/>
          <w:kern w:val="2"/>
          <w:sz w:val="28"/>
          <w:szCs w:val="24"/>
          <w:highlight w:val="yellow"/>
          <w:lang w:eastAsia="zh-CN"/>
        </w:rPr>
        <w:t>使用支持国密算法的堡垒机，堡垒机通过密码产品认证。设备登录人员使用ukey登录堡垒机，ukey内置SM2数字证书，采用基于SM2算法的数字签名机制保证堡垒机登录人员身份的真实性。（国密堡垒机）</w:t>
      </w:r>
      <w:r>
        <w:rPr>
          <w:rFonts w:ascii="仿宋" w:eastAsia="仿宋" w:hAnsi="仿宋" w:cs="仿宋" w:hint="eastAsia"/>
          <w:sz w:val="28"/>
          <w:szCs w:val="28"/>
          <w:highlight w:val="yellow"/>
          <w:lang w:eastAsia="zh-CN"/>
        </w:rPr>
        <w:t>}</w:t>
      </w:r>
    </w:p>
    <w:p w14:paraId="47951DE9" w14:textId="77777777" w:rsidR="00527779" w:rsidRDefault="00527779" w:rsidP="00527779">
      <w:pPr>
        <w:pStyle w:val="37f376b5"/>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{管理区部署堡垒机，运维人员PC端配发USBKey（内有国密数字证书），配合签名验签服务器的签名验签服务对运维人员进行身份鉴别。（改造堡垒机）}</w:t>
      </w:r>
    </w:p>
    <w:p w14:paraId="3EA93FB2" w14:textId="77777777" w:rsidR="00527779" w:rsidRDefault="00527779" w:rsidP="00527779">
      <w:pPr>
        <w:pStyle w:val="37f376b5"/>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lang w:eastAsia="zh-CN"/>
        </w:rPr>
        <w:lastRenderedPageBreak/>
        <w:t>2)远程管理通道安全：在政务外网出口区部署已通过商用密码产品认证的SSL VPN安全网关登录堡垒机，先通过国密HTTPS协议建立运维人员到内网的安全传输通道，再使用堡垒机自签的证书，通过非国密HTTPS协议建立运维人员到堡垒机的安全传输通道。</w:t>
      </w:r>
      <w:r>
        <w:rPr>
          <w:rFonts w:ascii="仿宋" w:eastAsia="仿宋" w:hAnsi="仿宋" w:cs="仿宋" w:hint="eastAsia"/>
          <w:sz w:val="28"/>
          <w:szCs w:val="28"/>
          <w:highlight w:val="yellow"/>
          <w:lang w:eastAsia="zh-CN"/>
        </w:rPr>
        <w:t>（不改造堡垒机）</w:t>
      </w:r>
    </w:p>
    <w:p w14:paraId="7DFD7783" w14:textId="77777777" w:rsidR="00527779" w:rsidRDefault="00527779" w:rsidP="00527779">
      <w:pPr>
        <w:pStyle w:val="37f376b5"/>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{堡垒机的远程管理通道，基于不包含高风险密码算法的非国密HTTPS协议保证远程管理通道安全。}</w:t>
      </w:r>
    </w:p>
    <w:p w14:paraId="7FDED359" w14:textId="77777777" w:rsidR="00527779" w:rsidRDefault="00527779" w:rsidP="00527779">
      <w:pPr>
        <w:pStyle w:val="37f376b5"/>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3)系统资源访问控制信息完整性：由于堡垒机不支持系统资源访问控制信息调出，本次项目暂不考虑对堡垒机系统资源访问控制信息完整性进行密码应用建设。</w:t>
      </w:r>
    </w:p>
    <w:p w14:paraId="225EF9CA" w14:textId="77777777" w:rsidR="00527779" w:rsidRDefault="00527779" w:rsidP="00527779">
      <w:pPr>
        <w:pStyle w:val="37f376b5"/>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4)重要信息资源安全标记完整性：本系统不涉及重要信息安全资源标记完整性。</w:t>
      </w:r>
    </w:p>
    <w:p w14:paraId="30A188FC" w14:textId="77777777" w:rsidR="00527779" w:rsidRDefault="00527779" w:rsidP="00527779">
      <w:pPr>
        <w:pStyle w:val="37f376b5"/>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5)日志记录完整性：由于堡垒机不支持日志记录调出，本次项目暂不考虑对堡垒机的日志记录完整性进行密码应用建设。</w:t>
      </w:r>
    </w:p>
    <w:p w14:paraId="4010F3C7" w14:textId="77777777" w:rsidR="00527779" w:rsidRDefault="00527779" w:rsidP="00527779">
      <w:pPr>
        <w:pStyle w:val="37f376b5"/>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6)重要可执行程序完整性、重要可执行程序来源真实性：于堡垒机技术上无法实现，本次项目暂不考虑对堡垒机重要可执行程序完整性和重要可执行程序来源真实性进行密码应用建设。</w:t>
      </w:r>
    </w:p>
    <w:p w14:paraId="6564F707" w14:textId="77777777" w:rsidR="00527779" w:rsidRDefault="00527779" w:rsidP="00527779">
      <w:pPr>
        <w:pStyle w:val="348f806a"/>
        <w:spacing w:line="360" w:lineRule="auto"/>
        <w:ind w:firstLine="560"/>
      </w:pPr>
      <w:r>
        <w:rPr>
          <w:rFonts w:hint="eastAsia"/>
        </w:rPr>
        <w:t>2</w:t>
      </w:r>
      <w:r>
        <w:rPr>
          <w:rFonts w:hint="eastAsia"/>
        </w:rPr>
        <w:t>、通用设备</w:t>
      </w:r>
    </w:p>
    <w:p w14:paraId="6D65AA4C" w14:textId="77777777" w:rsidR="00527779" w:rsidRDefault="00527779" w:rsidP="00527779">
      <w:pPr>
        <w:pStyle w:val="348f806a"/>
        <w:numPr>
          <w:ilvl w:val="0"/>
          <w:numId w:val="98"/>
        </w:numPr>
        <w:spacing w:line="360" w:lineRule="auto"/>
        <w:ind w:firstLine="560"/>
      </w:pPr>
      <w:r>
        <w:t>身份鉴别：</w:t>
      </w:r>
      <w:r>
        <w:rPr>
          <w:rFonts w:hint="eastAsia"/>
        </w:rPr>
        <w:t>使用商用密码产品检测认证的</w:t>
      </w:r>
      <w:r>
        <w:rPr>
          <w:rFonts w:hint="eastAsia"/>
        </w:rPr>
        <w:t>USBKey</w:t>
      </w:r>
      <w:r>
        <w:rPr>
          <w:rFonts w:hint="eastAsia"/>
        </w:rPr>
        <w:t>（内存有合规的国密数字证书），通过</w:t>
      </w:r>
      <w:r>
        <w:rPr>
          <w:rFonts w:hint="eastAsia"/>
        </w:rPr>
        <w:t>SSL VPN</w:t>
      </w:r>
      <w:r>
        <w:rPr>
          <w:rFonts w:hint="eastAsia"/>
        </w:rPr>
        <w:t>安全网关接入网络，再登录堡垒机利用用户名</w:t>
      </w:r>
      <w:r>
        <w:rPr>
          <w:rFonts w:hint="eastAsia"/>
        </w:rPr>
        <w:t>+</w:t>
      </w:r>
      <w:r>
        <w:rPr>
          <w:rFonts w:hint="eastAsia"/>
        </w:rPr>
        <w:t>口令对通用设备进行运维过程中的身份鉴别</w:t>
      </w:r>
      <w:r>
        <w:t>。</w:t>
      </w:r>
      <w:r>
        <w:rPr>
          <w:rFonts w:ascii="仿宋" w:hAnsi="仿宋" w:cs="仿宋" w:hint="eastAsia"/>
          <w:szCs w:val="28"/>
          <w:highlight w:val="yellow"/>
        </w:rPr>
        <w:t>（不改造堡垒机）</w:t>
      </w:r>
    </w:p>
    <w:p w14:paraId="70430EE2" w14:textId="77777777" w:rsidR="00527779" w:rsidRDefault="00527779" w:rsidP="00527779">
      <w:pPr>
        <w:pStyle w:val="348f806a"/>
        <w:spacing w:line="360" w:lineRule="auto"/>
        <w:ind w:firstLine="560"/>
        <w:rPr>
          <w:highlight w:val="yellow"/>
        </w:rPr>
      </w:pPr>
      <w:r>
        <w:rPr>
          <w:rFonts w:hint="eastAsia"/>
          <w:highlight w:val="yellow"/>
        </w:rPr>
        <w:t>{</w:t>
      </w:r>
      <w:r>
        <w:rPr>
          <w:rFonts w:hint="eastAsia"/>
          <w:highlight w:val="yellow"/>
        </w:rPr>
        <w:t>本项目将不考虑对通用设备进行改造，相关设备虽使用账号口</w:t>
      </w:r>
      <w:r>
        <w:rPr>
          <w:rFonts w:hint="eastAsia"/>
          <w:highlight w:val="yellow"/>
        </w:rPr>
        <w:lastRenderedPageBreak/>
        <w:t>令登录，但均使用堡垒机进行统一管理，能够降低相关设备身份鉴别所面临的安全风险。（改造堡垒机</w:t>
      </w:r>
      <w:r>
        <w:rPr>
          <w:rFonts w:hint="eastAsia"/>
          <w:highlight w:val="yellow"/>
        </w:rPr>
        <w:t>/</w:t>
      </w:r>
      <w:r>
        <w:rPr>
          <w:rFonts w:hint="eastAsia"/>
          <w:highlight w:val="yellow"/>
        </w:rPr>
        <w:t>国密堡垒机）</w:t>
      </w:r>
      <w:r>
        <w:rPr>
          <w:rFonts w:hint="eastAsia"/>
          <w:highlight w:val="yellow"/>
        </w:rPr>
        <w:t>}</w:t>
      </w:r>
    </w:p>
    <w:p w14:paraId="579ED5E2" w14:textId="77777777" w:rsidR="00527779" w:rsidRDefault="00527779" w:rsidP="00527779">
      <w:pPr>
        <w:pStyle w:val="348f806a"/>
        <w:numPr>
          <w:ilvl w:val="0"/>
          <w:numId w:val="98"/>
        </w:numPr>
        <w:spacing w:line="360" w:lineRule="auto"/>
        <w:ind w:firstLine="560"/>
      </w:pPr>
      <w:r>
        <w:t>远程管理通道安全：</w:t>
      </w:r>
      <w:r>
        <w:rPr>
          <w:rFonts w:hint="eastAsia"/>
        </w:rPr>
        <w:t>使用商用密码产品检测认证的</w:t>
      </w:r>
      <w:r>
        <w:rPr>
          <w:rFonts w:hint="eastAsia"/>
        </w:rPr>
        <w:t>USBKey</w:t>
      </w:r>
      <w:r>
        <w:rPr>
          <w:rFonts w:hint="eastAsia"/>
        </w:rPr>
        <w:t>（内存有合规的国密数字证书），通过</w:t>
      </w:r>
      <w:r>
        <w:rPr>
          <w:rFonts w:hint="eastAsia"/>
        </w:rPr>
        <w:t>SSL VPN</w:t>
      </w:r>
      <w:r>
        <w:rPr>
          <w:rFonts w:hint="eastAsia"/>
        </w:rPr>
        <w:t>安全网关接入网络，再登录堡垒机，由堡垒机使用无高风险的</w:t>
      </w:r>
      <w:r>
        <w:rPr>
          <w:rFonts w:hint="eastAsia"/>
        </w:rPr>
        <w:t>SSH2</w:t>
      </w:r>
      <w:r>
        <w:rPr>
          <w:rFonts w:hint="eastAsia"/>
        </w:rPr>
        <w:t>协议对通用设备进行运维的过程中远程管理通道安全的保护</w:t>
      </w:r>
      <w:r>
        <w:t>。</w:t>
      </w:r>
      <w:r>
        <w:rPr>
          <w:rFonts w:ascii="仿宋" w:hAnsi="仿宋" w:cs="仿宋" w:hint="eastAsia"/>
          <w:szCs w:val="28"/>
          <w:highlight w:val="yellow"/>
        </w:rPr>
        <w:t>（不改造堡垒机）</w:t>
      </w:r>
    </w:p>
    <w:p w14:paraId="03801A98" w14:textId="77777777" w:rsidR="00527779" w:rsidRDefault="00527779" w:rsidP="00527779">
      <w:pPr>
        <w:pStyle w:val="348f806a"/>
        <w:spacing w:line="360" w:lineRule="auto"/>
        <w:ind w:firstLine="560"/>
      </w:pPr>
      <w:r>
        <w:rPr>
          <w:rFonts w:ascii="仿宋" w:hAnsi="仿宋" w:cs="仿宋" w:hint="eastAsia"/>
          <w:szCs w:val="28"/>
          <w:highlight w:val="yellow"/>
        </w:rPr>
        <w:t>{堡垒机到通用服务器、数据库管理系统的链路，使用非高风险密码算法，基于SSH2.0或者RDP协议（Linux系统：SSH2.0；Windows系统：RDP），采用公私钥体系的RSA2048算法的数字证书、采用SHA256和AES算法保证远程管理通道安全。}</w:t>
      </w:r>
    </w:p>
    <w:p w14:paraId="6488E460" w14:textId="77777777" w:rsidR="00527779" w:rsidRDefault="00527779" w:rsidP="00527779">
      <w:pPr>
        <w:pStyle w:val="348f806a"/>
        <w:numPr>
          <w:ilvl w:val="0"/>
          <w:numId w:val="98"/>
        </w:numPr>
        <w:spacing w:line="360" w:lineRule="auto"/>
        <w:ind w:firstLine="560"/>
      </w:pPr>
      <w:r>
        <w:t>系统资源访问控制信息完整性：因全球信息化历史原因，各通用设备系统内核技术上无法实现基于密码技术的访问控制，本次项目暂不考虑对此类通用设备系统资源访问控制信息完整性进行密码应用建设。</w:t>
      </w:r>
    </w:p>
    <w:p w14:paraId="72AE28B0" w14:textId="77777777" w:rsidR="00527779" w:rsidRDefault="00527779" w:rsidP="00527779">
      <w:pPr>
        <w:pStyle w:val="348f806a"/>
        <w:numPr>
          <w:ilvl w:val="0"/>
          <w:numId w:val="98"/>
        </w:numPr>
        <w:spacing w:line="360" w:lineRule="auto"/>
        <w:ind w:firstLine="560"/>
      </w:pPr>
      <w:r>
        <w:t>重要信息资源安全标记完整性：本系统不涉及重要信息安全资源标记完整性。</w:t>
      </w:r>
    </w:p>
    <w:p w14:paraId="1E5BE4C5" w14:textId="77777777" w:rsidR="00527779" w:rsidRDefault="00527779" w:rsidP="00527779">
      <w:pPr>
        <w:pStyle w:val="348f806a"/>
        <w:numPr>
          <w:ilvl w:val="0"/>
          <w:numId w:val="98"/>
        </w:numPr>
        <w:spacing w:line="360" w:lineRule="auto"/>
        <w:ind w:firstLine="560"/>
        <w:rPr>
          <w:rFonts w:ascii="仿宋" w:hAnsi="仿宋" w:cs="仿宋"/>
          <w:b/>
          <w:bCs/>
          <w:szCs w:val="28"/>
        </w:rPr>
      </w:pPr>
      <w:r>
        <w:t>日志记录完整性：部署已通过商用密码产品检测认证的服务器密码机，使用</w:t>
      </w:r>
      <w:r>
        <w:t>HMAC-SM3</w:t>
      </w:r>
      <w:r>
        <w:t>技术实现对</w:t>
      </w:r>
      <w:r>
        <w:rPr>
          <w:rFonts w:hint="eastAsia"/>
        </w:rPr>
        <w:t>通用设备</w:t>
      </w:r>
      <w:r>
        <w:t>的日志记录信息进行完整性保护。</w:t>
      </w:r>
    </w:p>
    <w:p w14:paraId="466424B8" w14:textId="77777777" w:rsidR="00527779" w:rsidRDefault="00527779" w:rsidP="00527779">
      <w:pPr>
        <w:pStyle w:val="348f806a"/>
        <w:spacing w:line="360" w:lineRule="auto"/>
        <w:ind w:firstLine="560"/>
        <w:rPr>
          <w:rFonts w:ascii="仿宋" w:hAnsi="仿宋" w:cs="仿宋"/>
          <w:b/>
          <w:bCs/>
          <w:szCs w:val="28"/>
          <w:highlight w:val="yellow"/>
        </w:rPr>
      </w:pPr>
      <w:r>
        <w:rPr>
          <w:rFonts w:hint="eastAsia"/>
          <w:highlight w:val="yellow"/>
        </w:rPr>
        <w:t>{</w:t>
      </w:r>
      <w:r>
        <w:rPr>
          <w:rFonts w:hint="eastAsia"/>
          <w:highlight w:val="yellow"/>
        </w:rPr>
        <w:t>由于各类服务器之间协调难度大，密码改造成本高，同时设备部署在机房，机房具有完善的管理机制；且设备只由专人管理，未授权人员无权使用，通过严格的安全措施，保障了设备的安全运行。因此本项目暂不采用密码技术对上述设备的日志记录进行完整性保护。（不改造）</w:t>
      </w:r>
      <w:r>
        <w:rPr>
          <w:rFonts w:hint="eastAsia"/>
          <w:highlight w:val="yellow"/>
        </w:rPr>
        <w:t>}</w:t>
      </w:r>
    </w:p>
    <w:p w14:paraId="0AE187CE" w14:textId="77777777" w:rsidR="00527779" w:rsidRDefault="00527779" w:rsidP="00527779">
      <w:pPr>
        <w:pStyle w:val="348f806a"/>
        <w:numPr>
          <w:ilvl w:val="0"/>
          <w:numId w:val="98"/>
        </w:numPr>
        <w:spacing w:line="360" w:lineRule="auto"/>
        <w:ind w:firstLine="560"/>
        <w:rPr>
          <w:rFonts w:ascii="仿宋" w:hAnsi="仿宋" w:cs="仿宋"/>
          <w:b/>
          <w:bCs/>
          <w:szCs w:val="28"/>
        </w:rPr>
      </w:pPr>
      <w:r>
        <w:t>重要可执行程序完整性、重要可执行程序来源真实性：</w:t>
      </w:r>
      <w:r>
        <w:rPr>
          <w:rFonts w:hint="eastAsia"/>
        </w:rPr>
        <w:t>通用</w:t>
      </w:r>
      <w:r>
        <w:rPr>
          <w:rFonts w:hint="eastAsia"/>
        </w:rPr>
        <w:lastRenderedPageBreak/>
        <w:t>设备</w:t>
      </w:r>
      <w:r>
        <w:t>暂无机制保护其重要可执行程序。</w:t>
      </w:r>
    </w:p>
    <w:p w14:paraId="09239EF7" w14:textId="77777777" w:rsidR="00527779" w:rsidRDefault="00527779" w:rsidP="00527779">
      <w:pPr>
        <w:pStyle w:val="37f376b5"/>
        <w:spacing w:line="360" w:lineRule="auto"/>
        <w:ind w:firstLineChars="200" w:firstLine="562"/>
        <w:rPr>
          <w:rFonts w:ascii="仿宋" w:eastAsia="仿宋" w:hAnsi="仿宋" w:cs="仿宋"/>
          <w:b/>
          <w:bCs/>
          <w:sz w:val="28"/>
          <w:szCs w:val="28"/>
          <w:lang w:eastAsia="zh-CN"/>
        </w:rPr>
      </w:pPr>
      <w:r>
        <w:rPr>
          <w:rFonts w:ascii="仿宋" w:eastAsia="仿宋" w:hAnsi="仿宋" w:cs="仿宋" w:hint="eastAsia"/>
          <w:b/>
          <w:bCs/>
          <w:sz w:val="28"/>
          <w:szCs w:val="28"/>
          <w:lang w:eastAsia="zh-CN"/>
        </w:rPr>
        <w:t>3、密码设备</w:t>
      </w:r>
    </w:p>
    <w:p w14:paraId="369614E4" w14:textId="77777777" w:rsidR="00527779" w:rsidRDefault="00527779" w:rsidP="00527779">
      <w:pPr>
        <w:pStyle w:val="37f376b5"/>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1)身份鉴别：运维人员通过堡垒机使用USBKey（内有数字证书认证系统签发的国密SM2证书）登录到各密码设备，配合已通过商用密码产品检测认证的签名验签服务器，在登录时验证运维人员USBKey中的国密数字证书实现运维人员登录密码设备的身份鉴别。</w:t>
      </w:r>
    </w:p>
    <w:p w14:paraId="36AC3A48" w14:textId="77777777" w:rsidR="00527779" w:rsidRDefault="00527779" w:rsidP="00527779">
      <w:pPr>
        <w:pStyle w:val="37f376b5"/>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2)远程管理通道安全：由堡垒机使用无高风险的HTTPS协议对各密码设备进行运维管理，从而搭建安全的远程管理通道，实现运维人员登录堡垒机，从而对密码设备进行运维的过程中的远程管理通道安全的保护。</w:t>
      </w:r>
    </w:p>
    <w:p w14:paraId="0844B2A1" w14:textId="77777777" w:rsidR="00527779" w:rsidRDefault="00527779" w:rsidP="00527779">
      <w:pPr>
        <w:pStyle w:val="37f376b5"/>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{密码设备均是本地运维，不涉及远程管理通道，该指标作为不适用项处理。}</w:t>
      </w:r>
    </w:p>
    <w:p w14:paraId="4E856F21" w14:textId="77777777" w:rsidR="00527779" w:rsidRDefault="00527779" w:rsidP="00527779">
      <w:pPr>
        <w:pStyle w:val="37f376b5"/>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{密码设备的远程管理通道，采用公私钥体系的RSA2048算法的数字证书、采用SHA256和AES算法保证远程管理通道安全，且通过堡垒机进行统一运维管理。}</w:t>
      </w:r>
    </w:p>
    <w:p w14:paraId="70051802" w14:textId="77777777" w:rsidR="00527779" w:rsidRDefault="00527779" w:rsidP="00527779">
      <w:pPr>
        <w:pStyle w:val="37f376b5"/>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3)系统资源访问控制信息完整性：密码设备</w:t>
      </w:r>
      <w:r>
        <w:rPr>
          <w:rFonts w:ascii="仿宋" w:eastAsia="仿宋" w:hAnsi="仿宋" w:cs="仿宋" w:hint="eastAsia"/>
          <w:kern w:val="2"/>
          <w:sz w:val="28"/>
          <w:szCs w:val="24"/>
          <w:lang w:eastAsia="zh-CN"/>
        </w:rPr>
        <w:t>经商用密码认证机构认证合格，且满足密码模块第二级安全要求，通过产品自身安全机制实现对设备访问控制信息的保护</w:t>
      </w:r>
      <w:r>
        <w:rPr>
          <w:rFonts w:ascii="仿宋" w:eastAsia="仿宋" w:hAnsi="仿宋" w:cs="仿宋" w:hint="eastAsia"/>
          <w:sz w:val="28"/>
          <w:szCs w:val="28"/>
          <w:lang w:eastAsia="zh-CN"/>
        </w:rPr>
        <w:t>。</w:t>
      </w:r>
    </w:p>
    <w:p w14:paraId="0E76E876" w14:textId="77777777" w:rsidR="00527779" w:rsidRDefault="00527779" w:rsidP="00527779">
      <w:pPr>
        <w:pStyle w:val="37f376b5"/>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4)重要信息资源安全标记完整性：本系统不涉及重要信息安全资源标记完整性。</w:t>
      </w:r>
    </w:p>
    <w:p w14:paraId="02C0A15B" w14:textId="77777777" w:rsidR="00527779" w:rsidRDefault="00527779" w:rsidP="00527779">
      <w:pPr>
        <w:pStyle w:val="37f376b5"/>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5)日志记录完整性：密码设备</w:t>
      </w:r>
      <w:r>
        <w:rPr>
          <w:rFonts w:ascii="仿宋" w:eastAsia="仿宋" w:hAnsi="仿宋" w:cs="仿宋" w:hint="eastAsia"/>
          <w:kern w:val="2"/>
          <w:sz w:val="28"/>
          <w:szCs w:val="24"/>
          <w:lang w:eastAsia="zh-CN"/>
        </w:rPr>
        <w:t>经商用密码认证机构认证合格，且满足密码模块第二级安全要求，通过产品自身安全机制实现对设</w:t>
      </w:r>
      <w:r>
        <w:rPr>
          <w:rFonts w:ascii="仿宋" w:eastAsia="仿宋" w:hAnsi="仿宋" w:cs="仿宋" w:hint="eastAsia"/>
          <w:kern w:val="2"/>
          <w:sz w:val="28"/>
          <w:szCs w:val="24"/>
          <w:lang w:eastAsia="zh-CN"/>
        </w:rPr>
        <w:lastRenderedPageBreak/>
        <w:t>备日志记录的保护</w:t>
      </w:r>
      <w:r>
        <w:rPr>
          <w:rFonts w:ascii="仿宋" w:eastAsia="仿宋" w:hAnsi="仿宋" w:cs="仿宋" w:hint="eastAsia"/>
          <w:sz w:val="28"/>
          <w:szCs w:val="28"/>
          <w:lang w:eastAsia="zh-CN"/>
        </w:rPr>
        <w:t>。</w:t>
      </w:r>
    </w:p>
    <w:p w14:paraId="32FAD329" w14:textId="77777777" w:rsidR="00527779" w:rsidRDefault="00527779" w:rsidP="00527779">
      <w:pPr>
        <w:pStyle w:val="37f376b5"/>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6)重要可执行程序完整性、重要可执行程序来源真实性：密码设备</w:t>
      </w:r>
      <w:r>
        <w:rPr>
          <w:rFonts w:ascii="仿宋" w:eastAsia="仿宋" w:hAnsi="仿宋" w:cs="仿宋" w:hint="eastAsia"/>
          <w:kern w:val="2"/>
          <w:sz w:val="28"/>
          <w:szCs w:val="24"/>
          <w:lang w:eastAsia="zh-CN"/>
        </w:rPr>
        <w:t>经商用密码认证机构认证合格，且满足密码模块第二级安全要求，通过产品自身安全机制实现对重要可执行程序完整性、真实性的保护</w:t>
      </w:r>
      <w:r>
        <w:rPr>
          <w:rFonts w:ascii="仿宋" w:eastAsia="仿宋" w:hAnsi="仿宋" w:cs="仿宋" w:hint="eastAsia"/>
          <w:sz w:val="28"/>
          <w:szCs w:val="28"/>
          <w:lang w:eastAsia="zh-CN"/>
        </w:rPr>
        <w:t>。</w:t>
      </w:r>
    </w:p>
    <w:p w14:paraId="07ACC627" w14:textId="77777777" w:rsidR="007834DA" w:rsidRPr="00527779" w:rsidRDefault="007834DA" w:rsidP="007834DA">
      <w:pPr>
        <w:pStyle w:val="37f376b5"/>
        <w:spacing w:line="360" w:lineRule="auto"/>
        <w:rPr>
          <w:lang w:eastAsia="zh-CN"/>
        </w:rPr>
      </w:pPr>
    </w:p>
    <w:p w14:paraId="04613396" w14:textId="77777777" w:rsidR="00BF1566" w:rsidRDefault="00BF1566" w:rsidP="00BF1566">
      <w:pPr>
        <w:pStyle w:val="1b777f87"/>
        <w:spacing w:line="360" w:lineRule="auto"/>
        <w:rPr>
          <w:lang w:eastAsia="zh-CN"/>
        </w:rPr>
      </w:pPr>
      <w:bookmarkStart w:id="4" w:name="_Toc167377461"/>
      <w:r>
        <w:rPr>
          <w:rFonts w:hint="eastAsia"/>
          <w:lang w:eastAsia="zh-CN"/>
        </w:rPr>
        <w:t>5.3</w:t>
      </w:r>
      <w:r>
        <w:rPr>
          <w:rFonts w:hint="eastAsia"/>
          <w:lang w:eastAsia="zh-CN"/>
        </w:rPr>
        <w:t>密码支撑平台方案</w:t>
      </w:r>
      <w:bookmarkEnd w:id="4"/>
    </w:p>
    <w:p w14:paraId="6501AB02" w14:textId="77777777" w:rsidR="00BF1566" w:rsidRDefault="00BF1566" w:rsidP="00BF1566">
      <w:pPr>
        <w:pStyle w:val="3f086a48"/>
        <w:spacing w:line="360" w:lineRule="auto"/>
        <w:ind w:firstLine="280"/>
        <w:rPr>
          <w:rFonts w:cs="仿宋"/>
          <w:lang w:eastAsia="zh-CN"/>
        </w:rPr>
      </w:pPr>
      <w:r>
        <w:rPr>
          <w:rFonts w:cs="仿宋" w:hint="eastAsia"/>
          <w:highlight w:val="yellow"/>
          <w:lang w:eastAsia="zh-CN"/>
        </w:rPr>
        <w:t>（密码设备方式）</w:t>
      </w:r>
    </w:p>
    <w:p w14:paraId="0C0A5ED2" w14:textId="6047E905" w:rsidR="00BF1566" w:rsidRDefault="00BF1566" w:rsidP="00BF1566">
      <w:pPr>
        <w:pStyle w:val="3f086a48"/>
        <w:spacing w:line="360" w:lineRule="auto"/>
        <w:ind w:left="0" w:firstLineChars="200" w:firstLine="560"/>
        <w:rPr>
          <w:rFonts w:cs="仿宋"/>
          <w:lang w:eastAsia="zh-CN"/>
        </w:rPr>
      </w:pPr>
      <w:r>
        <w:rPr>
          <w:rFonts w:cs="仿宋"/>
          <w:lang w:eastAsia="zh-CN"/>
        </w:rPr>
        <w:t>密码支撑平台为承载在计算平台上的</w:t>
      </w:r>
      <w:r w:rsidR="007834DA">
        <w:rPr>
          <w:rFonts w:cs="仿宋" w:hint="eastAsia"/>
          <w:lang w:eastAsia="zh-CN"/>
        </w:rPr>
        <w:t>普洱公积金综合服务平台</w:t>
      </w:r>
      <w:r>
        <w:rPr>
          <w:rFonts w:cs="仿宋" w:hint="eastAsia"/>
          <w:lang w:eastAsia="zh-CN"/>
        </w:rPr>
        <w:t>系统</w:t>
      </w:r>
      <w:r>
        <w:rPr>
          <w:rFonts w:cs="仿宋"/>
          <w:lang w:eastAsia="zh-CN"/>
        </w:rPr>
        <w:t>提供密码功能服务</w:t>
      </w:r>
      <w:r>
        <w:rPr>
          <w:rFonts w:cs="仿宋" w:hint="eastAsia"/>
          <w:lang w:eastAsia="zh-CN"/>
        </w:rPr>
        <w:t>，</w:t>
      </w:r>
      <w:r>
        <w:rPr>
          <w:rFonts w:cs="仿宋"/>
          <w:lang w:eastAsia="zh-CN"/>
        </w:rPr>
        <w:t>选择采用经认证合格的</w:t>
      </w:r>
      <w:r>
        <w:rPr>
          <w:rFonts w:cs="仿宋" w:hint="eastAsia"/>
          <w:lang w:eastAsia="zh-CN"/>
        </w:rPr>
        <w:t>云服务器密码机、</w:t>
      </w:r>
      <w:r>
        <w:rPr>
          <w:rFonts w:cs="仿宋"/>
          <w:lang w:eastAsia="zh-CN"/>
        </w:rPr>
        <w:t>服务器密码机、签名验签服务器</w:t>
      </w:r>
      <w:r>
        <w:rPr>
          <w:rFonts w:cs="仿宋" w:hint="eastAsia"/>
          <w:lang w:eastAsia="zh-CN"/>
        </w:rPr>
        <w:t>、时间戳服务器，</w:t>
      </w:r>
      <w:r>
        <w:rPr>
          <w:rFonts w:cs="仿宋"/>
          <w:lang w:eastAsia="zh-CN"/>
        </w:rPr>
        <w:t>基于经认证合格的密码产品进行设计</w:t>
      </w:r>
      <w:r>
        <w:rPr>
          <w:rFonts w:cs="仿宋" w:hint="eastAsia"/>
          <w:lang w:eastAsia="zh-CN"/>
        </w:rPr>
        <w:t>。</w:t>
      </w:r>
    </w:p>
    <w:p w14:paraId="04E451C5" w14:textId="77777777" w:rsidR="00BF1566" w:rsidRDefault="00BF1566" w:rsidP="00BF1566">
      <w:pPr>
        <w:pStyle w:val="94fd4d63"/>
        <w:spacing w:line="360" w:lineRule="auto"/>
        <w:rPr>
          <w:lang w:eastAsia="zh-CN"/>
        </w:rPr>
      </w:pPr>
      <w:bookmarkStart w:id="5" w:name="_Toc738"/>
      <w:bookmarkStart w:id="6" w:name="_Toc7314"/>
      <w:bookmarkStart w:id="7" w:name="_Toc17119"/>
      <w:r>
        <w:rPr>
          <w:rFonts w:hint="eastAsia"/>
          <w:lang w:eastAsia="zh-CN"/>
        </w:rPr>
        <w:t xml:space="preserve">5.3.1 </w:t>
      </w:r>
      <w:r>
        <w:rPr>
          <w:lang w:eastAsia="zh-CN"/>
        </w:rPr>
        <w:t>密码服务机构的确定、</w:t>
      </w:r>
      <w:r>
        <w:rPr>
          <w:rFonts w:hint="eastAsia"/>
          <w:lang w:eastAsia="zh-CN"/>
        </w:rPr>
        <w:t>接入方式</w:t>
      </w:r>
      <w:r>
        <w:rPr>
          <w:lang w:eastAsia="zh-CN"/>
        </w:rPr>
        <w:t>和服务策略</w:t>
      </w:r>
      <w:bookmarkEnd w:id="5"/>
      <w:bookmarkEnd w:id="6"/>
      <w:bookmarkEnd w:id="7"/>
    </w:p>
    <w:p w14:paraId="46219DE0" w14:textId="57E1357D" w:rsidR="00BF1566" w:rsidRDefault="00BF1566" w:rsidP="00BF1566">
      <w:pPr>
        <w:pStyle w:val="3f086a48"/>
        <w:spacing w:line="360" w:lineRule="auto"/>
        <w:ind w:firstLine="280"/>
        <w:rPr>
          <w:rFonts w:cs="仿宋"/>
          <w:lang w:eastAsia="zh-CN"/>
        </w:rPr>
      </w:pPr>
      <w:r>
        <w:rPr>
          <w:rFonts w:cs="仿宋" w:hint="eastAsia"/>
          <w:lang w:eastAsia="zh-CN"/>
        </w:rPr>
        <w:t>采用</w:t>
      </w:r>
      <w:r w:rsidR="007834DA" w:rsidRPr="00C0124E">
        <w:rPr>
          <w:rFonts w:cs="仿宋" w:hint="eastAsia"/>
          <w:highlight w:val="yellow"/>
          <w:lang w:eastAsia="zh-CN"/>
        </w:rPr>
        <w:t/>
      </w:r>
      <w:r w:rsidRPr="00C0124E">
        <w:rPr>
          <w:rFonts w:cs="仿宋" w:hint="eastAsia"/>
          <w:highlight w:val="yellow"/>
          <w:lang w:eastAsia="zh-CN"/>
        </w:rPr>
        <w:t>机构</w:t>
      </w:r>
      <w:r>
        <w:rPr>
          <w:rFonts w:cs="仿宋" w:hint="eastAsia"/>
          <w:lang w:eastAsia="zh-CN"/>
        </w:rPr>
        <w:t>颁发的数字证书。</w:t>
      </w:r>
    </w:p>
    <w:p w14:paraId="12B273C4" w14:textId="77777777" w:rsidR="00BF1566" w:rsidRDefault="00BF1566" w:rsidP="00BF1566">
      <w:pPr>
        <w:pStyle w:val="3f086a48"/>
        <w:spacing w:line="360" w:lineRule="auto"/>
        <w:ind w:firstLine="280"/>
        <w:rPr>
          <w:rFonts w:cs="仿宋"/>
          <w:lang w:eastAsia="zh-CN"/>
        </w:rPr>
      </w:pPr>
      <w:r>
        <w:rPr>
          <w:rFonts w:cs="仿宋" w:hint="eastAsia"/>
          <w:lang w:eastAsia="zh-CN"/>
        </w:rPr>
        <w:t>网络层的国际或国密算法的站点证书，采用外部生成证书索引，后导入网关内生成站点证书的方式。</w:t>
      </w:r>
    </w:p>
    <w:p w14:paraId="630FF46D" w14:textId="77777777" w:rsidR="00BF1566" w:rsidRDefault="00BF1566" w:rsidP="00BF1566">
      <w:pPr>
        <w:pStyle w:val="3f086a48"/>
        <w:spacing w:line="360" w:lineRule="auto"/>
        <w:ind w:firstLine="280"/>
        <w:rPr>
          <w:rFonts w:cs="仿宋"/>
          <w:lang w:eastAsia="zh-CN"/>
        </w:rPr>
      </w:pPr>
      <w:r>
        <w:rPr>
          <w:rFonts w:cs="仿宋" w:hint="eastAsia"/>
          <w:lang w:eastAsia="zh-CN"/>
        </w:rPr>
        <w:t>应用层的个人数字证书采用智能密码钥匙进行承载，线下签发制作的方式。</w:t>
      </w:r>
    </w:p>
    <w:p w14:paraId="7620EBB6" w14:textId="77777777" w:rsidR="00BF1566" w:rsidRDefault="00BF1566" w:rsidP="00BF1566">
      <w:pPr>
        <w:pStyle w:val="3f086a48"/>
        <w:spacing w:line="360" w:lineRule="auto"/>
        <w:ind w:left="0" w:firstLineChars="200" w:firstLine="560"/>
        <w:rPr>
          <w:rFonts w:cs="仿宋"/>
          <w:lang w:eastAsia="zh-CN"/>
        </w:rPr>
      </w:pPr>
      <w:r>
        <w:rPr>
          <w:rFonts w:cs="仿宋" w:hint="eastAsia"/>
          <w:lang w:eastAsia="zh-CN"/>
        </w:rPr>
        <w:t>设备层的设备数字证书采用SSL VPN/时间戳服务器进行承载，线下签发制作的方式。</w:t>
      </w:r>
    </w:p>
    <w:p w14:paraId="447BF301" w14:textId="79460B3D" w:rsidR="00BF1566" w:rsidRPr="00D355BE" w:rsidRDefault="00BF1566" w:rsidP="00D355BE">
      <w:pPr>
        <w:pStyle w:val="94fd4d63"/>
        <w:spacing w:line="360" w:lineRule="auto"/>
        <w:rPr>
          <w:lang w:eastAsia="zh-CN"/>
        </w:rPr>
      </w:pPr>
      <w:bookmarkStart w:id="8" w:name="_Toc22851"/>
      <w:bookmarkStart w:id="9" w:name="_Toc2948"/>
      <w:bookmarkStart w:id="10" w:name="_Toc4917"/>
      <w:r>
        <w:rPr>
          <w:rFonts w:hint="eastAsia"/>
          <w:lang w:eastAsia="zh-CN"/>
        </w:rPr>
        <w:lastRenderedPageBreak/>
        <w:t xml:space="preserve">5.3.2 </w:t>
      </w:r>
      <w:r>
        <w:rPr>
          <w:lang w:eastAsia="zh-CN"/>
        </w:rPr>
        <w:t>支持的密码体制和密码算法</w:t>
      </w:r>
      <w:bookmarkEnd w:id="8"/>
      <w:bookmarkEnd w:id="9"/>
      <w:bookmarkEnd w:id="10"/>
    </w:p>
    <w:p w14:paraId="622657B9" w14:textId="77777777" w:rsidR="00BF1566" w:rsidRDefault="00BF1566" w:rsidP="00BF1566">
      <w:pPr>
        <w:pStyle w:val="37f376b5"/>
        <w:spacing w:line="360" w:lineRule="auto"/>
        <w:ind w:firstLineChars="200" w:firstLine="560"/>
        <w:jc w:val="both"/>
        <w:rPr>
          <w:rFonts w:ascii="Times New Roman" w:eastAsia="仿宋" w:hAnsi="Times New Roman" w:cs="Times New Roman"/>
          <w:kern w:val="2"/>
          <w:sz w:val="28"/>
          <w:szCs w:val="24"/>
          <w:highlight w:val="yellow"/>
          <w:lang w:eastAsia="zh-CN"/>
        </w:rPr>
      </w:pPr>
      <w:r>
        <w:rPr>
          <w:rFonts w:ascii="Times New Roman" w:eastAsia="仿宋" w:hAnsi="Times New Roman" w:cs="Times New Roman" w:hint="eastAsia"/>
          <w:kern w:val="2"/>
          <w:sz w:val="28"/>
          <w:szCs w:val="24"/>
          <w:highlight w:val="yellow"/>
          <w:lang w:eastAsia="zh-CN"/>
        </w:rPr>
        <w:t>（密码设备方式）</w:t>
      </w:r>
    </w:p>
    <w:p w14:paraId="74003B01" w14:textId="77777777" w:rsidR="00BF1566" w:rsidRDefault="00BF1566" w:rsidP="00BF1566">
      <w:pPr>
        <w:pStyle w:val="3f086a48"/>
        <w:spacing w:line="360" w:lineRule="auto"/>
        <w:ind w:left="0" w:firstLineChars="200" w:firstLine="560"/>
        <w:rPr>
          <w:rFonts w:cs="仿宋"/>
          <w:lang w:eastAsia="zh-CN"/>
        </w:rPr>
      </w:pPr>
      <w:r>
        <w:rPr>
          <w:rFonts w:ascii="Times New Roman" w:hAnsi="Times New Roman" w:cs="Times New Roman" w:hint="eastAsia"/>
          <w:kern w:val="2"/>
          <w:szCs w:val="24"/>
          <w:lang w:eastAsia="zh-CN"/>
        </w:rPr>
        <w:t>支持对称密码体制和非对称密码体制，密码算法支持</w:t>
      </w:r>
      <w:r>
        <w:rPr>
          <w:rFonts w:ascii="Times New Roman" w:hAnsi="Times New Roman" w:cs="Times New Roman" w:hint="eastAsia"/>
          <w:kern w:val="2"/>
          <w:szCs w:val="24"/>
          <w:lang w:eastAsia="zh-CN"/>
        </w:rPr>
        <w:t>RSA</w:t>
      </w:r>
      <w:r>
        <w:rPr>
          <w:rFonts w:ascii="Times New Roman" w:hAnsi="Times New Roman" w:cs="Times New Roman" w:hint="eastAsia"/>
          <w:kern w:val="2"/>
          <w:szCs w:val="24"/>
          <w:lang w:eastAsia="zh-CN"/>
        </w:rPr>
        <w:t>、</w:t>
      </w:r>
      <w:r>
        <w:rPr>
          <w:rFonts w:ascii="Times New Roman" w:hAnsi="Times New Roman" w:cs="Times New Roman" w:hint="eastAsia"/>
          <w:kern w:val="2"/>
          <w:szCs w:val="24"/>
          <w:lang w:eastAsia="zh-CN"/>
        </w:rPr>
        <w:t>AES</w:t>
      </w:r>
      <w:r>
        <w:rPr>
          <w:rFonts w:ascii="Times New Roman" w:hAnsi="Times New Roman" w:cs="Times New Roman" w:hint="eastAsia"/>
          <w:kern w:val="2"/>
          <w:szCs w:val="24"/>
          <w:lang w:eastAsia="zh-CN"/>
        </w:rPr>
        <w:t>、</w:t>
      </w:r>
      <w:r>
        <w:rPr>
          <w:rFonts w:ascii="Times New Roman" w:hAnsi="Times New Roman" w:cs="Times New Roman" w:hint="eastAsia"/>
          <w:kern w:val="2"/>
          <w:szCs w:val="24"/>
          <w:lang w:eastAsia="zh-CN"/>
        </w:rPr>
        <w:t>SHA-256</w:t>
      </w:r>
      <w:r>
        <w:rPr>
          <w:rFonts w:ascii="Times New Roman" w:hAnsi="Times New Roman" w:cs="Times New Roman" w:hint="eastAsia"/>
          <w:kern w:val="2"/>
          <w:szCs w:val="24"/>
          <w:lang w:eastAsia="zh-CN"/>
        </w:rPr>
        <w:t>、</w:t>
      </w:r>
      <w:r>
        <w:rPr>
          <w:rFonts w:ascii="Times New Roman" w:hAnsi="Times New Roman" w:cs="Times New Roman" w:hint="eastAsia"/>
          <w:kern w:val="2"/>
          <w:szCs w:val="24"/>
          <w:lang w:eastAsia="zh-CN"/>
        </w:rPr>
        <w:t>SM2</w:t>
      </w:r>
      <w:r>
        <w:rPr>
          <w:rFonts w:ascii="Times New Roman" w:hAnsi="Times New Roman" w:cs="Times New Roman" w:hint="eastAsia"/>
          <w:kern w:val="2"/>
          <w:szCs w:val="24"/>
          <w:lang w:eastAsia="zh-CN"/>
        </w:rPr>
        <w:t>、</w:t>
      </w:r>
      <w:r>
        <w:rPr>
          <w:rFonts w:ascii="Times New Roman" w:hAnsi="Times New Roman" w:cs="Times New Roman" w:hint="eastAsia"/>
          <w:kern w:val="2"/>
          <w:szCs w:val="24"/>
          <w:lang w:eastAsia="zh-CN"/>
        </w:rPr>
        <w:t>SM3</w:t>
      </w:r>
      <w:r>
        <w:rPr>
          <w:rFonts w:ascii="Times New Roman" w:hAnsi="Times New Roman" w:cs="Times New Roman" w:hint="eastAsia"/>
          <w:kern w:val="2"/>
          <w:szCs w:val="24"/>
          <w:lang w:eastAsia="zh-CN"/>
        </w:rPr>
        <w:t>、</w:t>
      </w:r>
      <w:r>
        <w:rPr>
          <w:rFonts w:ascii="Times New Roman" w:hAnsi="Times New Roman" w:cs="Times New Roman" w:hint="eastAsia"/>
          <w:kern w:val="2"/>
          <w:szCs w:val="24"/>
          <w:lang w:eastAsia="zh-CN"/>
        </w:rPr>
        <w:t>SM4</w:t>
      </w:r>
      <w:r>
        <w:rPr>
          <w:rFonts w:ascii="Times New Roman" w:hAnsi="Times New Roman" w:cs="Times New Roman" w:hint="eastAsia"/>
          <w:kern w:val="2"/>
          <w:szCs w:val="24"/>
          <w:lang w:eastAsia="zh-CN"/>
        </w:rPr>
        <w:t>。</w:t>
      </w:r>
    </w:p>
    <w:p w14:paraId="47E49DA8" w14:textId="77777777" w:rsidR="00BF1566" w:rsidRDefault="00BF1566" w:rsidP="00BF1566">
      <w:pPr>
        <w:pStyle w:val="94fd4d63"/>
        <w:spacing w:line="360" w:lineRule="auto"/>
        <w:rPr>
          <w:lang w:eastAsia="zh-CN"/>
        </w:rPr>
      </w:pPr>
      <w:bookmarkStart w:id="11" w:name="_Toc11076"/>
      <w:bookmarkStart w:id="12" w:name="_Toc19614"/>
      <w:bookmarkStart w:id="13" w:name="_Toc24496"/>
      <w:r>
        <w:rPr>
          <w:rFonts w:hint="eastAsia"/>
          <w:lang w:eastAsia="zh-CN"/>
        </w:rPr>
        <w:t xml:space="preserve">5.3.3 </w:t>
      </w:r>
      <w:r>
        <w:rPr>
          <w:lang w:eastAsia="zh-CN"/>
        </w:rPr>
        <w:t>接口和功能遵循的标准</w:t>
      </w:r>
      <w:bookmarkEnd w:id="11"/>
      <w:bookmarkEnd w:id="12"/>
      <w:bookmarkEnd w:id="13"/>
    </w:p>
    <w:p w14:paraId="2C1C39CC" w14:textId="77777777" w:rsidR="00BF1566" w:rsidRDefault="00BF1566" w:rsidP="00BF1566">
      <w:pPr>
        <w:pStyle w:val="37f376b5"/>
        <w:spacing w:line="360" w:lineRule="auto"/>
        <w:ind w:firstLineChars="200" w:firstLine="560"/>
        <w:jc w:val="both"/>
        <w:rPr>
          <w:rFonts w:ascii="Times New Roman" w:eastAsia="仿宋" w:hAnsi="Times New Roman" w:cs="Times New Roman"/>
          <w:kern w:val="2"/>
          <w:sz w:val="28"/>
          <w:szCs w:val="24"/>
          <w:highlight w:val="yellow"/>
          <w:lang w:eastAsia="zh-CN"/>
        </w:rPr>
      </w:pPr>
      <w:r>
        <w:rPr>
          <w:rFonts w:ascii="Times New Roman" w:eastAsia="仿宋" w:hAnsi="Times New Roman" w:cs="Times New Roman" w:hint="eastAsia"/>
          <w:kern w:val="2"/>
          <w:sz w:val="28"/>
          <w:szCs w:val="24"/>
          <w:highlight w:val="yellow"/>
          <w:lang w:eastAsia="zh-CN"/>
        </w:rPr>
        <w:t>（密码设备方式）</w:t>
      </w:r>
    </w:p>
    <w:tbl>
      <w:tblPr>
        <w:tblStyle w:val="b20ea910"/>
        <w:tblW w:w="5000" w:type="pct"/>
        <w:tblLook w:val="04A0" w:firstRow="1" w:lastRow="0" w:firstColumn="1" w:lastColumn="0" w:noHBand="0" w:noVBand="1"/>
      </w:tblPr>
      <w:tblGrid>
        <w:gridCol w:w="1454"/>
        <w:gridCol w:w="2248"/>
        <w:gridCol w:w="4820"/>
      </w:tblGrid>
      <w:tr w:rsidR="00BF1566" w14:paraId="6A978605" w14:textId="77777777" w:rsidTr="00061BC7">
        <w:tc>
          <w:tcPr>
            <w:tcW w:w="853" w:type="pct"/>
          </w:tcPr>
          <w:p w14:paraId="51E20287"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序号</w:t>
            </w:r>
          </w:p>
        </w:tc>
        <w:tc>
          <w:tcPr>
            <w:tcW w:w="1319" w:type="pct"/>
          </w:tcPr>
          <w:p w14:paraId="6687D074"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产品</w:t>
            </w:r>
          </w:p>
        </w:tc>
        <w:tc>
          <w:tcPr>
            <w:tcW w:w="2827" w:type="pct"/>
          </w:tcPr>
          <w:p w14:paraId="0354E310"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遵循标准</w:t>
            </w:r>
          </w:p>
        </w:tc>
      </w:tr>
      <w:tr w:rsidR="00BF1566" w14:paraId="408828F7" w14:textId="77777777" w:rsidTr="00061BC7">
        <w:tc>
          <w:tcPr>
            <w:tcW w:w="853" w:type="pct"/>
          </w:tcPr>
          <w:p w14:paraId="51FD6A46"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p>
        </w:tc>
        <w:tc>
          <w:tcPr>
            <w:tcW w:w="1319" w:type="pct"/>
          </w:tcPr>
          <w:p w14:paraId="01E2E4F6"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服务器密码机</w:t>
            </w:r>
          </w:p>
        </w:tc>
        <w:tc>
          <w:tcPr>
            <w:tcW w:w="2827" w:type="pct"/>
          </w:tcPr>
          <w:p w14:paraId="7876698F"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r>
              <w:rPr>
                <w:rFonts w:eastAsia="仿宋" w:hint="eastAsia"/>
                <w:kern w:val="2"/>
                <w:sz w:val="24"/>
                <w:szCs w:val="24"/>
                <w:lang w:eastAsia="zh-CN"/>
              </w:rPr>
              <w:t>、</w:t>
            </w:r>
            <w:r>
              <w:rPr>
                <w:rFonts w:eastAsia="仿宋" w:hint="eastAsia"/>
                <w:kern w:val="2"/>
                <w:sz w:val="24"/>
                <w:szCs w:val="24"/>
                <w:lang w:eastAsia="zh-CN"/>
              </w:rPr>
              <w:t>GM/T 0030</w:t>
            </w:r>
            <w:r>
              <w:rPr>
                <w:rFonts w:eastAsia="仿宋" w:hint="eastAsia"/>
                <w:kern w:val="2"/>
                <w:sz w:val="24"/>
                <w:szCs w:val="24"/>
                <w:lang w:eastAsia="zh-CN"/>
              </w:rPr>
              <w:t>《服务器密码机技术规范》</w:t>
            </w:r>
          </w:p>
          <w:p w14:paraId="71BC9BFE"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r>
              <w:rPr>
                <w:rFonts w:eastAsia="仿宋" w:hint="eastAsia"/>
                <w:kern w:val="2"/>
                <w:sz w:val="24"/>
                <w:szCs w:val="24"/>
                <w:lang w:eastAsia="zh-CN"/>
              </w:rPr>
              <w:t>、</w:t>
            </w:r>
            <w:r>
              <w:rPr>
                <w:rFonts w:eastAsia="仿宋" w:hint="eastAsia"/>
                <w:kern w:val="2"/>
                <w:sz w:val="24"/>
                <w:szCs w:val="24"/>
                <w:lang w:eastAsia="zh-CN"/>
              </w:rPr>
              <w:t>GM/T 0018</w:t>
            </w:r>
            <w:r>
              <w:rPr>
                <w:rFonts w:eastAsia="仿宋" w:hint="eastAsia"/>
                <w:kern w:val="2"/>
                <w:sz w:val="24"/>
                <w:szCs w:val="24"/>
                <w:lang w:eastAsia="zh-CN"/>
              </w:rPr>
              <w:t>《密码设备应用接口规范》</w:t>
            </w:r>
          </w:p>
          <w:p w14:paraId="6BB95894"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3</w:t>
            </w:r>
            <w:r>
              <w:rPr>
                <w:rFonts w:eastAsia="仿宋" w:hint="eastAsia"/>
                <w:kern w:val="2"/>
                <w:sz w:val="24"/>
                <w:szCs w:val="24"/>
                <w:lang w:eastAsia="zh-CN"/>
              </w:rPr>
              <w:t>、</w:t>
            </w:r>
            <w:r>
              <w:rPr>
                <w:rFonts w:eastAsia="仿宋" w:hint="eastAsia"/>
                <w:kern w:val="2"/>
                <w:sz w:val="24"/>
                <w:szCs w:val="24"/>
                <w:lang w:eastAsia="zh-CN"/>
              </w:rPr>
              <w:t>GM/T 0028</w:t>
            </w:r>
            <w:r>
              <w:rPr>
                <w:rFonts w:eastAsia="仿宋" w:hint="eastAsia"/>
                <w:kern w:val="2"/>
                <w:sz w:val="24"/>
                <w:szCs w:val="24"/>
                <w:lang w:eastAsia="zh-CN"/>
              </w:rPr>
              <w:t>《密码模块安全技术要求》</w:t>
            </w:r>
          </w:p>
        </w:tc>
      </w:tr>
      <w:tr w:rsidR="00BF1566" w14:paraId="63BAF070" w14:textId="77777777" w:rsidTr="00061BC7">
        <w:tc>
          <w:tcPr>
            <w:tcW w:w="853" w:type="pct"/>
          </w:tcPr>
          <w:p w14:paraId="429867AB"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p>
        </w:tc>
        <w:tc>
          <w:tcPr>
            <w:tcW w:w="1319" w:type="pct"/>
          </w:tcPr>
          <w:p w14:paraId="6BCDE016"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云服务器密码机</w:t>
            </w:r>
          </w:p>
        </w:tc>
        <w:tc>
          <w:tcPr>
            <w:tcW w:w="2827" w:type="pct"/>
          </w:tcPr>
          <w:p w14:paraId="541AAB72"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r>
              <w:rPr>
                <w:rFonts w:eastAsia="仿宋" w:hint="eastAsia"/>
                <w:kern w:val="2"/>
                <w:sz w:val="24"/>
                <w:szCs w:val="24"/>
                <w:lang w:eastAsia="zh-CN"/>
              </w:rPr>
              <w:t>、</w:t>
            </w:r>
            <w:r>
              <w:rPr>
                <w:rFonts w:eastAsia="仿宋" w:hint="eastAsia"/>
                <w:kern w:val="2"/>
                <w:sz w:val="24"/>
                <w:szCs w:val="24"/>
                <w:lang w:eastAsia="zh-CN"/>
              </w:rPr>
              <w:t>GM/T 0104</w:t>
            </w:r>
            <w:r>
              <w:rPr>
                <w:rFonts w:eastAsia="仿宋" w:hint="eastAsia"/>
                <w:kern w:val="2"/>
                <w:sz w:val="24"/>
                <w:szCs w:val="24"/>
                <w:lang w:eastAsia="zh-CN"/>
              </w:rPr>
              <w:t>《云服务器密码机技术规范》</w:t>
            </w:r>
          </w:p>
          <w:p w14:paraId="1E300D35"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r>
              <w:rPr>
                <w:rFonts w:eastAsia="仿宋" w:hint="eastAsia"/>
                <w:kern w:val="2"/>
                <w:sz w:val="24"/>
                <w:szCs w:val="24"/>
                <w:lang w:eastAsia="zh-CN"/>
              </w:rPr>
              <w:t>、</w:t>
            </w:r>
            <w:r>
              <w:rPr>
                <w:rFonts w:eastAsia="仿宋" w:hint="eastAsia"/>
                <w:kern w:val="2"/>
                <w:sz w:val="24"/>
                <w:szCs w:val="24"/>
                <w:lang w:eastAsia="zh-CN"/>
              </w:rPr>
              <w:t>GM/T 0018</w:t>
            </w:r>
            <w:r>
              <w:rPr>
                <w:rFonts w:eastAsia="仿宋" w:hint="eastAsia"/>
                <w:kern w:val="2"/>
                <w:sz w:val="24"/>
                <w:szCs w:val="24"/>
                <w:lang w:eastAsia="zh-CN"/>
              </w:rPr>
              <w:t>《密码设备应用接口规范》</w:t>
            </w:r>
          </w:p>
          <w:p w14:paraId="34776719"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3</w:t>
            </w:r>
            <w:r>
              <w:rPr>
                <w:rFonts w:eastAsia="仿宋" w:hint="eastAsia"/>
                <w:kern w:val="2"/>
                <w:sz w:val="24"/>
                <w:szCs w:val="24"/>
                <w:lang w:eastAsia="zh-CN"/>
              </w:rPr>
              <w:t>、</w:t>
            </w:r>
            <w:r>
              <w:rPr>
                <w:rFonts w:eastAsia="仿宋" w:hint="eastAsia"/>
                <w:kern w:val="2"/>
                <w:sz w:val="24"/>
                <w:szCs w:val="24"/>
                <w:lang w:eastAsia="zh-CN"/>
              </w:rPr>
              <w:t>GM/T 0028</w:t>
            </w:r>
            <w:r>
              <w:rPr>
                <w:rFonts w:eastAsia="仿宋" w:hint="eastAsia"/>
                <w:kern w:val="2"/>
                <w:sz w:val="24"/>
                <w:szCs w:val="24"/>
                <w:lang w:eastAsia="zh-CN"/>
              </w:rPr>
              <w:t>《密码模块安全技术要求》</w:t>
            </w:r>
          </w:p>
        </w:tc>
      </w:tr>
      <w:tr w:rsidR="00BF1566" w14:paraId="74CF0221" w14:textId="77777777" w:rsidTr="00061BC7">
        <w:tc>
          <w:tcPr>
            <w:tcW w:w="853" w:type="pct"/>
          </w:tcPr>
          <w:p w14:paraId="15A6E809"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3</w:t>
            </w:r>
          </w:p>
        </w:tc>
        <w:tc>
          <w:tcPr>
            <w:tcW w:w="1319" w:type="pct"/>
          </w:tcPr>
          <w:p w14:paraId="3F205199"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签名验签服务器</w:t>
            </w:r>
          </w:p>
        </w:tc>
        <w:tc>
          <w:tcPr>
            <w:tcW w:w="2827" w:type="pct"/>
          </w:tcPr>
          <w:p w14:paraId="55E73A7D"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r>
              <w:rPr>
                <w:rFonts w:eastAsia="仿宋" w:hint="eastAsia"/>
                <w:kern w:val="2"/>
                <w:sz w:val="24"/>
                <w:szCs w:val="24"/>
                <w:lang w:eastAsia="zh-CN"/>
              </w:rPr>
              <w:t>、</w:t>
            </w:r>
            <w:r>
              <w:rPr>
                <w:rFonts w:eastAsia="仿宋" w:hint="eastAsia"/>
                <w:kern w:val="2"/>
                <w:sz w:val="24"/>
                <w:szCs w:val="24"/>
                <w:lang w:eastAsia="zh-CN"/>
              </w:rPr>
              <w:t>GM/T 0029</w:t>
            </w:r>
            <w:r>
              <w:rPr>
                <w:rFonts w:eastAsia="仿宋" w:hint="eastAsia"/>
                <w:kern w:val="2"/>
                <w:sz w:val="24"/>
                <w:szCs w:val="24"/>
                <w:lang w:eastAsia="zh-CN"/>
              </w:rPr>
              <w:t>《签名验签服务器技术规范》</w:t>
            </w:r>
          </w:p>
          <w:p w14:paraId="22BBBA6F"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r>
              <w:rPr>
                <w:rFonts w:eastAsia="仿宋" w:hint="eastAsia"/>
                <w:kern w:val="2"/>
                <w:sz w:val="24"/>
                <w:szCs w:val="24"/>
                <w:lang w:eastAsia="zh-CN"/>
              </w:rPr>
              <w:t>、</w:t>
            </w:r>
            <w:r>
              <w:rPr>
                <w:rFonts w:eastAsia="仿宋" w:hint="eastAsia"/>
                <w:kern w:val="2"/>
                <w:sz w:val="24"/>
                <w:szCs w:val="24"/>
                <w:lang w:eastAsia="zh-CN"/>
              </w:rPr>
              <w:t>GM/T 0018</w:t>
            </w:r>
            <w:r>
              <w:rPr>
                <w:rFonts w:eastAsia="仿宋" w:hint="eastAsia"/>
                <w:kern w:val="2"/>
                <w:sz w:val="24"/>
                <w:szCs w:val="24"/>
                <w:lang w:eastAsia="zh-CN"/>
              </w:rPr>
              <w:t>《密码设备应用接口规范》</w:t>
            </w:r>
          </w:p>
          <w:p w14:paraId="16EBF2D1"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3</w:t>
            </w:r>
            <w:r>
              <w:rPr>
                <w:rFonts w:eastAsia="仿宋" w:hint="eastAsia"/>
                <w:kern w:val="2"/>
                <w:sz w:val="24"/>
                <w:szCs w:val="24"/>
                <w:lang w:eastAsia="zh-CN"/>
              </w:rPr>
              <w:t>、</w:t>
            </w:r>
            <w:r>
              <w:rPr>
                <w:rFonts w:eastAsia="仿宋" w:hint="eastAsia"/>
                <w:kern w:val="2"/>
                <w:sz w:val="24"/>
                <w:szCs w:val="24"/>
                <w:lang w:eastAsia="zh-CN"/>
              </w:rPr>
              <w:t>GM/T 0028</w:t>
            </w:r>
            <w:r>
              <w:rPr>
                <w:rFonts w:eastAsia="仿宋" w:hint="eastAsia"/>
                <w:kern w:val="2"/>
                <w:sz w:val="24"/>
                <w:szCs w:val="24"/>
                <w:lang w:eastAsia="zh-CN"/>
              </w:rPr>
              <w:t>《密码模块安全技术要求》</w:t>
            </w:r>
          </w:p>
        </w:tc>
      </w:tr>
      <w:tr w:rsidR="00BF1566" w14:paraId="5D52BFEB" w14:textId="77777777" w:rsidTr="00061BC7">
        <w:tc>
          <w:tcPr>
            <w:tcW w:w="853" w:type="pct"/>
          </w:tcPr>
          <w:p w14:paraId="4491B3C2"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4</w:t>
            </w:r>
          </w:p>
        </w:tc>
        <w:tc>
          <w:tcPr>
            <w:tcW w:w="1319" w:type="pct"/>
          </w:tcPr>
          <w:p w14:paraId="24A9F86A"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时间戳服务器</w:t>
            </w:r>
          </w:p>
        </w:tc>
        <w:tc>
          <w:tcPr>
            <w:tcW w:w="2827" w:type="pct"/>
          </w:tcPr>
          <w:p w14:paraId="27ABB34E"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r>
              <w:rPr>
                <w:rFonts w:eastAsia="仿宋" w:hint="eastAsia"/>
                <w:kern w:val="2"/>
                <w:sz w:val="24"/>
                <w:szCs w:val="24"/>
                <w:lang w:eastAsia="zh-CN"/>
              </w:rPr>
              <w:t>、</w:t>
            </w:r>
            <w:r>
              <w:rPr>
                <w:rFonts w:eastAsia="仿宋" w:hint="eastAsia"/>
                <w:kern w:val="2"/>
                <w:sz w:val="24"/>
                <w:szCs w:val="24"/>
                <w:lang w:eastAsia="zh-CN"/>
              </w:rPr>
              <w:t>GM/T 0033</w:t>
            </w:r>
            <w:r>
              <w:rPr>
                <w:rFonts w:eastAsia="仿宋" w:hint="eastAsia"/>
                <w:kern w:val="2"/>
                <w:sz w:val="24"/>
                <w:szCs w:val="24"/>
                <w:lang w:eastAsia="zh-CN"/>
              </w:rPr>
              <w:t>《时间戳接口规范》</w:t>
            </w:r>
          </w:p>
          <w:p w14:paraId="010A850A"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r>
              <w:rPr>
                <w:rFonts w:eastAsia="仿宋" w:hint="eastAsia"/>
                <w:kern w:val="2"/>
                <w:sz w:val="24"/>
                <w:szCs w:val="24"/>
                <w:lang w:eastAsia="zh-CN"/>
              </w:rPr>
              <w:t>、</w:t>
            </w:r>
            <w:r>
              <w:rPr>
                <w:rFonts w:eastAsia="仿宋" w:hint="eastAsia"/>
                <w:kern w:val="2"/>
                <w:sz w:val="24"/>
                <w:szCs w:val="24"/>
                <w:lang w:eastAsia="zh-CN"/>
              </w:rPr>
              <w:t>GM/T 0018</w:t>
            </w:r>
            <w:r>
              <w:rPr>
                <w:rFonts w:eastAsia="仿宋" w:hint="eastAsia"/>
                <w:kern w:val="2"/>
                <w:sz w:val="24"/>
                <w:szCs w:val="24"/>
                <w:lang w:eastAsia="zh-CN"/>
              </w:rPr>
              <w:t>《密码设备应用接口规范》</w:t>
            </w:r>
          </w:p>
          <w:p w14:paraId="0B9E91F9"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3</w:t>
            </w:r>
            <w:r>
              <w:rPr>
                <w:rFonts w:eastAsia="仿宋" w:hint="eastAsia"/>
                <w:kern w:val="2"/>
                <w:sz w:val="24"/>
                <w:szCs w:val="24"/>
                <w:lang w:eastAsia="zh-CN"/>
              </w:rPr>
              <w:t>、</w:t>
            </w:r>
            <w:r>
              <w:rPr>
                <w:rFonts w:eastAsia="仿宋" w:hint="eastAsia"/>
                <w:kern w:val="2"/>
                <w:sz w:val="24"/>
                <w:szCs w:val="24"/>
                <w:lang w:eastAsia="zh-CN"/>
              </w:rPr>
              <w:t>GM/T 0028</w:t>
            </w:r>
            <w:r>
              <w:rPr>
                <w:rFonts w:eastAsia="仿宋" w:hint="eastAsia"/>
                <w:kern w:val="2"/>
                <w:sz w:val="24"/>
                <w:szCs w:val="24"/>
                <w:lang w:eastAsia="zh-CN"/>
              </w:rPr>
              <w:t>《密码模块安全技术要求》</w:t>
            </w:r>
          </w:p>
        </w:tc>
      </w:tr>
      <w:tr w:rsidR="00BF1566" w14:paraId="55539AB1" w14:textId="77777777" w:rsidTr="00061BC7">
        <w:tc>
          <w:tcPr>
            <w:tcW w:w="853" w:type="pct"/>
          </w:tcPr>
          <w:p w14:paraId="4A998422"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5</w:t>
            </w:r>
          </w:p>
        </w:tc>
        <w:tc>
          <w:tcPr>
            <w:tcW w:w="1319" w:type="pct"/>
          </w:tcPr>
          <w:p w14:paraId="7E6EE1C4"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SSL VPN</w:t>
            </w:r>
          </w:p>
        </w:tc>
        <w:tc>
          <w:tcPr>
            <w:tcW w:w="2827" w:type="pct"/>
          </w:tcPr>
          <w:p w14:paraId="7ED81F19"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r>
              <w:rPr>
                <w:rFonts w:eastAsia="仿宋" w:hint="eastAsia"/>
                <w:kern w:val="2"/>
                <w:sz w:val="24"/>
                <w:szCs w:val="24"/>
                <w:lang w:eastAsia="zh-CN"/>
              </w:rPr>
              <w:t>、</w:t>
            </w:r>
            <w:r>
              <w:rPr>
                <w:rFonts w:eastAsia="仿宋" w:hint="eastAsia"/>
                <w:kern w:val="2"/>
                <w:sz w:val="24"/>
                <w:szCs w:val="24"/>
                <w:lang w:eastAsia="zh-CN"/>
              </w:rPr>
              <w:t>GM/T 0024</w:t>
            </w:r>
            <w:r>
              <w:rPr>
                <w:rFonts w:eastAsia="仿宋" w:hint="eastAsia"/>
                <w:kern w:val="2"/>
                <w:sz w:val="24"/>
                <w:szCs w:val="24"/>
                <w:lang w:eastAsia="zh-CN"/>
              </w:rPr>
              <w:t>《</w:t>
            </w:r>
            <w:r>
              <w:rPr>
                <w:rFonts w:eastAsia="仿宋" w:hint="eastAsia"/>
                <w:kern w:val="2"/>
                <w:sz w:val="24"/>
                <w:szCs w:val="24"/>
                <w:lang w:eastAsia="zh-CN"/>
              </w:rPr>
              <w:t>SSL VPN</w:t>
            </w:r>
            <w:r>
              <w:rPr>
                <w:rFonts w:eastAsia="仿宋" w:hint="eastAsia"/>
                <w:kern w:val="2"/>
                <w:sz w:val="24"/>
                <w:szCs w:val="24"/>
                <w:lang w:eastAsia="zh-CN"/>
              </w:rPr>
              <w:t>网关产品规范》</w:t>
            </w:r>
          </w:p>
          <w:p w14:paraId="442E0EDF"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r>
              <w:rPr>
                <w:rFonts w:eastAsia="仿宋" w:hint="eastAsia"/>
                <w:kern w:val="2"/>
                <w:sz w:val="24"/>
                <w:szCs w:val="24"/>
                <w:lang w:eastAsia="zh-CN"/>
              </w:rPr>
              <w:t>、</w:t>
            </w:r>
            <w:r>
              <w:rPr>
                <w:rFonts w:eastAsia="仿宋" w:hint="eastAsia"/>
                <w:kern w:val="2"/>
                <w:sz w:val="24"/>
                <w:szCs w:val="24"/>
                <w:lang w:eastAsia="zh-CN"/>
              </w:rPr>
              <w:t>GM/T 0025</w:t>
            </w:r>
            <w:r>
              <w:rPr>
                <w:rFonts w:eastAsia="仿宋" w:hint="eastAsia"/>
                <w:kern w:val="2"/>
                <w:sz w:val="24"/>
                <w:szCs w:val="24"/>
                <w:lang w:eastAsia="zh-CN"/>
              </w:rPr>
              <w:t>《</w:t>
            </w:r>
            <w:r>
              <w:rPr>
                <w:rFonts w:eastAsia="仿宋" w:hint="eastAsia"/>
                <w:kern w:val="2"/>
                <w:sz w:val="24"/>
                <w:szCs w:val="24"/>
                <w:lang w:eastAsia="zh-CN"/>
              </w:rPr>
              <w:t>SSL VPN</w:t>
            </w:r>
            <w:r>
              <w:rPr>
                <w:rFonts w:eastAsia="仿宋" w:hint="eastAsia"/>
                <w:kern w:val="2"/>
                <w:sz w:val="24"/>
                <w:szCs w:val="24"/>
                <w:lang w:eastAsia="zh-CN"/>
              </w:rPr>
              <w:t>技术规范》</w:t>
            </w:r>
          </w:p>
          <w:p w14:paraId="35FD668A"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3</w:t>
            </w:r>
            <w:r>
              <w:rPr>
                <w:rFonts w:eastAsia="仿宋" w:hint="eastAsia"/>
                <w:kern w:val="2"/>
                <w:sz w:val="24"/>
                <w:szCs w:val="24"/>
                <w:lang w:eastAsia="zh-CN"/>
              </w:rPr>
              <w:t>、</w:t>
            </w:r>
            <w:r>
              <w:rPr>
                <w:rFonts w:eastAsia="仿宋" w:hint="eastAsia"/>
                <w:kern w:val="2"/>
                <w:sz w:val="24"/>
                <w:szCs w:val="24"/>
                <w:lang w:eastAsia="zh-CN"/>
              </w:rPr>
              <w:t>GM/T 0028</w:t>
            </w:r>
            <w:r>
              <w:rPr>
                <w:rFonts w:eastAsia="仿宋" w:hint="eastAsia"/>
                <w:kern w:val="2"/>
                <w:sz w:val="24"/>
                <w:szCs w:val="24"/>
                <w:lang w:eastAsia="zh-CN"/>
              </w:rPr>
              <w:t>《密码模块安全技术要求》</w:t>
            </w:r>
          </w:p>
        </w:tc>
      </w:tr>
      <w:tr w:rsidR="00BF1566" w14:paraId="374BFF80" w14:textId="77777777" w:rsidTr="00061BC7">
        <w:tc>
          <w:tcPr>
            <w:tcW w:w="853" w:type="pct"/>
          </w:tcPr>
          <w:p w14:paraId="03625AFC"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6</w:t>
            </w:r>
          </w:p>
        </w:tc>
        <w:tc>
          <w:tcPr>
            <w:tcW w:w="1319" w:type="pct"/>
          </w:tcPr>
          <w:p w14:paraId="6F49317D"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智能密码钥匙</w:t>
            </w:r>
          </w:p>
        </w:tc>
        <w:tc>
          <w:tcPr>
            <w:tcW w:w="2827" w:type="pct"/>
          </w:tcPr>
          <w:p w14:paraId="65FC6E3C"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r>
              <w:rPr>
                <w:rFonts w:eastAsia="仿宋" w:hint="eastAsia"/>
                <w:kern w:val="2"/>
                <w:sz w:val="24"/>
                <w:szCs w:val="24"/>
                <w:lang w:eastAsia="zh-CN"/>
              </w:rPr>
              <w:t>、</w:t>
            </w:r>
            <w:r>
              <w:rPr>
                <w:rFonts w:eastAsia="仿宋" w:hint="eastAsia"/>
                <w:kern w:val="2"/>
                <w:sz w:val="24"/>
                <w:szCs w:val="24"/>
                <w:lang w:eastAsia="zh-CN"/>
              </w:rPr>
              <w:t xml:space="preserve">GM/T 0027 </w:t>
            </w:r>
            <w:r>
              <w:rPr>
                <w:rFonts w:eastAsia="仿宋" w:hint="eastAsia"/>
                <w:kern w:val="2"/>
                <w:sz w:val="24"/>
                <w:szCs w:val="24"/>
                <w:lang w:eastAsia="zh-CN"/>
              </w:rPr>
              <w:t>智能密码钥匙技术规范</w:t>
            </w:r>
          </w:p>
          <w:p w14:paraId="201DEE4F"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r>
              <w:rPr>
                <w:rFonts w:eastAsia="仿宋" w:hint="eastAsia"/>
                <w:kern w:val="2"/>
                <w:sz w:val="24"/>
                <w:szCs w:val="24"/>
                <w:lang w:eastAsia="zh-CN"/>
              </w:rPr>
              <w:t>、</w:t>
            </w:r>
            <w:r>
              <w:rPr>
                <w:rFonts w:eastAsia="仿宋" w:hint="eastAsia"/>
                <w:kern w:val="2"/>
                <w:sz w:val="24"/>
                <w:szCs w:val="24"/>
                <w:lang w:eastAsia="zh-CN"/>
              </w:rPr>
              <w:t>GB/T 35291</w:t>
            </w:r>
            <w:r>
              <w:rPr>
                <w:rFonts w:eastAsia="仿宋" w:hint="eastAsia"/>
                <w:kern w:val="2"/>
                <w:sz w:val="24"/>
                <w:szCs w:val="24"/>
                <w:lang w:eastAsia="zh-CN"/>
              </w:rPr>
              <w:t>信息安全技术</w:t>
            </w:r>
            <w:r>
              <w:rPr>
                <w:rFonts w:eastAsia="仿宋" w:hint="eastAsia"/>
                <w:kern w:val="2"/>
                <w:sz w:val="24"/>
                <w:szCs w:val="24"/>
                <w:lang w:eastAsia="zh-CN"/>
              </w:rPr>
              <w:t xml:space="preserve"> </w:t>
            </w:r>
            <w:r>
              <w:rPr>
                <w:rFonts w:eastAsia="仿宋" w:hint="eastAsia"/>
                <w:kern w:val="2"/>
                <w:sz w:val="24"/>
                <w:szCs w:val="24"/>
                <w:lang w:eastAsia="zh-CN"/>
              </w:rPr>
              <w:t>智能密码钥匙</w:t>
            </w:r>
            <w:r>
              <w:rPr>
                <w:rFonts w:eastAsia="仿宋" w:hint="eastAsia"/>
                <w:kern w:val="2"/>
                <w:sz w:val="24"/>
                <w:szCs w:val="24"/>
                <w:lang w:eastAsia="zh-CN"/>
              </w:rPr>
              <w:lastRenderedPageBreak/>
              <w:t>密码应用接口规范</w:t>
            </w:r>
          </w:p>
        </w:tc>
      </w:tr>
    </w:tbl>
    <w:p w14:paraId="7995B12E" w14:textId="77777777" w:rsidR="00BF1566" w:rsidRDefault="00BF1566" w:rsidP="00BF1566">
      <w:pPr>
        <w:pStyle w:val="94fd4d63"/>
        <w:spacing w:line="360" w:lineRule="auto"/>
        <w:rPr>
          <w:lang w:eastAsia="zh-CN"/>
        </w:rPr>
      </w:pPr>
      <w:bookmarkStart w:id="14" w:name="_Toc19572"/>
      <w:bookmarkStart w:id="15" w:name="_Toc20177"/>
      <w:bookmarkStart w:id="16" w:name="_Toc15658"/>
      <w:r>
        <w:rPr>
          <w:rFonts w:hint="eastAsia"/>
          <w:lang w:eastAsia="zh-CN"/>
        </w:rPr>
        <w:lastRenderedPageBreak/>
        <w:t xml:space="preserve">5.3.4 </w:t>
      </w:r>
      <w:r>
        <w:rPr>
          <w:lang w:eastAsia="zh-CN"/>
        </w:rPr>
        <w:t>提供的密码支撑方式</w:t>
      </w:r>
      <w:bookmarkEnd w:id="14"/>
      <w:bookmarkEnd w:id="15"/>
      <w:bookmarkEnd w:id="16"/>
    </w:p>
    <w:p w14:paraId="7EBB3030" w14:textId="77777777" w:rsidR="00BF1566" w:rsidRDefault="00BF1566" w:rsidP="00BF1566">
      <w:pPr>
        <w:pStyle w:val="3f086a48"/>
        <w:spacing w:line="360" w:lineRule="auto"/>
        <w:ind w:left="0" w:firstLineChars="200" w:firstLine="560"/>
        <w:rPr>
          <w:rFonts w:cs="仿宋"/>
          <w:lang w:eastAsia="zh-CN"/>
        </w:rPr>
      </w:pPr>
      <w:r>
        <w:rPr>
          <w:rFonts w:hint="eastAsia"/>
          <w:highlight w:val="yellow"/>
          <w:lang w:eastAsia="zh-CN"/>
        </w:rPr>
        <w:t>采购符合规定的密码设备/租用密码设备/租用密码服务/建设密码资源</w:t>
      </w:r>
    </w:p>
    <w:p w14:paraId="6E3492A7" w14:textId="77777777" w:rsidR="00BF1566" w:rsidRDefault="00BF1566" w:rsidP="00BF1566">
      <w:pPr>
        <w:pStyle w:val="94fd4d63"/>
        <w:spacing w:line="360" w:lineRule="auto"/>
        <w:rPr>
          <w:lang w:eastAsia="zh-CN"/>
        </w:rPr>
      </w:pPr>
      <w:bookmarkStart w:id="17" w:name="_Toc4721"/>
      <w:bookmarkStart w:id="18" w:name="_Toc8061"/>
      <w:bookmarkStart w:id="19" w:name="_Toc282"/>
      <w:r>
        <w:rPr>
          <w:rFonts w:hint="eastAsia"/>
          <w:lang w:eastAsia="zh-CN"/>
        </w:rPr>
        <w:t xml:space="preserve">5.3.5 </w:t>
      </w:r>
      <w:r>
        <w:rPr>
          <w:lang w:eastAsia="zh-CN"/>
        </w:rPr>
        <w:t>提供的密码功能及接口</w:t>
      </w:r>
      <w:bookmarkEnd w:id="17"/>
      <w:bookmarkEnd w:id="18"/>
      <w:bookmarkEnd w:id="19"/>
    </w:p>
    <w:p w14:paraId="71EAFC30" w14:textId="77777777" w:rsidR="00BF1566" w:rsidRDefault="00BF1566" w:rsidP="00BF1566">
      <w:pPr>
        <w:pStyle w:val="37f376b5"/>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密码功能及接口如下：</w:t>
      </w:r>
    </w:p>
    <w:tbl>
      <w:tblPr>
        <w:tblStyle w:val="b20ea910"/>
        <w:tblW w:w="5000" w:type="pct"/>
        <w:tblLook w:val="04A0" w:firstRow="1" w:lastRow="0" w:firstColumn="1" w:lastColumn="0" w:noHBand="0" w:noVBand="1"/>
      </w:tblPr>
      <w:tblGrid>
        <w:gridCol w:w="1677"/>
        <w:gridCol w:w="6845"/>
      </w:tblGrid>
      <w:tr w:rsidR="00BF1566" w14:paraId="70C299C0" w14:textId="77777777" w:rsidTr="00061BC7">
        <w:tc>
          <w:tcPr>
            <w:tcW w:w="984" w:type="pct"/>
          </w:tcPr>
          <w:p w14:paraId="5ED9B073"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序号</w:t>
            </w:r>
          </w:p>
        </w:tc>
        <w:tc>
          <w:tcPr>
            <w:tcW w:w="4016" w:type="pct"/>
          </w:tcPr>
          <w:p w14:paraId="60532516"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提供的密码功能及接口</w:t>
            </w:r>
          </w:p>
        </w:tc>
      </w:tr>
      <w:tr w:rsidR="00BF1566" w14:paraId="5E02AD9D" w14:textId="77777777" w:rsidTr="00061BC7">
        <w:tc>
          <w:tcPr>
            <w:tcW w:w="984" w:type="pct"/>
          </w:tcPr>
          <w:p w14:paraId="74915601"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1</w:t>
            </w:r>
          </w:p>
        </w:tc>
        <w:tc>
          <w:tcPr>
            <w:tcW w:w="4016" w:type="pct"/>
          </w:tcPr>
          <w:p w14:paraId="069D5CED"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密钥管理</w:t>
            </w:r>
          </w:p>
        </w:tc>
      </w:tr>
      <w:tr w:rsidR="00BF1566" w14:paraId="2C2040A5" w14:textId="77777777" w:rsidTr="00061BC7">
        <w:tc>
          <w:tcPr>
            <w:tcW w:w="984" w:type="pct"/>
          </w:tcPr>
          <w:p w14:paraId="27CB3EBF"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2</w:t>
            </w:r>
          </w:p>
        </w:tc>
        <w:tc>
          <w:tcPr>
            <w:tcW w:w="4016" w:type="pct"/>
          </w:tcPr>
          <w:p w14:paraId="3B32EFA4"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加密解密</w:t>
            </w:r>
          </w:p>
        </w:tc>
      </w:tr>
      <w:tr w:rsidR="00BF1566" w14:paraId="0B38064D" w14:textId="77777777" w:rsidTr="00061BC7">
        <w:tc>
          <w:tcPr>
            <w:tcW w:w="984" w:type="pct"/>
          </w:tcPr>
          <w:p w14:paraId="6C5CBA27"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3</w:t>
            </w:r>
          </w:p>
        </w:tc>
        <w:tc>
          <w:tcPr>
            <w:tcW w:w="4016" w:type="pct"/>
          </w:tcPr>
          <w:p w14:paraId="3C5E5D8F"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消息鉴别码产生和验证</w:t>
            </w:r>
          </w:p>
        </w:tc>
      </w:tr>
      <w:tr w:rsidR="00BF1566" w14:paraId="5C25833B" w14:textId="77777777" w:rsidTr="00061BC7">
        <w:tc>
          <w:tcPr>
            <w:tcW w:w="984" w:type="pct"/>
          </w:tcPr>
          <w:p w14:paraId="7F567928"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4</w:t>
            </w:r>
          </w:p>
        </w:tc>
        <w:tc>
          <w:tcPr>
            <w:tcW w:w="4016" w:type="pct"/>
          </w:tcPr>
          <w:p w14:paraId="3372F4C9"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随机数产生</w:t>
            </w:r>
          </w:p>
        </w:tc>
      </w:tr>
      <w:tr w:rsidR="00BF1566" w14:paraId="36D6068D" w14:textId="77777777" w:rsidTr="00061BC7">
        <w:tc>
          <w:tcPr>
            <w:tcW w:w="984" w:type="pct"/>
          </w:tcPr>
          <w:p w14:paraId="262861D3"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5</w:t>
            </w:r>
          </w:p>
        </w:tc>
        <w:tc>
          <w:tcPr>
            <w:tcW w:w="4016" w:type="pct"/>
          </w:tcPr>
          <w:p w14:paraId="763DAB00"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数据签名</w:t>
            </w:r>
            <w:r>
              <w:rPr>
                <w:rFonts w:eastAsia="仿宋" w:hint="eastAsia"/>
                <w:kern w:val="2"/>
                <w:sz w:val="24"/>
                <w:szCs w:val="24"/>
                <w:lang w:eastAsia="zh-CN"/>
              </w:rPr>
              <w:t>/</w:t>
            </w:r>
            <w:r>
              <w:rPr>
                <w:rFonts w:eastAsia="仿宋" w:hint="eastAsia"/>
                <w:kern w:val="2"/>
                <w:sz w:val="24"/>
                <w:szCs w:val="24"/>
                <w:lang w:eastAsia="zh-CN"/>
              </w:rPr>
              <w:t>验证</w:t>
            </w:r>
          </w:p>
        </w:tc>
      </w:tr>
      <w:tr w:rsidR="00BF1566" w14:paraId="781238AF" w14:textId="77777777" w:rsidTr="00061BC7">
        <w:tc>
          <w:tcPr>
            <w:tcW w:w="984" w:type="pct"/>
          </w:tcPr>
          <w:p w14:paraId="4BC62A43"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6</w:t>
            </w:r>
          </w:p>
        </w:tc>
        <w:tc>
          <w:tcPr>
            <w:tcW w:w="4016" w:type="pct"/>
          </w:tcPr>
          <w:p w14:paraId="0C501A6B"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计算</w:t>
            </w:r>
            <w:r>
              <w:rPr>
                <w:rFonts w:eastAsia="仿宋" w:hint="eastAsia"/>
                <w:kern w:val="2"/>
                <w:sz w:val="24"/>
                <w:szCs w:val="24"/>
                <w:lang w:eastAsia="zh-CN"/>
              </w:rPr>
              <w:t>MAC/</w:t>
            </w:r>
            <w:r>
              <w:rPr>
                <w:rFonts w:eastAsia="仿宋" w:hint="eastAsia"/>
                <w:kern w:val="2"/>
                <w:sz w:val="24"/>
                <w:szCs w:val="24"/>
                <w:lang w:eastAsia="zh-CN"/>
              </w:rPr>
              <w:t>验证</w:t>
            </w:r>
            <w:r>
              <w:rPr>
                <w:rFonts w:eastAsia="仿宋" w:hint="eastAsia"/>
                <w:kern w:val="2"/>
                <w:sz w:val="24"/>
                <w:szCs w:val="24"/>
                <w:lang w:eastAsia="zh-CN"/>
              </w:rPr>
              <w:t>MAC</w:t>
            </w:r>
          </w:p>
        </w:tc>
      </w:tr>
      <w:tr w:rsidR="00BF1566" w14:paraId="093BE766" w14:textId="77777777" w:rsidTr="00061BC7">
        <w:tc>
          <w:tcPr>
            <w:tcW w:w="984" w:type="pct"/>
          </w:tcPr>
          <w:p w14:paraId="6E158C28"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7</w:t>
            </w:r>
          </w:p>
        </w:tc>
        <w:tc>
          <w:tcPr>
            <w:tcW w:w="4016" w:type="pct"/>
          </w:tcPr>
          <w:p w14:paraId="4BAEBAAA"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签名验签</w:t>
            </w:r>
          </w:p>
        </w:tc>
      </w:tr>
      <w:tr w:rsidR="00BF1566" w14:paraId="07FAC475" w14:textId="77777777" w:rsidTr="00061BC7">
        <w:tc>
          <w:tcPr>
            <w:tcW w:w="984" w:type="pct"/>
          </w:tcPr>
          <w:p w14:paraId="5A28ED26"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8</w:t>
            </w:r>
          </w:p>
        </w:tc>
        <w:tc>
          <w:tcPr>
            <w:tcW w:w="4016" w:type="pct"/>
          </w:tcPr>
          <w:p w14:paraId="6F1EB460" w14:textId="77777777" w:rsidR="00BF1566" w:rsidRDefault="00BF1566" w:rsidP="00061BC7">
            <w:pPr>
              <w:spacing w:line="360" w:lineRule="auto"/>
              <w:jc w:val="center"/>
              <w:rPr>
                <w:rFonts w:eastAsia="仿宋"/>
                <w:kern w:val="2"/>
                <w:sz w:val="28"/>
                <w:szCs w:val="24"/>
                <w:lang w:eastAsia="zh-CN"/>
              </w:rPr>
            </w:pPr>
            <w:r>
              <w:rPr>
                <w:rFonts w:eastAsia="仿宋" w:hint="eastAsia"/>
                <w:kern w:val="2"/>
                <w:sz w:val="24"/>
                <w:szCs w:val="24"/>
                <w:lang w:eastAsia="zh-CN"/>
              </w:rPr>
              <w:t>时间戳生成</w:t>
            </w:r>
            <w:r>
              <w:rPr>
                <w:rFonts w:eastAsia="仿宋" w:hint="eastAsia"/>
                <w:kern w:val="2"/>
                <w:sz w:val="24"/>
                <w:szCs w:val="24"/>
                <w:lang w:eastAsia="zh-CN"/>
              </w:rPr>
              <w:t>/</w:t>
            </w:r>
            <w:r>
              <w:rPr>
                <w:rFonts w:eastAsia="仿宋" w:hint="eastAsia"/>
                <w:kern w:val="2"/>
                <w:sz w:val="24"/>
                <w:szCs w:val="24"/>
                <w:lang w:eastAsia="zh-CN"/>
              </w:rPr>
              <w:t>验证</w:t>
            </w:r>
            <w:r>
              <w:rPr>
                <w:rFonts w:eastAsia="仿宋" w:hint="eastAsia"/>
                <w:kern w:val="2"/>
                <w:sz w:val="24"/>
                <w:szCs w:val="24"/>
                <w:lang w:eastAsia="zh-CN"/>
              </w:rPr>
              <w:t>/</w:t>
            </w:r>
            <w:r>
              <w:rPr>
                <w:rFonts w:eastAsia="仿宋" w:hint="eastAsia"/>
                <w:kern w:val="2"/>
                <w:sz w:val="24"/>
                <w:szCs w:val="24"/>
                <w:lang w:eastAsia="zh-CN"/>
              </w:rPr>
              <w:t>解析</w:t>
            </w:r>
          </w:p>
        </w:tc>
      </w:tr>
    </w:tbl>
    <w:p w14:paraId="3A4F8077" w14:textId="77777777" w:rsidR="00BF1566" w:rsidRDefault="00BF1566" w:rsidP="00BF1566">
      <w:pPr>
        <w:pStyle w:val="94fd4d63"/>
        <w:spacing w:line="360" w:lineRule="auto"/>
        <w:rPr>
          <w:lang w:eastAsia="zh-CN"/>
        </w:rPr>
      </w:pPr>
      <w:bookmarkStart w:id="20" w:name="_Toc27270"/>
      <w:bookmarkStart w:id="21" w:name="_Toc21566"/>
      <w:bookmarkStart w:id="22" w:name="_Toc22710"/>
      <w:r>
        <w:rPr>
          <w:rFonts w:hint="eastAsia"/>
          <w:lang w:eastAsia="zh-CN"/>
        </w:rPr>
        <w:t xml:space="preserve">5.3.6 </w:t>
      </w:r>
      <w:r>
        <w:rPr>
          <w:lang w:eastAsia="zh-CN"/>
        </w:rPr>
        <w:t>部署的位置和方式</w:t>
      </w:r>
      <w:bookmarkEnd w:id="20"/>
      <w:bookmarkEnd w:id="21"/>
      <w:bookmarkEnd w:id="22"/>
    </w:p>
    <w:p w14:paraId="6EAC701C" w14:textId="77777777" w:rsidR="00BF1566" w:rsidRDefault="00BF1566" w:rsidP="00BF1566">
      <w:pPr>
        <w:pStyle w:val="37f376b5"/>
        <w:spacing w:line="360" w:lineRule="auto"/>
        <w:ind w:firstLineChars="200" w:firstLine="560"/>
        <w:jc w:val="both"/>
        <w:rPr>
          <w:rFonts w:ascii="Times New Roman" w:eastAsia="仿宋" w:hAnsi="Times New Roman" w:cs="Times New Roman"/>
          <w:kern w:val="2"/>
          <w:sz w:val="28"/>
          <w:szCs w:val="24"/>
          <w:highlight w:val="yellow"/>
          <w:lang w:eastAsia="zh-CN"/>
        </w:rPr>
      </w:pPr>
      <w:r>
        <w:rPr>
          <w:rFonts w:ascii="Times New Roman" w:eastAsia="仿宋" w:hAnsi="Times New Roman" w:cs="Times New Roman" w:hint="eastAsia"/>
          <w:kern w:val="2"/>
          <w:sz w:val="28"/>
          <w:szCs w:val="24"/>
          <w:highlight w:val="yellow"/>
          <w:lang w:eastAsia="zh-CN"/>
        </w:rPr>
        <w:t>（密码设备方式）</w:t>
      </w:r>
    </w:p>
    <w:p w14:paraId="6855CCCB" w14:textId="77777777" w:rsidR="00BF1566" w:rsidRDefault="00BF1566" w:rsidP="00BF1566">
      <w:pPr>
        <w:pStyle w:val="37f376b5"/>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密码设备部署在</w:t>
      </w:r>
      <w:r>
        <w:rPr>
          <w:rFonts w:ascii="Times New Roman" w:eastAsia="仿宋" w:hAnsi="Times New Roman" w:cs="Times New Roman"/>
          <w:kern w:val="2"/>
          <w:sz w:val="28"/>
          <w:szCs w:val="24"/>
          <w:highlight w:val="yellow"/>
          <w:lang w:eastAsia="zh-CN"/>
        </w:rPr>
        <w:t>XX</w:t>
      </w:r>
      <w:r>
        <w:rPr>
          <w:rFonts w:ascii="Times New Roman" w:eastAsia="仿宋" w:hAnsi="Times New Roman" w:cs="Times New Roman" w:hint="eastAsia"/>
          <w:kern w:val="2"/>
          <w:sz w:val="28"/>
          <w:szCs w:val="24"/>
          <w:highlight w:val="yellow"/>
          <w:lang w:eastAsia="zh-CN"/>
        </w:rPr>
        <w:t>机房</w:t>
      </w:r>
      <w:r>
        <w:rPr>
          <w:rFonts w:ascii="Times New Roman" w:eastAsia="仿宋" w:hAnsi="Times New Roman" w:cs="Times New Roman" w:hint="eastAsia"/>
          <w:kern w:val="2"/>
          <w:sz w:val="28"/>
          <w:szCs w:val="24"/>
          <w:lang w:eastAsia="zh-CN"/>
        </w:rPr>
        <w:t>，以密码软硬件的方式进行部署。</w:t>
      </w:r>
    </w:p>
    <w:p w14:paraId="3E9E73DE" w14:textId="77777777" w:rsidR="00BF1566" w:rsidRDefault="00BF1566" w:rsidP="00BF1566">
      <w:pPr>
        <w:pStyle w:val="94fd4d63"/>
        <w:spacing w:line="360" w:lineRule="auto"/>
        <w:rPr>
          <w:lang w:eastAsia="zh-CN"/>
        </w:rPr>
      </w:pPr>
      <w:bookmarkStart w:id="23" w:name="_Toc17894"/>
      <w:bookmarkStart w:id="24" w:name="_Toc7912"/>
      <w:bookmarkStart w:id="25" w:name="_Toc17711"/>
      <w:r>
        <w:rPr>
          <w:rFonts w:hint="eastAsia"/>
          <w:lang w:eastAsia="zh-CN"/>
        </w:rPr>
        <w:t xml:space="preserve">5.3.7 </w:t>
      </w:r>
      <w:r>
        <w:rPr>
          <w:lang w:eastAsia="zh-CN"/>
        </w:rPr>
        <w:t>接入计算平台的方式</w:t>
      </w:r>
      <w:bookmarkEnd w:id="23"/>
      <w:bookmarkEnd w:id="24"/>
      <w:bookmarkEnd w:id="25"/>
    </w:p>
    <w:p w14:paraId="5FCFE99B" w14:textId="77777777" w:rsidR="00BF1566" w:rsidRDefault="00BF1566" w:rsidP="00BF1566">
      <w:pPr>
        <w:pStyle w:val="37f376b5"/>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非独立部署，使用</w:t>
      </w:r>
      <w:r>
        <w:rPr>
          <w:rFonts w:ascii="Times New Roman" w:eastAsia="仿宋" w:hAnsi="Times New Roman" w:cs="Times New Roman" w:hint="eastAsia"/>
          <w:kern w:val="2"/>
          <w:sz w:val="28"/>
          <w:szCs w:val="24"/>
          <w:highlight w:val="yellow"/>
          <w:lang w:eastAsia="zh-CN"/>
        </w:rPr>
        <w:t>XXX</w:t>
      </w:r>
      <w:r>
        <w:rPr>
          <w:rFonts w:ascii="Times New Roman" w:eastAsia="仿宋" w:hAnsi="Times New Roman" w:cs="Times New Roman" w:hint="eastAsia"/>
          <w:kern w:val="2"/>
          <w:sz w:val="28"/>
          <w:szCs w:val="24"/>
          <w:highlight w:val="yellow"/>
          <w:lang w:eastAsia="zh-Hans"/>
        </w:rPr>
        <w:t>云平台</w:t>
      </w:r>
      <w:r>
        <w:rPr>
          <w:rFonts w:ascii="Times New Roman" w:eastAsia="仿宋" w:hAnsi="Times New Roman" w:cs="Times New Roman" w:hint="eastAsia"/>
          <w:kern w:val="2"/>
          <w:sz w:val="28"/>
          <w:szCs w:val="24"/>
          <w:highlight w:val="yellow"/>
          <w:lang w:eastAsia="zh-CN"/>
        </w:rPr>
        <w:t>/XX</w:t>
      </w:r>
      <w:r>
        <w:rPr>
          <w:rFonts w:ascii="Times New Roman" w:eastAsia="仿宋" w:hAnsi="Times New Roman" w:cs="Times New Roman" w:hint="eastAsia"/>
          <w:kern w:val="2"/>
          <w:sz w:val="28"/>
          <w:szCs w:val="24"/>
          <w:highlight w:val="yellow"/>
          <w:lang w:eastAsia="zh-CN"/>
        </w:rPr>
        <w:t>网</w:t>
      </w:r>
      <w:r>
        <w:rPr>
          <w:rFonts w:ascii="Times New Roman" w:eastAsia="仿宋" w:hAnsi="Times New Roman" w:cs="Times New Roman" w:hint="eastAsia"/>
          <w:kern w:val="2"/>
          <w:sz w:val="28"/>
          <w:szCs w:val="24"/>
          <w:lang w:eastAsia="zh-CN"/>
        </w:rPr>
        <w:t>的计算资源和网络资源。</w:t>
      </w:r>
    </w:p>
    <w:p w14:paraId="4641D6F8" w14:textId="77777777" w:rsidR="00BF1566" w:rsidRDefault="00BF1566" w:rsidP="00BF1566">
      <w:pPr>
        <w:pStyle w:val="94fd4d63"/>
        <w:spacing w:line="360" w:lineRule="auto"/>
        <w:rPr>
          <w:lang w:eastAsia="zh-CN"/>
        </w:rPr>
      </w:pPr>
      <w:bookmarkStart w:id="26" w:name="_Toc9230"/>
      <w:bookmarkStart w:id="27" w:name="_Toc20443"/>
      <w:r>
        <w:rPr>
          <w:rFonts w:hint="eastAsia"/>
          <w:lang w:eastAsia="zh-CN"/>
        </w:rPr>
        <w:lastRenderedPageBreak/>
        <w:t xml:space="preserve">5.3.8 </w:t>
      </w:r>
      <w:r>
        <w:rPr>
          <w:lang w:eastAsia="zh-CN"/>
        </w:rPr>
        <w:t>密钥管理方式</w:t>
      </w:r>
      <w:r>
        <w:rPr>
          <w:rFonts w:hint="eastAsia"/>
          <w:lang w:eastAsia="zh-CN"/>
        </w:rPr>
        <w:t>，</w:t>
      </w:r>
      <w:r>
        <w:rPr>
          <w:lang w:eastAsia="zh-CN"/>
        </w:rPr>
        <w:t>按责任主体的规划要求确定</w:t>
      </w:r>
      <w:bookmarkEnd w:id="26"/>
      <w:bookmarkEnd w:id="27"/>
    </w:p>
    <w:p w14:paraId="11123A0C" w14:textId="77777777" w:rsidR="00BF1566" w:rsidRDefault="00BF1566" w:rsidP="00BF1566">
      <w:pPr>
        <w:pStyle w:val="37f376b5"/>
        <w:spacing w:line="360" w:lineRule="auto"/>
        <w:ind w:firstLineChars="200" w:firstLine="560"/>
        <w:jc w:val="both"/>
        <w:rPr>
          <w:rFonts w:ascii="Times New Roman" w:eastAsia="仿宋" w:hAnsi="Times New Roman" w:cs="Times New Roman"/>
          <w:kern w:val="2"/>
          <w:sz w:val="28"/>
          <w:szCs w:val="24"/>
          <w:highlight w:val="yellow"/>
          <w:lang w:eastAsia="zh-CN"/>
        </w:rPr>
      </w:pPr>
      <w:r>
        <w:rPr>
          <w:rFonts w:ascii="Times New Roman" w:eastAsia="仿宋" w:hAnsi="Times New Roman" w:cs="Times New Roman" w:hint="eastAsia"/>
          <w:kern w:val="2"/>
          <w:sz w:val="28"/>
          <w:szCs w:val="24"/>
          <w:highlight w:val="yellow"/>
          <w:lang w:eastAsia="zh-CN"/>
        </w:rPr>
        <w:t>（密码设备方式）</w:t>
      </w:r>
    </w:p>
    <w:p w14:paraId="03499596" w14:textId="77777777" w:rsidR="00BF1566" w:rsidRDefault="00BF1566" w:rsidP="00BF1566">
      <w:pPr>
        <w:pStyle w:val="3f086a48"/>
        <w:spacing w:line="360" w:lineRule="auto"/>
        <w:ind w:left="0" w:firstLineChars="200" w:firstLine="560"/>
        <w:rPr>
          <w:rFonts w:cs="仿宋"/>
          <w:lang w:eastAsia="zh-CN"/>
        </w:rPr>
      </w:pPr>
      <w:ins w:id="28" w:author="e30997" w:date="2024-05-21T17:18:00Z">
        <w:r>
          <w:rPr>
            <w:rFonts w:ascii="Times New Roman" w:hAnsi="Times New Roman" w:cs="Times New Roman" w:hint="eastAsia"/>
            <w:kern w:val="2"/>
            <w:szCs w:val="24"/>
            <w:lang w:eastAsia="zh-CN"/>
          </w:rPr>
          <w:t>密钥由密码设备生成和管理，密码设备的责任主体为</w:t>
        </w:r>
        <w:r>
          <w:rPr>
            <w:rFonts w:ascii="Times New Roman" w:hAnsi="Times New Roman" w:cs="Times New Roman" w:hint="eastAsia"/>
            <w:kern w:val="2"/>
            <w:szCs w:val="24"/>
            <w:lang w:eastAsia="zh-CN"/>
          </w:rPr>
          <w:t>XXX</w:t>
        </w:r>
        <w:r>
          <w:rPr>
            <w:rFonts w:ascii="Times New Roman" w:hAnsi="Times New Roman" w:cs="Times New Roman" w:hint="eastAsia"/>
            <w:kern w:val="2"/>
            <w:szCs w:val="24"/>
            <w:lang w:eastAsia="zh-CN"/>
          </w:rPr>
          <w:t>局。</w:t>
        </w:r>
      </w:ins>
    </w:p>
    <w:p w14:paraId="38FC49F3" w14:textId="77777777" w:rsidR="00BF1566" w:rsidRDefault="00BF1566" w:rsidP="00BF1566">
      <w:pPr>
        <w:pStyle w:val="94fd4d63"/>
        <w:spacing w:line="360" w:lineRule="auto"/>
        <w:rPr>
          <w:lang w:eastAsia="zh-CN"/>
        </w:rPr>
      </w:pPr>
      <w:bookmarkStart w:id="29" w:name="_Toc12963"/>
      <w:bookmarkStart w:id="30" w:name="_Toc27160"/>
      <w:bookmarkStart w:id="31" w:name="_Toc10081"/>
      <w:r>
        <w:rPr>
          <w:rFonts w:hint="eastAsia"/>
          <w:lang w:eastAsia="zh-CN"/>
        </w:rPr>
        <w:t xml:space="preserve">5.3.9 </w:t>
      </w:r>
      <w:r>
        <w:rPr>
          <w:lang w:eastAsia="zh-CN"/>
        </w:rPr>
        <w:t>支撑平台的自身安全性</w:t>
      </w:r>
      <w:r>
        <w:rPr>
          <w:rFonts w:hint="eastAsia"/>
          <w:lang w:eastAsia="zh-CN"/>
        </w:rPr>
        <w:t>，</w:t>
      </w:r>
      <w:r>
        <w:rPr>
          <w:lang w:eastAsia="zh-CN"/>
        </w:rPr>
        <w:t>包括密钥安全、访问安全、管理安全和租户间的隔离安全等</w:t>
      </w:r>
      <w:bookmarkEnd w:id="29"/>
      <w:bookmarkEnd w:id="30"/>
      <w:bookmarkEnd w:id="31"/>
    </w:p>
    <w:p w14:paraId="476F2DE1" w14:textId="77777777" w:rsidR="00BF1566" w:rsidRDefault="00BF1566" w:rsidP="00BF1566">
      <w:pPr>
        <w:pStyle w:val="37f376b5"/>
        <w:spacing w:line="360" w:lineRule="auto"/>
        <w:ind w:firstLineChars="200" w:firstLine="560"/>
        <w:jc w:val="both"/>
        <w:rPr>
          <w:rFonts w:ascii="Times New Roman" w:eastAsia="仿宋" w:hAnsi="Times New Roman" w:cs="Times New Roman"/>
          <w:kern w:val="2"/>
          <w:sz w:val="28"/>
          <w:szCs w:val="24"/>
          <w:highlight w:val="yellow"/>
          <w:lang w:eastAsia="zh-CN"/>
        </w:rPr>
      </w:pPr>
      <w:r>
        <w:rPr>
          <w:rFonts w:ascii="Times New Roman" w:eastAsia="仿宋" w:hAnsi="Times New Roman" w:cs="Times New Roman" w:hint="eastAsia"/>
          <w:kern w:val="2"/>
          <w:sz w:val="28"/>
          <w:szCs w:val="24"/>
          <w:highlight w:val="yellow"/>
          <w:lang w:eastAsia="zh-CN"/>
        </w:rPr>
        <w:t>（密码设备方式）</w:t>
      </w:r>
    </w:p>
    <w:p w14:paraId="0F3FDC32" w14:textId="77777777" w:rsidR="00BF1566" w:rsidRDefault="00BF1566" w:rsidP="00BF1566">
      <w:pPr>
        <w:pStyle w:val="37f376b5"/>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使用密码设备对密钥安全、访问安全、管理安全和租户间隔离安全等进行保护。</w:t>
      </w:r>
    </w:p>
    <w:p w14:paraId="1FEF1A45" w14:textId="77777777" w:rsidR="00BF1566" w:rsidRDefault="00BF1566" w:rsidP="00BF1566">
      <w:pPr>
        <w:pStyle w:val="37f376b5"/>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本系统租用</w:t>
      </w:r>
      <w:r>
        <w:rPr>
          <w:rFonts w:ascii="Times New Roman" w:eastAsia="仿宋" w:hAnsi="Times New Roman" w:cs="Times New Roman"/>
          <w:kern w:val="2"/>
          <w:sz w:val="28"/>
          <w:szCs w:val="24"/>
          <w:highlight w:val="yellow"/>
          <w:lang w:eastAsia="zh-CN"/>
        </w:rPr>
        <w:t>XXX</w:t>
      </w:r>
      <w:r>
        <w:rPr>
          <w:rFonts w:ascii="Times New Roman" w:eastAsia="仿宋" w:hAnsi="Times New Roman" w:cs="Times New Roman" w:hint="eastAsia"/>
          <w:kern w:val="2"/>
          <w:sz w:val="28"/>
          <w:szCs w:val="24"/>
          <w:lang w:eastAsia="zh-CN"/>
        </w:rPr>
        <w:t>云平台提供的密码服务实现，密钥由</w:t>
      </w:r>
      <w:r>
        <w:rPr>
          <w:rFonts w:ascii="Times New Roman" w:eastAsia="仿宋" w:hAnsi="Times New Roman" w:cs="Times New Roman"/>
          <w:kern w:val="2"/>
          <w:sz w:val="28"/>
          <w:szCs w:val="24"/>
          <w:highlight w:val="yellow"/>
          <w:lang w:eastAsia="zh-CN"/>
        </w:rPr>
        <w:t>XXX</w:t>
      </w:r>
      <w:r>
        <w:rPr>
          <w:rFonts w:ascii="Times New Roman" w:eastAsia="仿宋" w:hAnsi="Times New Roman" w:cs="Times New Roman" w:hint="eastAsia"/>
          <w:kern w:val="2"/>
          <w:sz w:val="28"/>
          <w:szCs w:val="24"/>
          <w:lang w:eastAsia="zh-CN"/>
        </w:rPr>
        <w:t>进行管理（选择上述第</w:t>
      </w:r>
      <w:r>
        <w:rPr>
          <w:rFonts w:ascii="Times New Roman" w:eastAsia="仿宋" w:hAnsi="Times New Roman" w:cs="Times New Roman"/>
          <w:kern w:val="2"/>
          <w:sz w:val="28"/>
          <w:szCs w:val="24"/>
          <w:lang w:eastAsia="zh-CN"/>
        </w:rPr>
        <w:t>8</w:t>
      </w:r>
      <w:r>
        <w:rPr>
          <w:rFonts w:ascii="Times New Roman" w:eastAsia="仿宋" w:hAnsi="Times New Roman" w:cs="Times New Roman" w:hint="eastAsia"/>
          <w:kern w:val="2"/>
          <w:sz w:val="28"/>
          <w:szCs w:val="24"/>
          <w:lang w:eastAsia="zh-CN"/>
        </w:rPr>
        <w:t>点的某种方式），上述内容的设计由</w:t>
      </w:r>
      <w:r>
        <w:rPr>
          <w:rFonts w:ascii="Times New Roman" w:eastAsia="仿宋" w:hAnsi="Times New Roman" w:cs="Times New Roman"/>
          <w:kern w:val="2"/>
          <w:sz w:val="28"/>
          <w:szCs w:val="24"/>
          <w:highlight w:val="yellow"/>
          <w:lang w:eastAsia="zh-CN"/>
        </w:rPr>
        <w:t>XXX</w:t>
      </w:r>
      <w:r>
        <w:rPr>
          <w:rFonts w:ascii="Times New Roman" w:eastAsia="仿宋" w:hAnsi="Times New Roman" w:cs="Times New Roman" w:hint="eastAsia"/>
          <w:kern w:val="2"/>
          <w:sz w:val="28"/>
          <w:szCs w:val="24"/>
          <w:lang w:eastAsia="zh-CN"/>
        </w:rPr>
        <w:t>云平台进行统一规划、设计和管理。</w:t>
      </w:r>
    </w:p>
    <w:p w14:paraId="32CF9412" w14:textId="77777777" w:rsidR="00BF1566" w:rsidRDefault="00BF1566" w:rsidP="00BF1566">
      <w:pPr>
        <w:pStyle w:val="1b777f87"/>
        <w:spacing w:line="360" w:lineRule="auto"/>
        <w:rPr>
          <w:lang w:eastAsia="zh-CN"/>
        </w:rPr>
      </w:pPr>
      <w:bookmarkStart w:id="32" w:name="_Toc167377462"/>
      <w:r>
        <w:rPr>
          <w:rFonts w:hint="eastAsia"/>
          <w:lang w:eastAsia="zh-CN"/>
        </w:rPr>
        <w:t>5.4</w:t>
      </w:r>
      <w:r>
        <w:rPr>
          <w:rFonts w:hint="eastAsia"/>
          <w:lang w:eastAsia="zh-CN"/>
        </w:rPr>
        <w:t>业务应用密码应用方案</w:t>
      </w:r>
      <w:bookmarkEnd w:id="32"/>
    </w:p>
    <w:p w14:paraId="6070498F" w14:textId="77777777" w:rsidR="00BF1566" w:rsidRDefault="00BF1566" w:rsidP="00BF1566">
      <w:pPr>
        <w:pStyle w:val="37f376b5"/>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b/>
          <w:bCs/>
          <w:color w:val="FF0000"/>
          <w:sz w:val="21"/>
          <w:szCs w:val="21"/>
          <w:lang w:eastAsia="zh-CN"/>
        </w:rPr>
        <w:t>业务应用保护的对象是信息系统中的所有应用及其重要数据,按照GB/T39786中应用和数据安全对应等级的密码应用基本要求和各业务系统实际需求,对需要保护的对象进行密码应用方案设计,具体内容如下:</w:t>
      </w:r>
    </w:p>
    <w:p w14:paraId="4EC2D6AE" w14:textId="77777777" w:rsidR="00BF1566" w:rsidRDefault="00BF1566" w:rsidP="00BF1566">
      <w:pPr>
        <w:pStyle w:val="37f376b5"/>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a）</w:t>
      </w:r>
      <w:r>
        <w:rPr>
          <w:rFonts w:ascii="仿宋" w:eastAsia="仿宋" w:hAnsi="仿宋" w:cs="仿宋"/>
          <w:b/>
          <w:bCs/>
          <w:color w:val="FF0000"/>
          <w:sz w:val="21"/>
          <w:szCs w:val="21"/>
          <w:lang w:eastAsia="zh-CN"/>
        </w:rPr>
        <w:t>按照信息系统的规划、责任主体的需求,现有或规划的密码功能提供模式,确定密码体制</w:t>
      </w:r>
    </w:p>
    <w:p w14:paraId="23B2A1FC" w14:textId="77777777" w:rsidR="00BF1566" w:rsidRDefault="00BF1566" w:rsidP="00BF1566">
      <w:pPr>
        <w:pStyle w:val="37f376b5"/>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b）</w:t>
      </w:r>
      <w:r>
        <w:rPr>
          <w:rFonts w:ascii="仿宋" w:eastAsia="仿宋" w:hAnsi="仿宋" w:cs="仿宋"/>
          <w:b/>
          <w:bCs/>
          <w:color w:val="FF0000"/>
          <w:sz w:val="21"/>
          <w:szCs w:val="21"/>
          <w:lang w:eastAsia="zh-CN"/>
        </w:rPr>
        <w:t>梳理业务流程,根据流程安全需求,为关键环节设计密码保护机制;梳理业务数据,根据数据安全需求,为重要数据设计密码保护机制;</w:t>
      </w:r>
    </w:p>
    <w:p w14:paraId="16FD130C" w14:textId="77777777" w:rsidR="00BF1566" w:rsidRDefault="00BF1566" w:rsidP="00BF1566">
      <w:pPr>
        <w:pStyle w:val="37f376b5"/>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c）</w:t>
      </w:r>
      <w:r>
        <w:rPr>
          <w:rFonts w:ascii="仿宋" w:eastAsia="仿宋" w:hAnsi="仿宋" w:cs="仿宋"/>
          <w:b/>
          <w:bCs/>
          <w:color w:val="FF0000"/>
          <w:sz w:val="21"/>
          <w:szCs w:val="21"/>
          <w:lang w:eastAsia="zh-CN"/>
        </w:rPr>
        <w:t>梳理业务对象(如文件、证照、票据、病历、采集的数据和控制指令等),根据安全需求,为其设计密码保护机制</w:t>
      </w:r>
      <w:r>
        <w:rPr>
          <w:rFonts w:ascii="仿宋" w:eastAsia="仿宋" w:hAnsi="仿宋" w:cs="仿宋" w:hint="eastAsia"/>
          <w:b/>
          <w:bCs/>
          <w:color w:val="FF0000"/>
          <w:sz w:val="21"/>
          <w:szCs w:val="21"/>
          <w:lang w:eastAsia="zh-CN"/>
        </w:rPr>
        <w:t>；</w:t>
      </w:r>
    </w:p>
    <w:p w14:paraId="05D06651" w14:textId="77777777" w:rsidR="00BF1566" w:rsidRDefault="00BF1566" w:rsidP="00BF1566">
      <w:pPr>
        <w:pStyle w:val="37f376b5"/>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e）</w:t>
      </w:r>
      <w:r>
        <w:rPr>
          <w:rFonts w:ascii="仿宋" w:eastAsia="仿宋" w:hAnsi="仿宋" w:cs="仿宋"/>
          <w:b/>
          <w:bCs/>
          <w:color w:val="FF0000"/>
          <w:sz w:val="21"/>
          <w:szCs w:val="21"/>
          <w:lang w:eastAsia="zh-CN"/>
        </w:rPr>
        <w:t>根据角色和访问控制,为其权限和访问策略等设计密码保护机制;</w:t>
      </w:r>
    </w:p>
    <w:p w14:paraId="26F1D252" w14:textId="77777777" w:rsidR="00BF1566" w:rsidRDefault="00BF1566" w:rsidP="00BF1566">
      <w:pPr>
        <w:pStyle w:val="37f376b5"/>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f）</w:t>
      </w:r>
      <w:r>
        <w:rPr>
          <w:rFonts w:ascii="仿宋" w:eastAsia="仿宋" w:hAnsi="仿宋" w:cs="仿宋"/>
          <w:b/>
          <w:bCs/>
          <w:color w:val="FF0000"/>
          <w:sz w:val="21"/>
          <w:szCs w:val="21"/>
          <w:lang w:eastAsia="zh-CN"/>
        </w:rPr>
        <w:t>根据审计策略,为日志记录设计密码保护机制;</w:t>
      </w:r>
    </w:p>
    <w:p w14:paraId="261E63AA" w14:textId="77777777" w:rsidR="00BF1566" w:rsidRDefault="00BF1566" w:rsidP="00BF1566">
      <w:pPr>
        <w:pStyle w:val="37f376b5"/>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g）</w:t>
      </w:r>
      <w:r>
        <w:rPr>
          <w:rFonts w:ascii="仿宋" w:eastAsia="仿宋" w:hAnsi="仿宋" w:cs="仿宋"/>
          <w:b/>
          <w:bCs/>
          <w:color w:val="FF0000"/>
          <w:sz w:val="21"/>
          <w:szCs w:val="21"/>
          <w:lang w:eastAsia="zh-CN"/>
        </w:rPr>
        <w:t>为角色分配密钥,明确密钥载体,设计系统的密钥管理策略:</w:t>
      </w:r>
    </w:p>
    <w:p w14:paraId="76E23C5C" w14:textId="77777777" w:rsidR="00BF1566" w:rsidRDefault="00BF1566" w:rsidP="00BF1566">
      <w:pPr>
        <w:pStyle w:val="37f376b5"/>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h）</w:t>
      </w:r>
      <w:r>
        <w:rPr>
          <w:rFonts w:ascii="仿宋" w:eastAsia="仿宋" w:hAnsi="仿宋" w:cs="仿宋"/>
          <w:b/>
          <w:bCs/>
          <w:color w:val="FF0000"/>
          <w:sz w:val="21"/>
          <w:szCs w:val="21"/>
          <w:lang w:eastAsia="zh-CN"/>
        </w:rPr>
        <w:t>使用加密功能的,需指明密码算法、加密模式、数据填充方式和密钥属性等;</w:t>
      </w:r>
    </w:p>
    <w:p w14:paraId="603279D3" w14:textId="77777777" w:rsidR="00BF1566" w:rsidRDefault="00BF1566" w:rsidP="00BF1566">
      <w:pPr>
        <w:pStyle w:val="37f376b5"/>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i）</w:t>
      </w:r>
      <w:r>
        <w:rPr>
          <w:rFonts w:ascii="仿宋" w:eastAsia="仿宋" w:hAnsi="仿宋" w:cs="仿宋"/>
          <w:b/>
          <w:bCs/>
          <w:color w:val="FF0000"/>
          <w:sz w:val="21"/>
          <w:szCs w:val="21"/>
          <w:lang w:eastAsia="zh-CN"/>
        </w:rPr>
        <w:t>使用签名功能的,需指明签名算法和签名机制(如签名内容、签名主体和签名位置等);</w:t>
      </w:r>
    </w:p>
    <w:p w14:paraId="0B787CC8" w14:textId="77777777" w:rsidR="00BF1566" w:rsidRDefault="00BF1566" w:rsidP="00BF1566">
      <w:pPr>
        <w:pStyle w:val="37f376b5"/>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j）</w:t>
      </w:r>
      <w:r>
        <w:rPr>
          <w:rFonts w:ascii="仿宋" w:eastAsia="仿宋" w:hAnsi="仿宋" w:cs="仿宋"/>
          <w:b/>
          <w:bCs/>
          <w:color w:val="FF0000"/>
          <w:sz w:val="21"/>
          <w:szCs w:val="21"/>
          <w:lang w:eastAsia="zh-CN"/>
        </w:rPr>
        <w:t>使用完整性保护功能的,需指明使用的算法和校验机制;</w:t>
      </w:r>
    </w:p>
    <w:p w14:paraId="2857B211" w14:textId="77777777" w:rsidR="00BF1566" w:rsidRDefault="00BF1566" w:rsidP="00BF1566">
      <w:pPr>
        <w:pStyle w:val="37f376b5"/>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lastRenderedPageBreak/>
        <w:t>k）</w:t>
      </w:r>
      <w:r>
        <w:rPr>
          <w:rFonts w:ascii="仿宋" w:eastAsia="仿宋" w:hAnsi="仿宋" w:cs="仿宋"/>
          <w:b/>
          <w:bCs/>
          <w:color w:val="FF0000"/>
          <w:sz w:val="21"/>
          <w:szCs w:val="21"/>
          <w:lang w:eastAsia="zh-CN"/>
        </w:rPr>
        <w:t>根据保护机制,修改被保护对象的数据结构,将上述内容添加到原数据结构中,使其成为带安全机制的数据结构;</w:t>
      </w:r>
    </w:p>
    <w:p w14:paraId="4756EC80" w14:textId="77777777" w:rsidR="00BF1566" w:rsidRDefault="00BF1566" w:rsidP="00BF1566">
      <w:pPr>
        <w:pStyle w:val="37f376b5"/>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l）</w:t>
      </w:r>
      <w:r>
        <w:rPr>
          <w:rFonts w:ascii="仿宋" w:eastAsia="仿宋" w:hAnsi="仿宋" w:cs="仿宋"/>
          <w:b/>
          <w:bCs/>
          <w:color w:val="FF0000"/>
          <w:sz w:val="21"/>
          <w:szCs w:val="21"/>
          <w:lang w:eastAsia="zh-CN"/>
        </w:rPr>
        <w:t>实现保护机制用到的密码功能和用户登录用到的身份鉴别功能,由密码支撑平台提供,数据传输和数据存储安全,由计算平台负责,有单独需求(如互通且长期保存)或计算平台没有提供的,可设计信源加密机制。</w:t>
      </w:r>
    </w:p>
    <w:p w14:paraId="6CBBB86C" w14:textId="77777777" w:rsidR="00BF1566" w:rsidRDefault="00BF1566" w:rsidP="00BF1566">
      <w:pPr>
        <w:pStyle w:val="37f376b5"/>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b/>
          <w:bCs/>
          <w:color w:val="FF0000"/>
          <w:sz w:val="21"/>
          <w:szCs w:val="21"/>
          <w:lang w:eastAsia="zh-CN"/>
        </w:rPr>
        <w:t>根据确定的密码体制和密码应用方案,设计密钥管理策略,内容包括密钥的种类和用途、密钥的载体和保管方式、密钥的使用和更新,密钥的备份和恢复等,分别针对上述内容所涉及的人员、责任、介质材料和流程等设计管理机制。</w:t>
      </w:r>
      <w:r>
        <w:rPr>
          <w:rFonts w:ascii="仿宋" w:eastAsia="仿宋" w:hAnsi="仿宋" w:cs="仿宋" w:hint="eastAsia"/>
          <w:b/>
          <w:bCs/>
          <w:color w:val="FF0000"/>
          <w:sz w:val="21"/>
          <w:szCs w:val="21"/>
          <w:lang w:eastAsia="zh-CN"/>
        </w:rPr>
        <w:t>示例写法如下：</w:t>
      </w:r>
    </w:p>
    <w:p w14:paraId="789F03D6" w14:textId="77777777" w:rsidR="00BF1566" w:rsidRDefault="00BF1566" w:rsidP="00BF1566">
      <w:pPr>
        <w:pStyle w:val="348f806a"/>
        <w:spacing w:line="360" w:lineRule="auto"/>
        <w:ind w:leftChars="200" w:left="440" w:firstLineChars="0" w:firstLine="0"/>
      </w:pPr>
    </w:p>
    <w:p w14:paraId="07632BA5" w14:textId="77777777" w:rsidR="00BF1566" w:rsidRDefault="00BF1566" w:rsidP="00BF1566">
      <w:pPr>
        <w:pStyle w:val="348f806a"/>
        <w:numPr>
          <w:ilvl w:val="0"/>
          <w:numId w:val="100"/>
        </w:numPr>
        <w:spacing w:line="360" w:lineRule="auto"/>
        <w:ind w:firstLine="560"/>
      </w:pPr>
      <w:r>
        <w:t>身份鉴别：</w:t>
      </w:r>
      <w:r>
        <w:rPr>
          <w:szCs w:val="28"/>
        </w:rPr>
        <w:t>业务系统对接中间件做集成改造，系统管理员和内部用户</w:t>
      </w:r>
      <w:r>
        <w:rPr>
          <w:szCs w:val="28"/>
        </w:rPr>
        <w:t>PC</w:t>
      </w:r>
      <w:r>
        <w:rPr>
          <w:szCs w:val="28"/>
        </w:rPr>
        <w:t>端使用</w:t>
      </w:r>
      <w:r>
        <w:rPr>
          <w:rFonts w:hint="eastAsia"/>
          <w:szCs w:val="28"/>
        </w:rPr>
        <w:t>Ukey</w:t>
      </w:r>
      <w:r>
        <w:rPr>
          <w:szCs w:val="28"/>
        </w:rPr>
        <w:t>登录，</w:t>
      </w:r>
      <w:r>
        <w:rPr>
          <w:szCs w:val="28"/>
        </w:rPr>
        <w:t>Ukey</w:t>
      </w:r>
      <w:r>
        <w:rPr>
          <w:szCs w:val="28"/>
        </w:rPr>
        <w:t>内置</w:t>
      </w:r>
      <w:r>
        <w:rPr>
          <w:szCs w:val="28"/>
        </w:rPr>
        <w:t>SM2</w:t>
      </w:r>
      <w:r>
        <w:rPr>
          <w:szCs w:val="28"/>
        </w:rPr>
        <w:t>数字证书，登录时，服务器产生随机数，客户端使用数字证书对服务器端产生的随机数进行签名，服务器端通过密码应用服务系统的接口服务调用签名验签服务器进行验签，基于</w:t>
      </w:r>
      <w:r>
        <w:rPr>
          <w:szCs w:val="28"/>
        </w:rPr>
        <w:t>SM2</w:t>
      </w:r>
      <w:r>
        <w:rPr>
          <w:szCs w:val="28"/>
        </w:rPr>
        <w:t>数字签名技术保证登录用户身份的真实性。</w:t>
      </w:r>
    </w:p>
    <w:p w14:paraId="028E1902" w14:textId="77777777" w:rsidR="00BF1566" w:rsidRDefault="00BF1566" w:rsidP="00BF1566">
      <w:pPr>
        <w:pStyle w:val="348f806a"/>
        <w:spacing w:line="360" w:lineRule="auto"/>
        <w:ind w:leftChars="200" w:left="440" w:firstLineChars="0" w:firstLine="0"/>
        <w:rPr>
          <w:szCs w:val="28"/>
        </w:rPr>
      </w:pPr>
      <w:r>
        <w:rPr>
          <w:szCs w:val="28"/>
        </w:rPr>
        <w:t>采用</w:t>
      </w:r>
      <w:r>
        <w:rPr>
          <w:szCs w:val="28"/>
        </w:rPr>
        <w:t>USBKey</w:t>
      </w:r>
      <w:r>
        <w:rPr>
          <w:szCs w:val="28"/>
        </w:rPr>
        <w:t>登录的流程图如下图所示</w:t>
      </w:r>
      <w:r>
        <w:rPr>
          <w:rFonts w:hint="eastAsia"/>
          <w:szCs w:val="28"/>
        </w:rPr>
        <w:t>：</w:t>
      </w:r>
    </w:p>
    <w:p w14:paraId="206220D2" w14:textId="77777777" w:rsidR="00BF1566" w:rsidRDefault="00BF1566" w:rsidP="00BF1566">
      <w:pPr>
        <w:pStyle w:val="348f806a"/>
        <w:spacing w:line="360" w:lineRule="auto"/>
        <w:ind w:leftChars="200" w:left="440" w:firstLineChars="0" w:firstLine="0"/>
        <w:jc w:val="center"/>
        <w:rPr>
          <w:szCs w:val="28"/>
        </w:rPr>
      </w:pPr>
      <w:r>
        <w:rPr>
          <w:rFonts w:hint="eastAsia"/>
          <w:noProof/>
          <w:szCs w:val="28"/>
        </w:rPr>
        <w:lastRenderedPageBreak/>
        <w:drawing>
          <wp:inline distT="0" distB="0" distL="114300" distR="114300" wp14:anchorId="5FC29B4E" wp14:editId="47CCDCB2">
            <wp:extent cx="4605020" cy="5180330"/>
            <wp:effectExtent l="0" t="0" r="5080" b="1270"/>
            <wp:docPr id="2" name="图片 2" descr="身份鉴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身份鉴别"/>
                    <pic:cNvPicPr>
                      <a:picLocks noChangeAspect="1"/>
                    </pic:cNvPicPr>
                  </pic:nvPicPr>
                  <pic:blipFill>
                    <a:blip r:embed="rId14"/>
                    <a:srcRect l="24343"/>
                    <a:stretch>
                      <a:fillRect/>
                    </a:stretch>
                  </pic:blipFill>
                  <pic:spPr>
                    <a:xfrm>
                      <a:off x="0" y="0"/>
                      <a:ext cx="4605020" cy="5180330"/>
                    </a:xfrm>
                    <a:prstGeom prst="rect">
                      <a:avLst/>
                    </a:prstGeom>
                  </pic:spPr>
                </pic:pic>
              </a:graphicData>
            </a:graphic>
          </wp:inline>
        </w:drawing>
      </w:r>
    </w:p>
    <w:p w14:paraId="6F91C984" w14:textId="77777777" w:rsidR="00BF1566" w:rsidRDefault="00BF1566" w:rsidP="00BF1566">
      <w:pPr>
        <w:pStyle w:val="ff665eef"/>
        <w:spacing w:line="360" w:lineRule="auto"/>
        <w:ind w:left="560" w:firstLineChars="0" w:firstLine="0"/>
        <w:jc w:val="center"/>
        <w:rPr>
          <w:szCs w:val="28"/>
        </w:rPr>
      </w:pPr>
      <w:r>
        <w:rPr>
          <w:sz w:val="24"/>
          <w:szCs w:val="24"/>
        </w:rPr>
        <w:t>图</w:t>
      </w:r>
      <w:r>
        <w:rPr>
          <w:sz w:val="24"/>
          <w:szCs w:val="24"/>
        </w:rPr>
        <w:t xml:space="preserve"> </w:t>
      </w:r>
      <w:r>
        <w:rPr>
          <w:rFonts w:hint="eastAsia"/>
          <w:sz w:val="24"/>
          <w:szCs w:val="24"/>
        </w:rPr>
        <w:t>2</w:t>
      </w:r>
      <w:r>
        <w:rPr>
          <w:sz w:val="24"/>
          <w:szCs w:val="24"/>
        </w:rPr>
        <w:t xml:space="preserve"> </w:t>
      </w:r>
      <w:r>
        <w:rPr>
          <w:rFonts w:hint="eastAsia"/>
          <w:sz w:val="24"/>
          <w:szCs w:val="24"/>
        </w:rPr>
        <w:t>身份鉴别</w:t>
      </w:r>
      <w:r>
        <w:rPr>
          <w:sz w:val="24"/>
          <w:szCs w:val="24"/>
        </w:rPr>
        <w:t>流程</w:t>
      </w:r>
    </w:p>
    <w:p w14:paraId="46ECCAC2" w14:textId="77777777" w:rsidR="00BF1566" w:rsidRDefault="00BF1566" w:rsidP="00BF1566">
      <w:pPr>
        <w:pStyle w:val="348f806a"/>
        <w:spacing w:line="360" w:lineRule="auto"/>
        <w:ind w:leftChars="200" w:left="440" w:firstLineChars="0" w:firstLine="419"/>
        <w:rPr>
          <w:szCs w:val="28"/>
        </w:rPr>
      </w:pPr>
      <w:r>
        <w:rPr>
          <w:rFonts w:hint="eastAsia"/>
          <w:szCs w:val="28"/>
        </w:rPr>
        <w:t>1.</w:t>
      </w:r>
      <w:r>
        <w:rPr>
          <w:rFonts w:hint="eastAsia"/>
          <w:szCs w:val="28"/>
        </w:rPr>
        <w:t>业务系统收到客户端</w:t>
      </w:r>
      <w:r>
        <w:rPr>
          <w:rFonts w:hint="eastAsia"/>
          <w:szCs w:val="28"/>
        </w:rPr>
        <w:t>PC</w:t>
      </w:r>
      <w:r>
        <w:rPr>
          <w:rFonts w:hint="eastAsia"/>
          <w:szCs w:val="28"/>
        </w:rPr>
        <w:t>登录请求时，调用密码服务平台获取随机数接口。</w:t>
      </w:r>
    </w:p>
    <w:p w14:paraId="052B4D6C" w14:textId="77777777" w:rsidR="00BF1566" w:rsidRDefault="00BF1566" w:rsidP="00BF1566">
      <w:pPr>
        <w:pStyle w:val="348f806a"/>
        <w:spacing w:line="360" w:lineRule="auto"/>
        <w:ind w:leftChars="200" w:left="440" w:firstLineChars="0" w:firstLine="419"/>
        <w:rPr>
          <w:szCs w:val="28"/>
        </w:rPr>
      </w:pPr>
      <w:r>
        <w:rPr>
          <w:rFonts w:hint="eastAsia"/>
          <w:szCs w:val="28"/>
        </w:rPr>
        <w:t>2.</w:t>
      </w:r>
      <w:r>
        <w:rPr>
          <w:rFonts w:hint="eastAsia"/>
          <w:szCs w:val="28"/>
        </w:rPr>
        <w:t>业务系统收到随机数后记录并转发给客户端</w:t>
      </w:r>
      <w:r>
        <w:rPr>
          <w:rFonts w:hint="eastAsia"/>
          <w:szCs w:val="28"/>
        </w:rPr>
        <w:t>PC</w:t>
      </w:r>
      <w:r>
        <w:rPr>
          <w:rFonts w:hint="eastAsia"/>
          <w:szCs w:val="28"/>
        </w:rPr>
        <w:t>。</w:t>
      </w:r>
    </w:p>
    <w:p w14:paraId="6945CCA6" w14:textId="77777777" w:rsidR="00BF1566" w:rsidRDefault="00BF1566" w:rsidP="00BF1566">
      <w:pPr>
        <w:pStyle w:val="348f806a"/>
        <w:spacing w:line="360" w:lineRule="auto"/>
        <w:ind w:leftChars="200" w:left="440" w:firstLineChars="0" w:firstLine="419"/>
        <w:rPr>
          <w:szCs w:val="28"/>
        </w:rPr>
      </w:pPr>
      <w:r>
        <w:rPr>
          <w:rFonts w:hint="eastAsia"/>
          <w:szCs w:val="28"/>
        </w:rPr>
        <w:t>3.</w:t>
      </w:r>
      <w:r>
        <w:rPr>
          <w:rFonts w:hint="eastAsia"/>
          <w:szCs w:val="28"/>
        </w:rPr>
        <w:t>客户端调用</w:t>
      </w:r>
      <w:r>
        <w:rPr>
          <w:rFonts w:hint="eastAsia"/>
          <w:szCs w:val="28"/>
        </w:rPr>
        <w:t>Ukey</w:t>
      </w:r>
      <w:r>
        <w:rPr>
          <w:rFonts w:hint="eastAsia"/>
          <w:szCs w:val="28"/>
        </w:rPr>
        <w:t>的以下接口，并将数据发送给服务端。</w:t>
      </w:r>
    </w:p>
    <w:p w14:paraId="35C8E0C9" w14:textId="77777777" w:rsidR="00BF1566" w:rsidRDefault="00BF1566" w:rsidP="00BF1566">
      <w:pPr>
        <w:pStyle w:val="348f806a"/>
        <w:spacing w:line="360" w:lineRule="auto"/>
        <w:ind w:leftChars="200" w:left="440" w:firstLineChars="0" w:firstLine="419"/>
        <w:rPr>
          <w:szCs w:val="28"/>
        </w:rPr>
      </w:pPr>
      <w:r>
        <w:rPr>
          <w:rFonts w:hint="eastAsia"/>
          <w:szCs w:val="28"/>
        </w:rPr>
        <w:t>1</w:t>
      </w:r>
      <w:r>
        <w:rPr>
          <w:rFonts w:hint="eastAsia"/>
          <w:szCs w:val="28"/>
        </w:rPr>
        <w:t>）对随机数进行签名。 </w:t>
      </w:r>
      <w:r>
        <w:rPr>
          <w:rFonts w:hint="eastAsia"/>
          <w:szCs w:val="28"/>
        </w:rPr>
        <w:tab/>
        <w:t>2</w:t>
      </w:r>
      <w:r>
        <w:rPr>
          <w:rFonts w:hint="eastAsia"/>
          <w:szCs w:val="28"/>
        </w:rPr>
        <w:t>）获取</w:t>
      </w:r>
      <w:r>
        <w:rPr>
          <w:rFonts w:hint="eastAsia"/>
          <w:szCs w:val="28"/>
        </w:rPr>
        <w:t>Ukey</w:t>
      </w:r>
      <w:r>
        <w:rPr>
          <w:rFonts w:hint="eastAsia"/>
          <w:szCs w:val="28"/>
        </w:rPr>
        <w:t>内签名证书。</w:t>
      </w:r>
    </w:p>
    <w:p w14:paraId="766448BF" w14:textId="77777777" w:rsidR="00BF1566" w:rsidRDefault="00BF1566" w:rsidP="00BF1566">
      <w:pPr>
        <w:pStyle w:val="348f806a"/>
        <w:spacing w:line="360" w:lineRule="auto"/>
        <w:ind w:leftChars="200" w:left="440" w:firstLineChars="0" w:firstLine="419"/>
        <w:rPr>
          <w:szCs w:val="28"/>
        </w:rPr>
      </w:pPr>
      <w:r>
        <w:rPr>
          <w:rFonts w:hint="eastAsia"/>
          <w:szCs w:val="28"/>
        </w:rPr>
        <w:t>4.</w:t>
      </w:r>
      <w:r>
        <w:rPr>
          <w:rFonts w:hint="eastAsia"/>
          <w:szCs w:val="28"/>
        </w:rPr>
        <w:t>业务系统验证随机数是否一致。</w:t>
      </w:r>
    </w:p>
    <w:p w14:paraId="0047BD67" w14:textId="77777777" w:rsidR="00BF1566" w:rsidRDefault="00BF1566" w:rsidP="00BF1566">
      <w:pPr>
        <w:pStyle w:val="348f806a"/>
        <w:spacing w:line="360" w:lineRule="auto"/>
        <w:ind w:leftChars="200" w:left="440" w:firstLineChars="0" w:firstLine="419"/>
        <w:rPr>
          <w:szCs w:val="28"/>
        </w:rPr>
      </w:pPr>
      <w:r>
        <w:rPr>
          <w:rFonts w:hint="eastAsia"/>
          <w:szCs w:val="28"/>
        </w:rPr>
        <w:t>5.</w:t>
      </w:r>
      <w:r>
        <w:rPr>
          <w:rFonts w:hint="eastAsia"/>
          <w:szCs w:val="28"/>
        </w:rPr>
        <w:t>业务系统调用密码服务平台验签接口，收到密码服务平台返回的验证结果及证书</w:t>
      </w:r>
      <w:r>
        <w:rPr>
          <w:rFonts w:hint="eastAsia"/>
          <w:szCs w:val="28"/>
        </w:rPr>
        <w:t>DN</w:t>
      </w:r>
      <w:r>
        <w:rPr>
          <w:rFonts w:hint="eastAsia"/>
          <w:szCs w:val="28"/>
        </w:rPr>
        <w:t>，业务系统判断验证结果。</w:t>
      </w:r>
      <w:r>
        <w:rPr>
          <w:rFonts w:hint="eastAsia"/>
          <w:szCs w:val="28"/>
        </w:rPr>
        <w:t xml:space="preserve"> </w:t>
      </w:r>
    </w:p>
    <w:p w14:paraId="5B39CF30" w14:textId="77777777" w:rsidR="00BF1566" w:rsidRDefault="00BF1566" w:rsidP="00BF1566">
      <w:pPr>
        <w:pStyle w:val="348f806a"/>
        <w:spacing w:line="360" w:lineRule="auto"/>
        <w:ind w:leftChars="200" w:left="440" w:firstLineChars="0" w:firstLine="419"/>
        <w:rPr>
          <w:szCs w:val="28"/>
        </w:rPr>
      </w:pPr>
      <w:r>
        <w:rPr>
          <w:rFonts w:hint="eastAsia"/>
          <w:szCs w:val="28"/>
        </w:rPr>
        <w:t>6.</w:t>
      </w:r>
      <w:r>
        <w:rPr>
          <w:rFonts w:hint="eastAsia"/>
          <w:szCs w:val="28"/>
        </w:rPr>
        <w:t>业务系统通过证书</w:t>
      </w:r>
      <w:r>
        <w:rPr>
          <w:rFonts w:hint="eastAsia"/>
          <w:szCs w:val="28"/>
        </w:rPr>
        <w:t>DN</w:t>
      </w:r>
      <w:r>
        <w:rPr>
          <w:rFonts w:hint="eastAsia"/>
          <w:szCs w:val="28"/>
        </w:rPr>
        <w:t>信息判断登录人员是否合法、判断用</w:t>
      </w:r>
      <w:r>
        <w:rPr>
          <w:rFonts w:hint="eastAsia"/>
          <w:szCs w:val="28"/>
        </w:rPr>
        <w:lastRenderedPageBreak/>
        <w:t>户名与</w:t>
      </w:r>
      <w:r>
        <w:rPr>
          <w:rFonts w:hint="eastAsia"/>
          <w:szCs w:val="28"/>
        </w:rPr>
        <w:t>ukey</w:t>
      </w:r>
      <w:r>
        <w:rPr>
          <w:rFonts w:hint="eastAsia"/>
          <w:szCs w:val="28"/>
        </w:rPr>
        <w:t>是否一致。</w:t>
      </w:r>
    </w:p>
    <w:p w14:paraId="53CE5C2C" w14:textId="77777777" w:rsidR="00BF1566" w:rsidRDefault="00BF1566" w:rsidP="00BF1566">
      <w:pPr>
        <w:pStyle w:val="348f806a"/>
        <w:spacing w:line="360" w:lineRule="auto"/>
        <w:ind w:leftChars="200" w:left="440" w:firstLineChars="0" w:firstLine="419"/>
        <w:rPr>
          <w:szCs w:val="28"/>
        </w:rPr>
      </w:pPr>
      <w:r>
        <w:rPr>
          <w:rFonts w:hint="eastAsia"/>
          <w:szCs w:val="28"/>
        </w:rPr>
        <w:t>7.</w:t>
      </w:r>
      <w:r>
        <w:rPr>
          <w:rFonts w:hint="eastAsia"/>
          <w:szCs w:val="28"/>
        </w:rPr>
        <w:t>以上验证都通过，则登录成功。</w:t>
      </w:r>
    </w:p>
    <w:p w14:paraId="2EB2F640" w14:textId="77777777" w:rsidR="00BF1566" w:rsidRDefault="00BF1566" w:rsidP="00BF1566">
      <w:pPr>
        <w:pStyle w:val="348f806a"/>
        <w:spacing w:line="360" w:lineRule="auto"/>
        <w:ind w:leftChars="200" w:left="440" w:firstLineChars="0" w:firstLine="419"/>
        <w:rPr>
          <w:szCs w:val="28"/>
          <w:highlight w:val="yellow"/>
        </w:rPr>
      </w:pPr>
      <w:r>
        <w:rPr>
          <w:rFonts w:hint="eastAsia"/>
          <w:szCs w:val="28"/>
          <w:highlight w:val="yellow"/>
        </w:rPr>
        <w:t>{XX{</w:t>
      </w:r>
      <w:r>
        <w:rPr>
          <w:rFonts w:hint="eastAsia"/>
          <w:szCs w:val="28"/>
          <w:highlight w:val="yellow"/>
        </w:rPr>
        <w:t>用户类型，如普通用户</w:t>
      </w:r>
      <w:r>
        <w:rPr>
          <w:rFonts w:hint="eastAsia"/>
          <w:szCs w:val="28"/>
          <w:highlight w:val="yellow"/>
        </w:rPr>
        <w:t>}{</w:t>
      </w:r>
      <w:r>
        <w:rPr>
          <w:rFonts w:hint="eastAsia"/>
          <w:szCs w:val="28"/>
          <w:highlight w:val="yellow"/>
        </w:rPr>
        <w:t>通过</w:t>
      </w:r>
      <w:r>
        <w:rPr>
          <w:rFonts w:hint="eastAsia"/>
          <w:szCs w:val="28"/>
          <w:highlight w:val="yellow"/>
        </w:rPr>
        <w:t>XX</w:t>
      </w:r>
      <w:r>
        <w:rPr>
          <w:rFonts w:hint="eastAsia"/>
          <w:szCs w:val="28"/>
          <w:highlight w:val="yellow"/>
        </w:rPr>
        <w:t>系统（第三方系统名称，如省统一身份认证平台）登录，使用</w:t>
      </w:r>
      <w:r>
        <w:rPr>
          <w:rFonts w:hint="eastAsia"/>
          <w:szCs w:val="28"/>
          <w:highlight w:val="yellow"/>
        </w:rPr>
        <w:t>{</w:t>
      </w:r>
      <w:r>
        <w:rPr>
          <w:rFonts w:hint="eastAsia"/>
          <w:szCs w:val="28"/>
          <w:highlight w:val="yellow"/>
        </w:rPr>
        <w:t>账号口令</w:t>
      </w:r>
      <w:r>
        <w:rPr>
          <w:rFonts w:hint="eastAsia"/>
          <w:szCs w:val="28"/>
          <w:highlight w:val="yellow"/>
        </w:rPr>
        <w:t>+</w:t>
      </w:r>
      <w:r>
        <w:rPr>
          <w:rFonts w:hint="eastAsia"/>
          <w:szCs w:val="28"/>
          <w:highlight w:val="yellow"/>
        </w:rPr>
        <w:t>手机短信验证码</w:t>
      </w:r>
      <w:r>
        <w:rPr>
          <w:rFonts w:hint="eastAsia"/>
          <w:szCs w:val="28"/>
          <w:highlight w:val="yellow"/>
        </w:rPr>
        <w:t>/</w:t>
      </w:r>
      <w:r>
        <w:rPr>
          <w:rFonts w:hint="eastAsia"/>
          <w:szCs w:val="28"/>
          <w:highlight w:val="yellow"/>
        </w:rPr>
        <w:t>扫码</w:t>
      </w:r>
      <w:r>
        <w:rPr>
          <w:rFonts w:hint="eastAsia"/>
          <w:szCs w:val="28"/>
          <w:highlight w:val="yellow"/>
        </w:rPr>
        <w:t>/</w:t>
      </w:r>
      <w:r>
        <w:rPr>
          <w:rFonts w:hint="eastAsia"/>
          <w:szCs w:val="28"/>
          <w:highlight w:val="yellow"/>
        </w:rPr>
        <w:t>刷脸</w:t>
      </w:r>
      <w:r>
        <w:rPr>
          <w:rFonts w:hint="eastAsia"/>
          <w:szCs w:val="28"/>
          <w:highlight w:val="yellow"/>
        </w:rPr>
        <w:t>}</w:t>
      </w:r>
      <w:r>
        <w:rPr>
          <w:rFonts w:hint="eastAsia"/>
          <w:szCs w:val="28"/>
          <w:highlight w:val="yellow"/>
        </w:rPr>
        <w:t>方式登录业务系统，降低了应用和数据安全层面用户身份鉴别的风险。（缓解措施）</w:t>
      </w:r>
      <w:r>
        <w:rPr>
          <w:rFonts w:hint="eastAsia"/>
          <w:szCs w:val="28"/>
          <w:highlight w:val="yellow"/>
        </w:rPr>
        <w:t>}</w:t>
      </w:r>
    </w:p>
    <w:p w14:paraId="229DCF2B" w14:textId="77777777" w:rsidR="00BF1566" w:rsidRDefault="00BF1566" w:rsidP="00BF1566">
      <w:pPr>
        <w:pStyle w:val="348f806a"/>
        <w:numPr>
          <w:ilvl w:val="0"/>
          <w:numId w:val="100"/>
        </w:numPr>
        <w:spacing w:line="360" w:lineRule="auto"/>
        <w:ind w:firstLine="560"/>
      </w:pPr>
      <w:r>
        <w:t>访问控制信息完整性：</w:t>
      </w:r>
      <w:r>
        <w:rPr>
          <w:rFonts w:hint="eastAsia"/>
        </w:rPr>
        <w:t>部署具有商密资质的服务器密码机，业务系统通过中间件调用服务器密码机，使用</w:t>
      </w:r>
      <w:r>
        <w:rPr>
          <w:rFonts w:hint="eastAsia"/>
        </w:rPr>
        <w:t>HMAC-SM3</w:t>
      </w:r>
      <w:r>
        <w:rPr>
          <w:rFonts w:hint="eastAsia"/>
        </w:rPr>
        <w:t>算法对系统应用的访问控制信息进行完整性保护，防止访问控制信息被篡改</w:t>
      </w:r>
      <w:r>
        <w:t>。</w:t>
      </w:r>
    </w:p>
    <w:p w14:paraId="1B2156E7" w14:textId="77777777" w:rsidR="00BF1566" w:rsidRDefault="00BF1566" w:rsidP="00BF1566">
      <w:pPr>
        <w:pStyle w:val="348f806a"/>
        <w:numPr>
          <w:ilvl w:val="0"/>
          <w:numId w:val="100"/>
        </w:numPr>
        <w:spacing w:line="360" w:lineRule="auto"/>
        <w:ind w:firstLine="560"/>
      </w:pPr>
      <w:r>
        <w:t>重要信息资源安全标记完整性：本系统不涉及重要信息安全资源标记完整性。</w:t>
      </w:r>
    </w:p>
    <w:p w14:paraId="690F8AD2" w14:textId="77777777" w:rsidR="00BF1566" w:rsidRDefault="00BF1566" w:rsidP="00BF1566">
      <w:pPr>
        <w:pStyle w:val="348f806a"/>
        <w:numPr>
          <w:ilvl w:val="0"/>
          <w:numId w:val="100"/>
        </w:numPr>
        <w:spacing w:line="360" w:lineRule="auto"/>
        <w:ind w:firstLine="560"/>
      </w:pPr>
      <w:r>
        <w:t>重要数据存储机密性：在密码基础设施区部署具有商密资质的服务器密码机</w:t>
      </w:r>
      <w:r>
        <w:rPr>
          <w:rFonts w:hint="eastAsia"/>
        </w:rPr>
        <w:t>和</w:t>
      </w:r>
      <w:r>
        <w:t>国密安全密码应用中间件，</w:t>
      </w:r>
      <w:r>
        <w:rPr>
          <w:highlight w:val="yellow"/>
        </w:rPr>
        <w:t>国密安全密码应用中间件</w:t>
      </w:r>
      <w:r>
        <w:rPr>
          <w:rFonts w:hint="eastAsia"/>
          <w:highlight w:val="yellow"/>
        </w:rPr>
        <w:t>采用插件模式</w:t>
      </w:r>
      <w:r>
        <w:rPr>
          <w:rFonts w:hint="eastAsia"/>
        </w:rPr>
        <w:t>，</w:t>
      </w:r>
      <w:r>
        <w:t>业务系统通过国密安全密码应用中间件调用</w:t>
      </w:r>
      <w:r>
        <w:rPr>
          <w:rFonts w:hint="eastAsia"/>
        </w:rPr>
        <w:t>服务器密码机，</w:t>
      </w:r>
      <w:r>
        <w:t>使用</w:t>
      </w:r>
      <w:r>
        <w:t>SM4</w:t>
      </w:r>
      <w:r>
        <w:t>算法对业务系统中的重要数据的存储进行机密性保护，防止其被非授权窃取。</w:t>
      </w:r>
    </w:p>
    <w:p w14:paraId="144D8F41" w14:textId="77777777" w:rsidR="00BF1566" w:rsidRDefault="00BF1566" w:rsidP="00BF1566">
      <w:pPr>
        <w:pStyle w:val="ff665eef"/>
        <w:spacing w:line="360" w:lineRule="auto"/>
        <w:ind w:leftChars="200" w:left="440" w:firstLineChars="0" w:firstLine="0"/>
      </w:pPr>
      <w:r>
        <w:rPr>
          <w:rFonts w:hint="eastAsia"/>
          <w:noProof/>
        </w:rPr>
        <w:drawing>
          <wp:inline distT="0" distB="0" distL="114300" distR="114300" wp14:anchorId="193B7EF2" wp14:editId="1A81BB12">
            <wp:extent cx="5026025" cy="2886710"/>
            <wp:effectExtent l="0" t="0" r="3175" b="8890"/>
            <wp:docPr id="7" name="图片 7" descr="机密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机密性"/>
                    <pic:cNvPicPr>
                      <a:picLocks noChangeAspect="1"/>
                    </pic:cNvPicPr>
                  </pic:nvPicPr>
                  <pic:blipFill>
                    <a:blip r:embed="rId15"/>
                    <a:srcRect l="22494"/>
                    <a:stretch>
                      <a:fillRect/>
                    </a:stretch>
                  </pic:blipFill>
                  <pic:spPr>
                    <a:xfrm>
                      <a:off x="0" y="0"/>
                      <a:ext cx="5026025" cy="2886710"/>
                    </a:xfrm>
                    <a:prstGeom prst="rect">
                      <a:avLst/>
                    </a:prstGeom>
                  </pic:spPr>
                </pic:pic>
              </a:graphicData>
            </a:graphic>
          </wp:inline>
        </w:drawing>
      </w:r>
    </w:p>
    <w:p w14:paraId="7E7D78D7" w14:textId="77777777" w:rsidR="00BF1566" w:rsidRDefault="00BF1566" w:rsidP="00BF1566">
      <w:pPr>
        <w:pStyle w:val="ff665eef"/>
        <w:spacing w:line="360" w:lineRule="auto"/>
        <w:ind w:left="560" w:firstLineChars="0" w:firstLine="0"/>
        <w:jc w:val="center"/>
        <w:rPr>
          <w:sz w:val="24"/>
          <w:szCs w:val="24"/>
        </w:rPr>
      </w:pPr>
      <w:r>
        <w:rPr>
          <w:sz w:val="24"/>
          <w:szCs w:val="24"/>
        </w:rPr>
        <w:t>图</w:t>
      </w:r>
      <w:r>
        <w:rPr>
          <w:sz w:val="24"/>
          <w:szCs w:val="24"/>
        </w:rPr>
        <w:t xml:space="preserve"> 3 </w:t>
      </w:r>
      <w:r>
        <w:rPr>
          <w:sz w:val="24"/>
          <w:szCs w:val="24"/>
        </w:rPr>
        <w:t>加密存储流程</w:t>
      </w:r>
    </w:p>
    <w:p w14:paraId="2E91D435" w14:textId="77777777" w:rsidR="00BF1566" w:rsidRDefault="00BF1566" w:rsidP="00BF1566">
      <w:pPr>
        <w:pStyle w:val="ff665eef"/>
        <w:spacing w:line="360" w:lineRule="auto"/>
        <w:ind w:left="560" w:firstLineChars="0" w:firstLine="0"/>
      </w:pPr>
      <w:r>
        <w:rPr>
          <w:rFonts w:hint="eastAsia"/>
        </w:rPr>
        <w:lastRenderedPageBreak/>
        <w:t>对称加密业务流程说明：</w:t>
      </w:r>
    </w:p>
    <w:p w14:paraId="2B86B1B9" w14:textId="77777777" w:rsidR="00BF1566" w:rsidRDefault="00BF1566" w:rsidP="00BF1566">
      <w:pPr>
        <w:pStyle w:val="ff665eef"/>
        <w:spacing w:line="360" w:lineRule="auto"/>
        <w:ind w:left="560" w:firstLineChars="0" w:firstLine="419"/>
      </w:pPr>
      <w:r>
        <w:rPr>
          <w:rFonts w:hint="eastAsia"/>
        </w:rPr>
        <w:t>1.</w:t>
      </w:r>
      <w:r>
        <w:rPr>
          <w:rFonts w:hint="eastAsia"/>
        </w:rPr>
        <w:t>业务系统调用密码服务平台对称加密接口，将明文数据作为参数传入。</w:t>
      </w:r>
    </w:p>
    <w:p w14:paraId="695CD016" w14:textId="77777777" w:rsidR="00BF1566" w:rsidRDefault="00BF1566" w:rsidP="00BF1566">
      <w:pPr>
        <w:pStyle w:val="ff665eef"/>
        <w:spacing w:line="360" w:lineRule="auto"/>
        <w:ind w:left="560" w:firstLineChars="0" w:firstLine="419"/>
      </w:pPr>
      <w:r>
        <w:rPr>
          <w:rFonts w:hint="eastAsia"/>
        </w:rPr>
        <w:t>2.</w:t>
      </w:r>
      <w:r>
        <w:rPr>
          <w:rFonts w:hint="eastAsia"/>
        </w:rPr>
        <w:t>密服平台将密文数据返回给业务系统。</w:t>
      </w:r>
    </w:p>
    <w:p w14:paraId="28A7B994" w14:textId="77777777" w:rsidR="00BF1566" w:rsidRDefault="00BF1566" w:rsidP="00BF1566">
      <w:pPr>
        <w:pStyle w:val="ff665eef"/>
        <w:spacing w:line="360" w:lineRule="auto"/>
        <w:ind w:left="560" w:firstLineChars="0" w:firstLine="419"/>
      </w:pPr>
      <w:r>
        <w:rPr>
          <w:rFonts w:hint="eastAsia"/>
        </w:rPr>
        <w:t>3.</w:t>
      </w:r>
      <w:r>
        <w:rPr>
          <w:rFonts w:hint="eastAsia"/>
        </w:rPr>
        <w:t>业务系统将密文数据存储到数据库对应字段。</w:t>
      </w:r>
    </w:p>
    <w:p w14:paraId="45873796" w14:textId="77777777" w:rsidR="00BF1566" w:rsidRDefault="00BF1566" w:rsidP="00BF1566">
      <w:pPr>
        <w:pStyle w:val="ff665eef"/>
        <w:spacing w:line="360" w:lineRule="auto"/>
        <w:ind w:left="560" w:firstLineChars="0" w:firstLine="0"/>
      </w:pPr>
      <w:r>
        <w:rPr>
          <w:rFonts w:hint="eastAsia"/>
        </w:rPr>
        <w:t>对称解密业务流程说明：</w:t>
      </w:r>
    </w:p>
    <w:p w14:paraId="6F6C40A5" w14:textId="77777777" w:rsidR="00BF1566" w:rsidRDefault="00BF1566" w:rsidP="00BF1566">
      <w:pPr>
        <w:pStyle w:val="ff665eef"/>
        <w:spacing w:line="360" w:lineRule="auto"/>
        <w:ind w:left="560" w:firstLineChars="0" w:firstLine="419"/>
      </w:pPr>
      <w:r>
        <w:rPr>
          <w:rFonts w:hint="eastAsia"/>
        </w:rPr>
        <w:t>1.</w:t>
      </w:r>
      <w:r>
        <w:rPr>
          <w:rFonts w:hint="eastAsia"/>
        </w:rPr>
        <w:t>业务系统从数据库获取需解密的密文数据。</w:t>
      </w:r>
    </w:p>
    <w:p w14:paraId="26F8DAE7" w14:textId="77777777" w:rsidR="00BF1566" w:rsidRDefault="00BF1566" w:rsidP="00BF1566">
      <w:pPr>
        <w:pStyle w:val="ff665eef"/>
        <w:spacing w:line="360" w:lineRule="auto"/>
        <w:ind w:left="560" w:firstLineChars="0" w:firstLine="419"/>
      </w:pPr>
      <w:r>
        <w:rPr>
          <w:rFonts w:hint="eastAsia"/>
        </w:rPr>
        <w:t>2.</w:t>
      </w:r>
      <w:r>
        <w:rPr>
          <w:rFonts w:hint="eastAsia"/>
        </w:rPr>
        <w:t>业务系统调用密码服务平台对称解密接口，将密文数据作为参数传入。</w:t>
      </w:r>
    </w:p>
    <w:p w14:paraId="33F28531" w14:textId="77777777" w:rsidR="00BF1566" w:rsidRDefault="00BF1566" w:rsidP="00BF1566">
      <w:pPr>
        <w:pStyle w:val="ff665eef"/>
        <w:spacing w:line="360" w:lineRule="auto"/>
        <w:ind w:left="560" w:firstLineChars="0" w:firstLine="419"/>
      </w:pPr>
      <w:r>
        <w:rPr>
          <w:rFonts w:hint="eastAsia"/>
        </w:rPr>
        <w:t>3.</w:t>
      </w:r>
      <w:r>
        <w:rPr>
          <w:rFonts w:hint="eastAsia"/>
        </w:rPr>
        <w:t>密服平台将明文数据返回给业务系统。</w:t>
      </w:r>
    </w:p>
    <w:p w14:paraId="79EC8842" w14:textId="77777777" w:rsidR="00BF1566" w:rsidRDefault="00BF1566" w:rsidP="00BF1566">
      <w:pPr>
        <w:pStyle w:val="348f806a"/>
        <w:spacing w:line="360" w:lineRule="auto"/>
        <w:ind w:firstLineChars="0" w:firstLine="0"/>
        <w:rPr>
          <w:sz w:val="21"/>
          <w:szCs w:val="21"/>
        </w:rPr>
      </w:pPr>
    </w:p>
    <w:p w14:paraId="0234358E" w14:textId="77777777" w:rsidR="00BF1566" w:rsidRDefault="00BF1566" w:rsidP="00BF1566">
      <w:pPr>
        <w:pStyle w:val="348f806a"/>
        <w:numPr>
          <w:ilvl w:val="0"/>
          <w:numId w:val="100"/>
        </w:numPr>
        <w:spacing w:line="360" w:lineRule="auto"/>
        <w:ind w:firstLine="560"/>
      </w:pPr>
      <w:r>
        <w:t>重要数据存储完整性：</w:t>
      </w:r>
      <w:r>
        <w:rPr>
          <w:rFonts w:hint="eastAsia"/>
        </w:rPr>
        <w:t>在密码基础设施区部署具有商密资质的服务器密码机和国密安全密码应用中间件，</w:t>
      </w:r>
      <w:r>
        <w:rPr>
          <w:rFonts w:hint="eastAsia"/>
          <w:highlight w:val="yellow"/>
        </w:rPr>
        <w:t>国密安全密码应用中间件采用插件模式</w:t>
      </w:r>
      <w:r>
        <w:rPr>
          <w:rFonts w:hint="eastAsia"/>
        </w:rPr>
        <w:t>，业务系统通过国密安全密码应用中间件调用服务器密码机，使用</w:t>
      </w:r>
      <w:r>
        <w:rPr>
          <w:rFonts w:hint="eastAsia"/>
        </w:rPr>
        <w:t>HMAC-SM3</w:t>
      </w:r>
      <w:r>
        <w:rPr>
          <w:rFonts w:hint="eastAsia"/>
        </w:rPr>
        <w:t>对业务系统中的重要数据进行存储完整性保护，定期校验数据存储完整性，防止其被非授权篡改</w:t>
      </w:r>
      <w:r>
        <w:t>。</w:t>
      </w:r>
    </w:p>
    <w:p w14:paraId="27F73984" w14:textId="77777777" w:rsidR="00BF1566" w:rsidRDefault="00BF1566" w:rsidP="00BF1566">
      <w:pPr>
        <w:pStyle w:val="ff665eef"/>
        <w:spacing w:line="360" w:lineRule="auto"/>
        <w:ind w:left="560" w:firstLineChars="0" w:firstLine="0"/>
      </w:pPr>
      <w:r>
        <w:rPr>
          <w:rFonts w:hint="eastAsia"/>
          <w:noProof/>
        </w:rPr>
        <w:lastRenderedPageBreak/>
        <w:drawing>
          <wp:inline distT="0" distB="0" distL="114300" distR="114300" wp14:anchorId="7DF25B01" wp14:editId="559A41C7">
            <wp:extent cx="4774565" cy="3818890"/>
            <wp:effectExtent l="0" t="0" r="635" b="3810"/>
            <wp:docPr id="8" name="图片 8" descr="完整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完整性"/>
                    <pic:cNvPicPr>
                      <a:picLocks noChangeAspect="1"/>
                    </pic:cNvPicPr>
                  </pic:nvPicPr>
                  <pic:blipFill>
                    <a:blip r:embed="rId16"/>
                    <a:srcRect l="17082"/>
                    <a:stretch>
                      <a:fillRect/>
                    </a:stretch>
                  </pic:blipFill>
                  <pic:spPr>
                    <a:xfrm>
                      <a:off x="0" y="0"/>
                      <a:ext cx="4774565" cy="3818890"/>
                    </a:xfrm>
                    <a:prstGeom prst="rect">
                      <a:avLst/>
                    </a:prstGeom>
                  </pic:spPr>
                </pic:pic>
              </a:graphicData>
            </a:graphic>
          </wp:inline>
        </w:drawing>
      </w:r>
    </w:p>
    <w:p w14:paraId="526647E2" w14:textId="77777777" w:rsidR="00BF1566" w:rsidRDefault="00BF1566" w:rsidP="00BF1566">
      <w:pPr>
        <w:pStyle w:val="ff665eef"/>
        <w:spacing w:line="360" w:lineRule="auto"/>
        <w:ind w:left="560" w:firstLineChars="0" w:firstLine="0"/>
        <w:jc w:val="center"/>
        <w:rPr>
          <w:sz w:val="24"/>
          <w:szCs w:val="24"/>
        </w:rPr>
      </w:pPr>
      <w:r>
        <w:rPr>
          <w:sz w:val="24"/>
          <w:szCs w:val="24"/>
        </w:rPr>
        <w:t>图</w:t>
      </w:r>
      <w:r>
        <w:rPr>
          <w:sz w:val="24"/>
          <w:szCs w:val="24"/>
        </w:rPr>
        <w:t xml:space="preserve"> </w:t>
      </w:r>
      <w:r>
        <w:rPr>
          <w:rFonts w:hint="eastAsia"/>
          <w:sz w:val="24"/>
          <w:szCs w:val="24"/>
        </w:rPr>
        <w:t>4</w:t>
      </w:r>
      <w:r>
        <w:rPr>
          <w:sz w:val="24"/>
          <w:szCs w:val="24"/>
        </w:rPr>
        <w:t xml:space="preserve"> </w:t>
      </w:r>
      <w:r>
        <w:rPr>
          <w:sz w:val="24"/>
          <w:szCs w:val="24"/>
        </w:rPr>
        <w:t>重要数据存储完整性保护</w:t>
      </w:r>
    </w:p>
    <w:p w14:paraId="38E08C28" w14:textId="77777777" w:rsidR="00BF1566" w:rsidRDefault="00BF1566" w:rsidP="00BF1566">
      <w:pPr>
        <w:pStyle w:val="ff665eef"/>
        <w:spacing w:line="360" w:lineRule="auto"/>
        <w:ind w:left="560" w:firstLineChars="0" w:firstLine="0"/>
        <w:rPr>
          <w:szCs w:val="28"/>
        </w:rPr>
      </w:pPr>
      <w:r>
        <w:rPr>
          <w:rFonts w:hint="eastAsia"/>
          <w:szCs w:val="28"/>
        </w:rPr>
        <w:t>MAC</w:t>
      </w:r>
      <w:r>
        <w:rPr>
          <w:rFonts w:hint="eastAsia"/>
          <w:szCs w:val="28"/>
        </w:rPr>
        <w:t>计算业务流程说明：</w:t>
      </w:r>
    </w:p>
    <w:p w14:paraId="196DB951" w14:textId="77777777" w:rsidR="00BF1566" w:rsidRDefault="00BF1566" w:rsidP="00BF1566">
      <w:pPr>
        <w:pStyle w:val="ff665eef"/>
        <w:spacing w:line="360" w:lineRule="auto"/>
        <w:ind w:left="560" w:firstLineChars="0" w:firstLine="419"/>
        <w:rPr>
          <w:szCs w:val="28"/>
        </w:rPr>
      </w:pPr>
      <w:r>
        <w:rPr>
          <w:rFonts w:hint="eastAsia"/>
          <w:szCs w:val="28"/>
        </w:rPr>
        <w:t>1.</w:t>
      </w:r>
      <w:r>
        <w:rPr>
          <w:rFonts w:hint="eastAsia"/>
          <w:szCs w:val="28"/>
        </w:rPr>
        <w:t>业务系统调用密码服务平台</w:t>
      </w:r>
      <w:r>
        <w:rPr>
          <w:rFonts w:hint="eastAsia"/>
          <w:szCs w:val="28"/>
        </w:rPr>
        <w:t>MAC</w:t>
      </w:r>
      <w:r>
        <w:rPr>
          <w:rFonts w:hint="eastAsia"/>
          <w:szCs w:val="28"/>
        </w:rPr>
        <w:t>计算接口，将明文数据作为参数传入。</w:t>
      </w:r>
    </w:p>
    <w:p w14:paraId="216B29A6" w14:textId="77777777" w:rsidR="00BF1566" w:rsidRDefault="00BF1566" w:rsidP="00BF1566">
      <w:pPr>
        <w:pStyle w:val="ff665eef"/>
        <w:spacing w:line="360" w:lineRule="auto"/>
        <w:ind w:left="560" w:firstLineChars="0" w:firstLine="419"/>
        <w:rPr>
          <w:szCs w:val="28"/>
        </w:rPr>
      </w:pPr>
      <w:r>
        <w:rPr>
          <w:rFonts w:hint="eastAsia"/>
          <w:szCs w:val="28"/>
        </w:rPr>
        <w:t>2.</w:t>
      </w:r>
      <w:r>
        <w:rPr>
          <w:rFonts w:hint="eastAsia"/>
          <w:szCs w:val="28"/>
        </w:rPr>
        <w:t>密服平台将</w:t>
      </w:r>
      <w:r>
        <w:rPr>
          <w:rFonts w:hint="eastAsia"/>
          <w:szCs w:val="28"/>
        </w:rPr>
        <w:t>MAC</w:t>
      </w:r>
      <w:r>
        <w:rPr>
          <w:rFonts w:hint="eastAsia"/>
          <w:szCs w:val="28"/>
        </w:rPr>
        <w:t>值返回给业务系统。</w:t>
      </w:r>
    </w:p>
    <w:p w14:paraId="27299B40" w14:textId="77777777" w:rsidR="00BF1566" w:rsidRDefault="00BF1566" w:rsidP="00BF1566">
      <w:pPr>
        <w:pStyle w:val="ff665eef"/>
        <w:spacing w:line="360" w:lineRule="auto"/>
        <w:ind w:left="560" w:firstLineChars="0" w:firstLine="419"/>
        <w:rPr>
          <w:szCs w:val="28"/>
        </w:rPr>
      </w:pPr>
      <w:r>
        <w:rPr>
          <w:rFonts w:hint="eastAsia"/>
          <w:szCs w:val="28"/>
        </w:rPr>
        <w:t>3.</w:t>
      </w:r>
      <w:r>
        <w:rPr>
          <w:rFonts w:hint="eastAsia"/>
          <w:szCs w:val="28"/>
        </w:rPr>
        <w:t>业务系统将</w:t>
      </w:r>
      <w:r>
        <w:rPr>
          <w:rFonts w:hint="eastAsia"/>
          <w:szCs w:val="28"/>
        </w:rPr>
        <w:t>MAC</w:t>
      </w:r>
      <w:r>
        <w:rPr>
          <w:rFonts w:hint="eastAsia"/>
          <w:szCs w:val="28"/>
        </w:rPr>
        <w:t>值存储到数据库。</w:t>
      </w:r>
    </w:p>
    <w:p w14:paraId="0235A6D8" w14:textId="77777777" w:rsidR="00BF1566" w:rsidRDefault="00BF1566" w:rsidP="00BF1566">
      <w:pPr>
        <w:pStyle w:val="ff665eef"/>
        <w:spacing w:line="360" w:lineRule="auto"/>
        <w:ind w:left="560" w:firstLineChars="0" w:firstLine="419"/>
        <w:rPr>
          <w:szCs w:val="28"/>
        </w:rPr>
      </w:pPr>
      <w:r>
        <w:rPr>
          <w:rFonts w:hint="eastAsia"/>
          <w:szCs w:val="28"/>
        </w:rPr>
        <w:t>MAC</w:t>
      </w:r>
      <w:r>
        <w:rPr>
          <w:rFonts w:hint="eastAsia"/>
          <w:szCs w:val="28"/>
        </w:rPr>
        <w:t>验证业务流程说明：</w:t>
      </w:r>
    </w:p>
    <w:p w14:paraId="5F4E4F9C" w14:textId="77777777" w:rsidR="00BF1566" w:rsidRDefault="00BF1566" w:rsidP="00BF1566">
      <w:pPr>
        <w:pStyle w:val="ff665eef"/>
        <w:spacing w:line="360" w:lineRule="auto"/>
        <w:ind w:left="560" w:firstLineChars="0" w:firstLine="419"/>
        <w:rPr>
          <w:szCs w:val="28"/>
        </w:rPr>
      </w:pPr>
      <w:r>
        <w:rPr>
          <w:rFonts w:hint="eastAsia"/>
          <w:szCs w:val="28"/>
        </w:rPr>
        <w:t>1.</w:t>
      </w:r>
      <w:r>
        <w:rPr>
          <w:rFonts w:hint="eastAsia"/>
          <w:szCs w:val="28"/>
        </w:rPr>
        <w:t>业务系统从数据库获取需验证数据的对应</w:t>
      </w:r>
      <w:r>
        <w:rPr>
          <w:rFonts w:hint="eastAsia"/>
          <w:szCs w:val="28"/>
        </w:rPr>
        <w:t>MAC</w:t>
      </w:r>
      <w:r>
        <w:rPr>
          <w:rFonts w:hint="eastAsia"/>
          <w:szCs w:val="28"/>
        </w:rPr>
        <w:t>值。</w:t>
      </w:r>
    </w:p>
    <w:p w14:paraId="5A50F4C8" w14:textId="77777777" w:rsidR="00BF1566" w:rsidRDefault="00BF1566" w:rsidP="00BF1566">
      <w:pPr>
        <w:pStyle w:val="ff665eef"/>
        <w:spacing w:line="360" w:lineRule="auto"/>
        <w:ind w:left="560" w:firstLineChars="0" w:firstLine="419"/>
        <w:rPr>
          <w:szCs w:val="28"/>
        </w:rPr>
      </w:pPr>
      <w:r>
        <w:rPr>
          <w:rFonts w:hint="eastAsia"/>
          <w:szCs w:val="28"/>
        </w:rPr>
        <w:t>2.</w:t>
      </w:r>
      <w:r>
        <w:rPr>
          <w:rFonts w:hint="eastAsia"/>
          <w:szCs w:val="28"/>
        </w:rPr>
        <w:t>业务系统调用密码服务平台</w:t>
      </w:r>
      <w:r>
        <w:rPr>
          <w:rFonts w:hint="eastAsia"/>
          <w:szCs w:val="28"/>
        </w:rPr>
        <w:t>MAC</w:t>
      </w:r>
      <w:r>
        <w:rPr>
          <w:rFonts w:hint="eastAsia"/>
          <w:szCs w:val="28"/>
        </w:rPr>
        <w:t>验证接口，将原文数据及</w:t>
      </w:r>
      <w:r>
        <w:rPr>
          <w:rFonts w:hint="eastAsia"/>
          <w:szCs w:val="28"/>
        </w:rPr>
        <w:t>MAC</w:t>
      </w:r>
      <w:r>
        <w:rPr>
          <w:rFonts w:hint="eastAsia"/>
          <w:szCs w:val="28"/>
        </w:rPr>
        <w:t>值作为参数传入。</w:t>
      </w:r>
    </w:p>
    <w:p w14:paraId="6ECB76B8" w14:textId="77777777" w:rsidR="00BF1566" w:rsidRDefault="00BF1566" w:rsidP="00BF1566">
      <w:pPr>
        <w:pStyle w:val="ff665eef"/>
        <w:spacing w:line="360" w:lineRule="auto"/>
        <w:ind w:left="560" w:firstLineChars="0" w:firstLine="419"/>
      </w:pPr>
      <w:r>
        <w:rPr>
          <w:rFonts w:hint="eastAsia"/>
          <w:szCs w:val="28"/>
        </w:rPr>
        <w:t>3.</w:t>
      </w:r>
      <w:r>
        <w:rPr>
          <w:rFonts w:hint="eastAsia"/>
          <w:szCs w:val="28"/>
        </w:rPr>
        <w:t>密服平台将验证结果返回给业务系统。</w:t>
      </w:r>
    </w:p>
    <w:p w14:paraId="0E96576D" w14:textId="77777777" w:rsidR="00BF1566" w:rsidRDefault="00BF1566" w:rsidP="00BF1566">
      <w:pPr>
        <w:pStyle w:val="348f806a"/>
        <w:numPr>
          <w:ilvl w:val="0"/>
          <w:numId w:val="100"/>
        </w:numPr>
        <w:spacing w:line="360" w:lineRule="auto"/>
        <w:ind w:firstLine="560"/>
      </w:pPr>
      <w:r>
        <w:t>重要数据传输机密性：部署</w:t>
      </w:r>
      <w:r>
        <w:rPr>
          <w:rFonts w:hint="eastAsia"/>
        </w:rPr>
        <w:t>已通过商用密码机构认证的</w:t>
      </w:r>
      <w:r>
        <w:rPr>
          <w:rFonts w:hint="eastAsia"/>
        </w:rPr>
        <w:t>SSL VPN</w:t>
      </w:r>
      <w:r>
        <w:rPr>
          <w:rFonts w:hint="eastAsia"/>
        </w:rPr>
        <w:t>安全网关</w:t>
      </w:r>
      <w:r>
        <w:t>，复用网络和通信层面搭建的国密</w:t>
      </w:r>
      <w:r>
        <w:t>SSL</w:t>
      </w:r>
      <w:r>
        <w:t>安全通信链路对重要数据传输进行机密性保护。</w:t>
      </w:r>
    </w:p>
    <w:p w14:paraId="38A49756" w14:textId="77777777" w:rsidR="00BF1566" w:rsidRDefault="00BF1566" w:rsidP="00BF1566">
      <w:pPr>
        <w:pStyle w:val="348f806a"/>
        <w:numPr>
          <w:ilvl w:val="0"/>
          <w:numId w:val="100"/>
        </w:numPr>
        <w:spacing w:line="360" w:lineRule="auto"/>
        <w:ind w:firstLine="560"/>
        <w:rPr>
          <w:rFonts w:ascii="仿宋" w:hAnsi="仿宋" w:cs="仿宋"/>
          <w:b/>
          <w:bCs/>
          <w:szCs w:val="28"/>
        </w:rPr>
      </w:pPr>
      <w:r>
        <w:lastRenderedPageBreak/>
        <w:t>重要数据传输完整性：部署</w:t>
      </w:r>
      <w:r>
        <w:rPr>
          <w:rFonts w:hint="eastAsia"/>
        </w:rPr>
        <w:t>已通过商用密码机构认证的</w:t>
      </w:r>
      <w:r>
        <w:rPr>
          <w:rFonts w:hint="eastAsia"/>
        </w:rPr>
        <w:t>SSL VPN</w:t>
      </w:r>
      <w:r>
        <w:rPr>
          <w:rFonts w:hint="eastAsia"/>
        </w:rPr>
        <w:t>安全网关</w:t>
      </w:r>
      <w:r>
        <w:t>，复用网络和通信层面搭建的国密</w:t>
      </w:r>
      <w:r>
        <w:t>SSL</w:t>
      </w:r>
      <w:r>
        <w:t>安全通信链路对重要数据传输进行</w:t>
      </w:r>
      <w:r>
        <w:rPr>
          <w:rFonts w:hint="eastAsia"/>
        </w:rPr>
        <w:t>完整性</w:t>
      </w:r>
      <w:r>
        <w:t>保护。</w:t>
      </w:r>
    </w:p>
    <w:p w14:paraId="1D4E9490" w14:textId="77777777" w:rsidR="00BF1566" w:rsidRDefault="00BF1566" w:rsidP="00BF1566">
      <w:pPr>
        <w:pStyle w:val="348f806a"/>
        <w:numPr>
          <w:ilvl w:val="0"/>
          <w:numId w:val="100"/>
        </w:numPr>
        <w:spacing w:line="360" w:lineRule="auto"/>
        <w:ind w:firstLine="560"/>
        <w:rPr>
          <w:rFonts w:ascii="仿宋" w:hAnsi="仿宋" w:cs="仿宋"/>
          <w:b/>
          <w:bCs/>
          <w:szCs w:val="28"/>
        </w:rPr>
      </w:pPr>
      <w:r>
        <w:t>不可否认性：</w:t>
      </w:r>
      <w:r>
        <w:rPr>
          <w:rFonts w:hint="eastAsia"/>
        </w:rPr>
        <w:t>本系统不涉及法律责任认定的应用场景，在本次密码应用改造及测评时，作不适用项处理</w:t>
      </w:r>
      <w:r>
        <w:t>。</w:t>
      </w:r>
    </w:p>
    <w:p w14:paraId="6AA61560" w14:textId="77777777" w:rsidR="00BF1566" w:rsidRDefault="00BF1566" w:rsidP="00BF1566">
      <w:pPr>
        <w:pStyle w:val="37f376b5"/>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1.对于关键的操作行为，{操作者/应用系统}使用电子印章对关键操作行为和内容进行SM2算法/RSA算法的数字签名，签名内容为原数据的哈希值，签名主体为系统关键操作人员，签名位置为文件/网页，并由服务器端调用时间戳服务器加盖时间戳，把签名值、时间戳存到数据库。</w:t>
      </w:r>
    </w:p>
    <w:p w14:paraId="008F0581" w14:textId="77777777" w:rsidR="00BF1566" w:rsidRDefault="00BF1566" w:rsidP="00BF1566">
      <w:pPr>
        <w:pStyle w:val="37f376b5"/>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在验证操作行为时，调用XX{密码设备名称，如签名验签服务器}对签名值进行验证，调用时间戳服务器校验时间戳，以此来实现关键操作的不可否认性。所使用的密码产品（UKey、时间戳服务器以及XX{密码设备名称，如签名验签服务器}）经商用密码认证机构认证合格，且满足密码模块第二级安全要求。</w:t>
      </w:r>
    </w:p>
    <w:p w14:paraId="09D2E27C" w14:textId="77777777" w:rsidR="00BF1566" w:rsidRDefault="00BF1566" w:rsidP="00BF1566">
      <w:pPr>
        <w:pStyle w:val="37f376b5"/>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病例、处方单、凭证等文件和文书，通过电子签章实现不可否认性】3.应用系统输出的{病例、处方单、凭证等文件和文书}），使用签发单位/签发人的电子印章，通过电子签章系统，对{病例、处方单、凭证等文件和文书}进行电子签章，签名算法为SM3+SM2，签名主体为公众用户，签名位置为文件或文书指定签名位置。</w:t>
      </w:r>
    </w:p>
    <w:p w14:paraId="7A47607F" w14:textId="77777777" w:rsidR="00BF1566" w:rsidRDefault="00BF1566" w:rsidP="00BF1566">
      <w:pPr>
        <w:pStyle w:val="37f376b5"/>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验证相关文件或文书时，通过调用安全电子签章系统进行验证，使用公钥验证电子签名值，实现关键操作的不可否认性。所使用的Ukey、安全电子签章系统经商用密码认证机构认证合格，其组件满</w:t>
      </w:r>
      <w:r>
        <w:rPr>
          <w:rFonts w:ascii="仿宋" w:eastAsia="仿宋" w:hAnsi="仿宋" w:cs="仿宋" w:hint="eastAsia"/>
          <w:sz w:val="28"/>
          <w:szCs w:val="28"/>
          <w:highlight w:val="yellow"/>
          <w:lang w:eastAsia="zh-CN"/>
        </w:rPr>
        <w:lastRenderedPageBreak/>
        <w:t>足密码模块第二级安全要求，证书由合规的密码服务机构签发。}</w:t>
      </w:r>
    </w:p>
    <w:p w14:paraId="1F4DEF59" w14:textId="77777777" w:rsidR="00BF1566" w:rsidRDefault="00BF1566" w:rsidP="00BF1566">
      <w:pPr>
        <w:pStyle w:val="37f376b5"/>
        <w:spacing w:line="360" w:lineRule="auto"/>
        <w:ind w:firstLineChars="200" w:firstLine="562"/>
        <w:rPr>
          <w:rFonts w:ascii="仿宋" w:eastAsia="仿宋" w:hAnsi="仿宋" w:cs="仿宋"/>
          <w:sz w:val="28"/>
          <w:szCs w:val="28"/>
          <w:lang w:eastAsia="zh-CN"/>
        </w:rPr>
      </w:pPr>
      <w:r>
        <w:rPr>
          <w:rFonts w:ascii="仿宋" w:eastAsia="仿宋" w:hAnsi="仿宋" w:cs="仿宋" w:hint="eastAsia"/>
          <w:b/>
          <w:bCs/>
          <w:sz w:val="28"/>
          <w:szCs w:val="28"/>
          <w:highlight w:val="yellow"/>
          <w:lang w:eastAsia="zh-CN"/>
        </w:rPr>
        <w:t>（添加流程）</w:t>
      </w:r>
    </w:p>
    <w:p w14:paraId="0BE3E74D" w14:textId="77777777" w:rsidR="00BF1566" w:rsidRDefault="00BF1566" w:rsidP="00BF1566">
      <w:pPr>
        <w:pStyle w:val="3f086a48"/>
        <w:spacing w:line="360" w:lineRule="auto"/>
        <w:ind w:left="0" w:firstLineChars="200" w:firstLine="562"/>
        <w:rPr>
          <w:rFonts w:cs="仿宋"/>
          <w:b/>
          <w:bCs/>
          <w:lang w:eastAsia="zh-CN"/>
        </w:rPr>
      </w:pPr>
      <w:r>
        <w:rPr>
          <w:rFonts w:cs="仿宋" w:hint="eastAsia"/>
          <w:b/>
          <w:bCs/>
          <w:lang w:eastAsia="zh-CN"/>
        </w:rPr>
        <w:t>密钥管理策略：</w:t>
      </w:r>
    </w:p>
    <w:p w14:paraId="412D30C4" w14:textId="77777777" w:rsidR="00BF1566" w:rsidRDefault="00BF1566" w:rsidP="00BF1566">
      <w:pPr>
        <w:pStyle w:val="3f086a48"/>
        <w:spacing w:line="360" w:lineRule="auto"/>
        <w:ind w:left="0" w:firstLineChars="200" w:firstLine="560"/>
        <w:rPr>
          <w:rFonts w:cs="仿宋"/>
          <w:lang w:eastAsia="zh-CN"/>
        </w:rPr>
      </w:pPr>
      <w:r>
        <w:rPr>
          <w:rFonts w:cs="仿宋" w:hint="eastAsia"/>
          <w:lang w:eastAsia="zh-CN"/>
        </w:rPr>
        <w:t>1)密钥管理</w:t>
      </w:r>
    </w:p>
    <w:tbl>
      <w:tblPr>
        <w:tblW w:w="8525"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677"/>
        <w:gridCol w:w="1701"/>
        <w:gridCol w:w="1593"/>
        <w:gridCol w:w="2660"/>
        <w:gridCol w:w="1894"/>
      </w:tblGrid>
      <w:tr w:rsidR="00BF1566" w14:paraId="526ED640" w14:textId="77777777" w:rsidTr="00061BC7">
        <w:trPr>
          <w:trHeight w:val="152"/>
          <w:tblHeader/>
          <w:jc w:val="center"/>
        </w:trPr>
        <w:tc>
          <w:tcPr>
            <w:tcW w:w="677" w:type="dxa"/>
            <w:shd w:val="clear" w:color="auto" w:fill="auto"/>
            <w:vAlign w:val="center"/>
          </w:tcPr>
          <w:p w14:paraId="7DB4A717" w14:textId="77777777" w:rsidR="00BF1566" w:rsidRDefault="00BF1566" w:rsidP="00061BC7">
            <w:pPr>
              <w:pStyle w:val="8666f073"/>
              <w:rPr>
                <w:b/>
                <w:bCs/>
                <w:sz w:val="28"/>
              </w:rPr>
            </w:pPr>
            <w:r>
              <w:rPr>
                <w:rFonts w:hint="eastAsia"/>
                <w:b/>
                <w:bCs/>
                <w:sz w:val="28"/>
              </w:rPr>
              <w:t>序号</w:t>
            </w:r>
          </w:p>
          <w:p w14:paraId="167B2009" w14:textId="77777777" w:rsidR="00BF1566" w:rsidRDefault="00BF1566" w:rsidP="00061BC7">
            <w:pPr>
              <w:pStyle w:val="8666f073"/>
              <w:rPr>
                <w:bCs/>
                <w:sz w:val="28"/>
              </w:rPr>
            </w:pPr>
          </w:p>
        </w:tc>
        <w:tc>
          <w:tcPr>
            <w:tcW w:w="1701" w:type="dxa"/>
            <w:shd w:val="clear" w:color="auto" w:fill="auto"/>
            <w:vAlign w:val="center"/>
          </w:tcPr>
          <w:p w14:paraId="0C88A45B" w14:textId="77777777" w:rsidR="00BF1566" w:rsidRDefault="00BF1566" w:rsidP="00061BC7">
            <w:pPr>
              <w:pStyle w:val="8666f073"/>
              <w:rPr>
                <w:bCs/>
                <w:sz w:val="28"/>
              </w:rPr>
            </w:pPr>
            <w:r>
              <w:rPr>
                <w:rFonts w:hint="eastAsia"/>
                <w:b/>
                <w:bCs/>
                <w:sz w:val="28"/>
              </w:rPr>
              <w:t>密钥名称</w:t>
            </w:r>
          </w:p>
        </w:tc>
        <w:tc>
          <w:tcPr>
            <w:tcW w:w="1593" w:type="dxa"/>
            <w:shd w:val="clear" w:color="auto" w:fill="auto"/>
            <w:vAlign w:val="center"/>
          </w:tcPr>
          <w:p w14:paraId="7115FB8A" w14:textId="77777777" w:rsidR="00BF1566" w:rsidRDefault="00BF1566" w:rsidP="00061BC7">
            <w:pPr>
              <w:pStyle w:val="8666f073"/>
              <w:rPr>
                <w:bCs/>
                <w:sz w:val="28"/>
              </w:rPr>
            </w:pPr>
            <w:r>
              <w:rPr>
                <w:rFonts w:hint="eastAsia"/>
                <w:b/>
                <w:bCs/>
                <w:sz w:val="28"/>
              </w:rPr>
              <w:t>算法</w:t>
            </w:r>
          </w:p>
        </w:tc>
        <w:tc>
          <w:tcPr>
            <w:tcW w:w="2660" w:type="dxa"/>
            <w:shd w:val="clear" w:color="auto" w:fill="auto"/>
            <w:vAlign w:val="center"/>
          </w:tcPr>
          <w:p w14:paraId="735FDE15" w14:textId="77777777" w:rsidR="00BF1566" w:rsidRDefault="00BF1566" w:rsidP="00061BC7">
            <w:pPr>
              <w:pStyle w:val="8666f073"/>
              <w:rPr>
                <w:bCs/>
                <w:sz w:val="28"/>
              </w:rPr>
            </w:pPr>
            <w:r>
              <w:rPr>
                <w:rFonts w:hint="eastAsia"/>
                <w:b/>
                <w:bCs/>
                <w:sz w:val="28"/>
              </w:rPr>
              <w:t>用途</w:t>
            </w:r>
          </w:p>
        </w:tc>
        <w:tc>
          <w:tcPr>
            <w:tcW w:w="1894" w:type="dxa"/>
            <w:shd w:val="clear" w:color="auto" w:fill="auto"/>
            <w:vAlign w:val="center"/>
          </w:tcPr>
          <w:p w14:paraId="3FD7BCB2" w14:textId="77777777" w:rsidR="00BF1566" w:rsidRDefault="00BF1566" w:rsidP="00061BC7">
            <w:pPr>
              <w:pStyle w:val="8666f073"/>
              <w:rPr>
                <w:bCs/>
                <w:sz w:val="28"/>
              </w:rPr>
            </w:pPr>
            <w:r>
              <w:rPr>
                <w:rFonts w:hint="eastAsia"/>
                <w:b/>
                <w:bCs/>
                <w:sz w:val="28"/>
              </w:rPr>
              <w:t>存储位置</w:t>
            </w:r>
          </w:p>
        </w:tc>
      </w:tr>
      <w:tr w:rsidR="00BF1566" w14:paraId="4D1CA1E1" w14:textId="77777777" w:rsidTr="00061BC7">
        <w:trPr>
          <w:trHeight w:val="152"/>
          <w:tblHeader/>
          <w:jc w:val="center"/>
        </w:trPr>
        <w:tc>
          <w:tcPr>
            <w:tcW w:w="677" w:type="dxa"/>
            <w:shd w:val="clear" w:color="auto" w:fill="auto"/>
            <w:vAlign w:val="center"/>
          </w:tcPr>
          <w:p w14:paraId="011E2A13" w14:textId="77777777" w:rsidR="00BF1566" w:rsidRDefault="00BF1566" w:rsidP="00061BC7">
            <w:pPr>
              <w:pStyle w:val="8666f073"/>
              <w:jc w:val="both"/>
              <w:rPr>
                <w:bCs/>
                <w:sz w:val="28"/>
              </w:rPr>
            </w:pPr>
            <w:r>
              <w:rPr>
                <w:rFonts w:hint="eastAsia"/>
                <w:bCs/>
                <w:sz w:val="28"/>
              </w:rPr>
              <w:t>1</w:t>
            </w:r>
          </w:p>
        </w:tc>
        <w:tc>
          <w:tcPr>
            <w:tcW w:w="1701" w:type="dxa"/>
            <w:shd w:val="clear" w:color="auto" w:fill="auto"/>
            <w:vAlign w:val="center"/>
          </w:tcPr>
          <w:p w14:paraId="7D40BFB0" w14:textId="77777777" w:rsidR="00BF1566" w:rsidRDefault="00BF1566" w:rsidP="00061BC7">
            <w:pPr>
              <w:spacing w:beforeLines="30" w:before="93" w:afterLines="30" w:after="93" w:line="240" w:lineRule="exact"/>
              <w:rPr>
                <w:bCs/>
                <w:lang w:eastAsia="zh-CN"/>
              </w:rPr>
            </w:pPr>
            <w:r>
              <w:rPr>
                <w:rFonts w:hint="eastAsia"/>
                <w:bCs/>
                <w:lang w:eastAsia="zh-CN"/>
              </w:rPr>
              <w:t>重要数据传输机密性保护密钥</w:t>
            </w:r>
          </w:p>
        </w:tc>
        <w:tc>
          <w:tcPr>
            <w:tcW w:w="1593" w:type="dxa"/>
            <w:shd w:val="clear" w:color="auto" w:fill="auto"/>
            <w:vAlign w:val="center"/>
          </w:tcPr>
          <w:p w14:paraId="3806CA43" w14:textId="77777777" w:rsidR="00BF1566" w:rsidRDefault="00BF1566" w:rsidP="00061BC7">
            <w:pPr>
              <w:pStyle w:val="8666f073"/>
              <w:jc w:val="both"/>
              <w:rPr>
                <w:bCs/>
                <w:sz w:val="28"/>
              </w:rPr>
            </w:pPr>
            <w:r>
              <w:rPr>
                <w:bCs/>
                <w:sz w:val="28"/>
              </w:rPr>
              <w:t>S</w:t>
            </w:r>
            <w:r>
              <w:rPr>
                <w:rFonts w:hint="eastAsia"/>
                <w:bCs/>
                <w:sz w:val="28"/>
              </w:rPr>
              <w:t>M</w:t>
            </w:r>
            <w:r>
              <w:rPr>
                <w:bCs/>
                <w:sz w:val="28"/>
              </w:rPr>
              <w:t>4</w:t>
            </w:r>
          </w:p>
        </w:tc>
        <w:tc>
          <w:tcPr>
            <w:tcW w:w="2660" w:type="dxa"/>
            <w:shd w:val="clear" w:color="auto" w:fill="auto"/>
            <w:vAlign w:val="center"/>
          </w:tcPr>
          <w:p w14:paraId="778A2D00" w14:textId="77777777" w:rsidR="00BF1566" w:rsidRDefault="00BF1566" w:rsidP="00061BC7">
            <w:pPr>
              <w:pStyle w:val="8666f073"/>
              <w:jc w:val="both"/>
              <w:rPr>
                <w:bCs/>
                <w:sz w:val="28"/>
              </w:rPr>
            </w:pPr>
            <w:r>
              <w:rPr>
                <w:rFonts w:hint="eastAsia"/>
                <w:bCs/>
                <w:sz w:val="28"/>
              </w:rPr>
              <w:t>用于保护</w:t>
            </w:r>
            <w:r>
              <w:rPr>
                <w:rFonts w:hint="eastAsia"/>
                <w:bCs/>
                <w:sz w:val="28"/>
              </w:rPr>
              <w:t>S</w:t>
            </w:r>
            <w:r>
              <w:rPr>
                <w:bCs/>
                <w:sz w:val="28"/>
              </w:rPr>
              <w:t>SL</w:t>
            </w:r>
            <w:r>
              <w:rPr>
                <w:rFonts w:hint="eastAsia"/>
                <w:bCs/>
                <w:sz w:val="28"/>
              </w:rPr>
              <w:t>通道中重要业务数据的传输机密性</w:t>
            </w:r>
          </w:p>
        </w:tc>
        <w:tc>
          <w:tcPr>
            <w:tcW w:w="1894" w:type="dxa"/>
            <w:shd w:val="clear" w:color="auto" w:fill="auto"/>
            <w:vAlign w:val="center"/>
          </w:tcPr>
          <w:p w14:paraId="0AED4FD7" w14:textId="77777777" w:rsidR="00BF1566" w:rsidRDefault="00BF1566" w:rsidP="00061BC7">
            <w:pPr>
              <w:pStyle w:val="8666f073"/>
              <w:jc w:val="both"/>
              <w:rPr>
                <w:bCs/>
                <w:sz w:val="28"/>
              </w:rPr>
            </w:pPr>
            <w:r>
              <w:rPr>
                <w:rFonts w:hint="eastAsia"/>
                <w:bCs/>
                <w:sz w:val="28"/>
              </w:rPr>
              <w:t>临时协商，用完销毁</w:t>
            </w:r>
          </w:p>
        </w:tc>
      </w:tr>
      <w:tr w:rsidR="00BF1566" w14:paraId="3B747B77" w14:textId="77777777" w:rsidTr="00061BC7">
        <w:trPr>
          <w:trHeight w:val="152"/>
          <w:tblHeader/>
          <w:jc w:val="center"/>
        </w:trPr>
        <w:tc>
          <w:tcPr>
            <w:tcW w:w="677" w:type="dxa"/>
            <w:shd w:val="clear" w:color="auto" w:fill="auto"/>
            <w:vAlign w:val="center"/>
          </w:tcPr>
          <w:p w14:paraId="5E7B061C" w14:textId="77777777" w:rsidR="00BF1566" w:rsidRDefault="00BF1566" w:rsidP="00061BC7">
            <w:pPr>
              <w:pStyle w:val="8666f073"/>
              <w:jc w:val="both"/>
              <w:rPr>
                <w:bCs/>
                <w:sz w:val="28"/>
              </w:rPr>
            </w:pPr>
            <w:r>
              <w:rPr>
                <w:rFonts w:hint="eastAsia"/>
                <w:bCs/>
                <w:sz w:val="28"/>
              </w:rPr>
              <w:t>2</w:t>
            </w:r>
          </w:p>
        </w:tc>
        <w:tc>
          <w:tcPr>
            <w:tcW w:w="1701" w:type="dxa"/>
            <w:shd w:val="clear" w:color="auto" w:fill="auto"/>
            <w:vAlign w:val="center"/>
          </w:tcPr>
          <w:p w14:paraId="30A6440D" w14:textId="77777777" w:rsidR="00BF1566" w:rsidRDefault="00BF1566" w:rsidP="00061BC7">
            <w:pPr>
              <w:pStyle w:val="8666f073"/>
              <w:jc w:val="both"/>
              <w:rPr>
                <w:bCs/>
                <w:sz w:val="28"/>
              </w:rPr>
            </w:pPr>
            <w:r>
              <w:rPr>
                <w:rFonts w:hint="eastAsia"/>
                <w:bCs/>
                <w:sz w:val="28"/>
              </w:rPr>
              <w:t>重要数据传输链路身份鉴别私钥</w:t>
            </w:r>
          </w:p>
        </w:tc>
        <w:tc>
          <w:tcPr>
            <w:tcW w:w="1593" w:type="dxa"/>
            <w:shd w:val="clear" w:color="auto" w:fill="auto"/>
            <w:vAlign w:val="center"/>
          </w:tcPr>
          <w:p w14:paraId="758D856E" w14:textId="77777777" w:rsidR="00BF1566" w:rsidRDefault="00BF1566" w:rsidP="00061BC7">
            <w:pPr>
              <w:pStyle w:val="8666f073"/>
              <w:jc w:val="both"/>
              <w:rPr>
                <w:bCs/>
                <w:sz w:val="28"/>
              </w:rPr>
            </w:pPr>
            <w:r>
              <w:rPr>
                <w:rFonts w:hint="eastAsia"/>
                <w:bCs/>
                <w:sz w:val="28"/>
              </w:rPr>
              <w:t>S</w:t>
            </w:r>
            <w:r>
              <w:rPr>
                <w:bCs/>
                <w:sz w:val="28"/>
              </w:rPr>
              <w:t>M2</w:t>
            </w:r>
          </w:p>
        </w:tc>
        <w:tc>
          <w:tcPr>
            <w:tcW w:w="2660" w:type="dxa"/>
            <w:shd w:val="clear" w:color="auto" w:fill="auto"/>
            <w:vAlign w:val="center"/>
          </w:tcPr>
          <w:p w14:paraId="5144BD94" w14:textId="77777777" w:rsidR="00BF1566" w:rsidRDefault="00BF1566" w:rsidP="00061BC7">
            <w:pPr>
              <w:pStyle w:val="8666f073"/>
              <w:jc w:val="both"/>
              <w:rPr>
                <w:bCs/>
                <w:sz w:val="28"/>
              </w:rPr>
            </w:pPr>
            <w:r>
              <w:rPr>
                <w:rFonts w:hint="eastAsia"/>
                <w:bCs/>
                <w:sz w:val="28"/>
              </w:rPr>
              <w:t>用于</w:t>
            </w:r>
            <w:r>
              <w:rPr>
                <w:bCs/>
                <w:sz w:val="28"/>
              </w:rPr>
              <w:t>建立</w:t>
            </w:r>
            <w:r>
              <w:rPr>
                <w:rFonts w:hint="eastAsia"/>
                <w:bCs/>
                <w:sz w:val="28"/>
              </w:rPr>
              <w:t>链路</w:t>
            </w:r>
            <w:r>
              <w:rPr>
                <w:bCs/>
                <w:sz w:val="28"/>
              </w:rPr>
              <w:t>时</w:t>
            </w:r>
            <w:r>
              <w:rPr>
                <w:rFonts w:hint="eastAsia"/>
                <w:bCs/>
                <w:sz w:val="28"/>
              </w:rPr>
              <w:t>S</w:t>
            </w:r>
            <w:r>
              <w:rPr>
                <w:bCs/>
                <w:sz w:val="28"/>
              </w:rPr>
              <w:t>SL</w:t>
            </w:r>
            <w:r>
              <w:rPr>
                <w:rFonts w:hint="eastAsia"/>
                <w:bCs/>
                <w:sz w:val="28"/>
              </w:rPr>
              <w:t>客户端和服务端的身份鉴别</w:t>
            </w:r>
          </w:p>
        </w:tc>
        <w:tc>
          <w:tcPr>
            <w:tcW w:w="1894" w:type="dxa"/>
            <w:shd w:val="clear" w:color="auto" w:fill="auto"/>
            <w:vAlign w:val="center"/>
          </w:tcPr>
          <w:p w14:paraId="5529B0E7" w14:textId="77777777" w:rsidR="00BF1566" w:rsidRDefault="00BF1566" w:rsidP="00061BC7">
            <w:pPr>
              <w:pStyle w:val="8666f073"/>
              <w:jc w:val="both"/>
              <w:rPr>
                <w:bCs/>
                <w:sz w:val="28"/>
              </w:rPr>
            </w:pPr>
            <w:r>
              <w:rPr>
                <w:rFonts w:hint="eastAsia"/>
                <w:bCs/>
                <w:sz w:val="28"/>
              </w:rPr>
              <w:t>服务端在密码卡、客户端在</w:t>
            </w:r>
            <w:r>
              <w:rPr>
                <w:rFonts w:hint="eastAsia"/>
                <w:bCs/>
                <w:sz w:val="28"/>
              </w:rPr>
              <w:t>U</w:t>
            </w:r>
            <w:r>
              <w:rPr>
                <w:bCs/>
                <w:sz w:val="28"/>
              </w:rPr>
              <w:t>KEY</w:t>
            </w:r>
          </w:p>
        </w:tc>
      </w:tr>
      <w:tr w:rsidR="00BF1566" w14:paraId="6EE37C92" w14:textId="77777777" w:rsidTr="00061BC7">
        <w:trPr>
          <w:trHeight w:val="152"/>
          <w:tblHeader/>
          <w:jc w:val="center"/>
        </w:trPr>
        <w:tc>
          <w:tcPr>
            <w:tcW w:w="677" w:type="dxa"/>
            <w:shd w:val="clear" w:color="auto" w:fill="auto"/>
            <w:vAlign w:val="center"/>
          </w:tcPr>
          <w:p w14:paraId="7EB14D22" w14:textId="77777777" w:rsidR="00BF1566" w:rsidRDefault="00BF1566" w:rsidP="00061BC7">
            <w:pPr>
              <w:pStyle w:val="8666f073"/>
              <w:jc w:val="both"/>
              <w:rPr>
                <w:bCs/>
                <w:sz w:val="28"/>
              </w:rPr>
            </w:pPr>
            <w:r>
              <w:rPr>
                <w:rFonts w:hint="eastAsia"/>
                <w:bCs/>
                <w:sz w:val="28"/>
              </w:rPr>
              <w:t>3</w:t>
            </w:r>
          </w:p>
        </w:tc>
        <w:tc>
          <w:tcPr>
            <w:tcW w:w="1701" w:type="dxa"/>
            <w:shd w:val="clear" w:color="auto" w:fill="auto"/>
            <w:vAlign w:val="center"/>
          </w:tcPr>
          <w:p w14:paraId="72E90770" w14:textId="77777777" w:rsidR="00BF1566" w:rsidRDefault="00BF1566" w:rsidP="00061BC7">
            <w:pPr>
              <w:pStyle w:val="8666f073"/>
              <w:jc w:val="both"/>
              <w:rPr>
                <w:bCs/>
                <w:sz w:val="28"/>
              </w:rPr>
            </w:pPr>
            <w:r>
              <w:rPr>
                <w:rFonts w:hint="eastAsia"/>
                <w:bCs/>
                <w:sz w:val="28"/>
              </w:rPr>
              <w:t>重要数据传输链路身份鉴别公钥</w:t>
            </w:r>
          </w:p>
        </w:tc>
        <w:tc>
          <w:tcPr>
            <w:tcW w:w="1593" w:type="dxa"/>
            <w:shd w:val="clear" w:color="auto" w:fill="auto"/>
            <w:vAlign w:val="center"/>
          </w:tcPr>
          <w:p w14:paraId="70CF37B7" w14:textId="77777777" w:rsidR="00BF1566" w:rsidRDefault="00BF1566" w:rsidP="00061BC7">
            <w:pPr>
              <w:pStyle w:val="8666f073"/>
              <w:jc w:val="both"/>
              <w:rPr>
                <w:bCs/>
                <w:sz w:val="28"/>
              </w:rPr>
            </w:pPr>
            <w:r>
              <w:rPr>
                <w:rFonts w:hint="eastAsia"/>
                <w:bCs/>
                <w:sz w:val="28"/>
              </w:rPr>
              <w:t>S</w:t>
            </w:r>
            <w:r>
              <w:rPr>
                <w:bCs/>
                <w:sz w:val="28"/>
              </w:rPr>
              <w:t>M2</w:t>
            </w:r>
          </w:p>
        </w:tc>
        <w:tc>
          <w:tcPr>
            <w:tcW w:w="2660" w:type="dxa"/>
            <w:shd w:val="clear" w:color="auto" w:fill="auto"/>
            <w:vAlign w:val="center"/>
          </w:tcPr>
          <w:p w14:paraId="58995433" w14:textId="77777777" w:rsidR="00BF1566" w:rsidRDefault="00BF1566" w:rsidP="00061BC7">
            <w:pPr>
              <w:pStyle w:val="8666f073"/>
              <w:jc w:val="both"/>
              <w:rPr>
                <w:bCs/>
                <w:sz w:val="28"/>
              </w:rPr>
            </w:pPr>
            <w:r>
              <w:rPr>
                <w:rFonts w:hint="eastAsia"/>
                <w:bCs/>
                <w:sz w:val="28"/>
              </w:rPr>
              <w:t>以证书形式使用，用于</w:t>
            </w:r>
            <w:r>
              <w:rPr>
                <w:bCs/>
                <w:sz w:val="28"/>
              </w:rPr>
              <w:t>建立</w:t>
            </w:r>
            <w:r>
              <w:rPr>
                <w:rFonts w:hint="eastAsia"/>
                <w:bCs/>
                <w:sz w:val="28"/>
              </w:rPr>
              <w:t>链路</w:t>
            </w:r>
            <w:r>
              <w:rPr>
                <w:bCs/>
                <w:sz w:val="28"/>
              </w:rPr>
              <w:t>时</w:t>
            </w:r>
            <w:r>
              <w:rPr>
                <w:rFonts w:hint="eastAsia"/>
                <w:bCs/>
                <w:sz w:val="28"/>
              </w:rPr>
              <w:t>S</w:t>
            </w:r>
            <w:r>
              <w:rPr>
                <w:bCs/>
                <w:sz w:val="28"/>
              </w:rPr>
              <w:t>SL</w:t>
            </w:r>
            <w:r>
              <w:rPr>
                <w:rFonts w:hint="eastAsia"/>
                <w:bCs/>
                <w:sz w:val="28"/>
              </w:rPr>
              <w:t>客户端和服务端的身份鉴别</w:t>
            </w:r>
          </w:p>
        </w:tc>
        <w:tc>
          <w:tcPr>
            <w:tcW w:w="1894" w:type="dxa"/>
            <w:shd w:val="clear" w:color="auto" w:fill="auto"/>
            <w:vAlign w:val="center"/>
          </w:tcPr>
          <w:p w14:paraId="0D4017F3" w14:textId="77777777" w:rsidR="00BF1566" w:rsidRDefault="00BF1566" w:rsidP="00061BC7">
            <w:pPr>
              <w:pStyle w:val="8666f073"/>
              <w:jc w:val="both"/>
              <w:rPr>
                <w:bCs/>
                <w:sz w:val="28"/>
              </w:rPr>
            </w:pPr>
            <w:r>
              <w:rPr>
                <w:rFonts w:hint="eastAsia"/>
                <w:bCs/>
                <w:sz w:val="28"/>
              </w:rPr>
              <w:t>服务端在密码卡、客户端在</w:t>
            </w:r>
            <w:r>
              <w:rPr>
                <w:rFonts w:hint="eastAsia"/>
                <w:bCs/>
                <w:sz w:val="28"/>
              </w:rPr>
              <w:t>U</w:t>
            </w:r>
            <w:r>
              <w:rPr>
                <w:bCs/>
                <w:sz w:val="28"/>
              </w:rPr>
              <w:t>KEY</w:t>
            </w:r>
          </w:p>
        </w:tc>
      </w:tr>
      <w:tr w:rsidR="00BF1566" w14:paraId="6631A248" w14:textId="77777777" w:rsidTr="00061BC7">
        <w:trPr>
          <w:trHeight w:val="152"/>
          <w:tblHeader/>
          <w:jc w:val="center"/>
        </w:trPr>
        <w:tc>
          <w:tcPr>
            <w:tcW w:w="677" w:type="dxa"/>
            <w:shd w:val="clear" w:color="auto" w:fill="auto"/>
            <w:vAlign w:val="center"/>
          </w:tcPr>
          <w:p w14:paraId="282EEF31" w14:textId="77777777" w:rsidR="00BF1566" w:rsidRDefault="00BF1566" w:rsidP="00061BC7">
            <w:pPr>
              <w:pStyle w:val="8666f073"/>
              <w:jc w:val="both"/>
              <w:rPr>
                <w:bCs/>
                <w:sz w:val="28"/>
              </w:rPr>
            </w:pPr>
            <w:r>
              <w:rPr>
                <w:rFonts w:hint="eastAsia"/>
                <w:bCs/>
                <w:sz w:val="28"/>
              </w:rPr>
              <w:t>4</w:t>
            </w:r>
          </w:p>
        </w:tc>
        <w:tc>
          <w:tcPr>
            <w:tcW w:w="1701" w:type="dxa"/>
            <w:shd w:val="clear" w:color="auto" w:fill="auto"/>
            <w:vAlign w:val="center"/>
          </w:tcPr>
          <w:p w14:paraId="2B9AF1E9" w14:textId="77777777" w:rsidR="00BF1566" w:rsidRDefault="00BF1566" w:rsidP="00061BC7">
            <w:pPr>
              <w:pStyle w:val="8666f073"/>
              <w:jc w:val="both"/>
              <w:rPr>
                <w:bCs/>
                <w:sz w:val="28"/>
              </w:rPr>
            </w:pPr>
            <w:r>
              <w:rPr>
                <w:rFonts w:hint="eastAsia"/>
                <w:bCs/>
                <w:sz w:val="28"/>
              </w:rPr>
              <w:t>重要数据传输链路密钥协商私钥</w:t>
            </w:r>
          </w:p>
        </w:tc>
        <w:tc>
          <w:tcPr>
            <w:tcW w:w="1593" w:type="dxa"/>
            <w:shd w:val="clear" w:color="auto" w:fill="auto"/>
            <w:vAlign w:val="center"/>
          </w:tcPr>
          <w:p w14:paraId="723F3994" w14:textId="77777777" w:rsidR="00BF1566" w:rsidRDefault="00BF1566" w:rsidP="00061BC7">
            <w:pPr>
              <w:pStyle w:val="8666f073"/>
              <w:jc w:val="both"/>
              <w:rPr>
                <w:bCs/>
                <w:sz w:val="28"/>
              </w:rPr>
            </w:pPr>
            <w:r>
              <w:rPr>
                <w:rFonts w:hint="eastAsia"/>
                <w:bCs/>
                <w:sz w:val="28"/>
              </w:rPr>
              <w:t>S</w:t>
            </w:r>
            <w:r>
              <w:rPr>
                <w:bCs/>
                <w:sz w:val="28"/>
              </w:rPr>
              <w:t>M2</w:t>
            </w:r>
          </w:p>
        </w:tc>
        <w:tc>
          <w:tcPr>
            <w:tcW w:w="2660" w:type="dxa"/>
            <w:shd w:val="clear" w:color="auto" w:fill="auto"/>
            <w:vAlign w:val="center"/>
          </w:tcPr>
          <w:p w14:paraId="7E90DCF8" w14:textId="77777777" w:rsidR="00BF1566" w:rsidRDefault="00BF1566" w:rsidP="00061BC7">
            <w:pPr>
              <w:pStyle w:val="8666f073"/>
              <w:jc w:val="both"/>
              <w:rPr>
                <w:bCs/>
                <w:sz w:val="28"/>
              </w:rPr>
            </w:pPr>
            <w:r>
              <w:rPr>
                <w:rFonts w:hint="eastAsia"/>
                <w:bCs/>
                <w:sz w:val="28"/>
              </w:rPr>
              <w:t>用于</w:t>
            </w:r>
            <w:r>
              <w:rPr>
                <w:rFonts w:hint="eastAsia"/>
                <w:bCs/>
                <w:sz w:val="28"/>
              </w:rPr>
              <w:t>S</w:t>
            </w:r>
            <w:r>
              <w:rPr>
                <w:bCs/>
                <w:sz w:val="28"/>
              </w:rPr>
              <w:t>SL</w:t>
            </w:r>
            <w:r>
              <w:rPr>
                <w:rFonts w:hint="eastAsia"/>
                <w:bCs/>
                <w:sz w:val="28"/>
              </w:rPr>
              <w:t>客户端和服务端的密钥协商</w:t>
            </w:r>
          </w:p>
        </w:tc>
        <w:tc>
          <w:tcPr>
            <w:tcW w:w="1894" w:type="dxa"/>
            <w:shd w:val="clear" w:color="auto" w:fill="auto"/>
            <w:vAlign w:val="center"/>
          </w:tcPr>
          <w:p w14:paraId="167A2031" w14:textId="77777777" w:rsidR="00BF1566" w:rsidRDefault="00BF1566" w:rsidP="00061BC7">
            <w:pPr>
              <w:pStyle w:val="8666f073"/>
              <w:jc w:val="both"/>
              <w:rPr>
                <w:bCs/>
                <w:sz w:val="28"/>
              </w:rPr>
            </w:pPr>
            <w:r>
              <w:rPr>
                <w:rFonts w:hint="eastAsia"/>
                <w:bCs/>
                <w:sz w:val="28"/>
              </w:rPr>
              <w:t>服务端在密码卡、客户端在</w:t>
            </w:r>
            <w:r>
              <w:rPr>
                <w:rFonts w:hint="eastAsia"/>
                <w:bCs/>
                <w:sz w:val="28"/>
              </w:rPr>
              <w:t>U</w:t>
            </w:r>
            <w:r>
              <w:rPr>
                <w:bCs/>
                <w:sz w:val="28"/>
              </w:rPr>
              <w:t>KEY</w:t>
            </w:r>
          </w:p>
        </w:tc>
      </w:tr>
      <w:tr w:rsidR="00BF1566" w14:paraId="5FFF5FA5" w14:textId="77777777" w:rsidTr="00061BC7">
        <w:trPr>
          <w:trHeight w:val="152"/>
          <w:tblHeader/>
          <w:jc w:val="center"/>
        </w:trPr>
        <w:tc>
          <w:tcPr>
            <w:tcW w:w="677" w:type="dxa"/>
            <w:shd w:val="clear" w:color="auto" w:fill="auto"/>
            <w:vAlign w:val="center"/>
          </w:tcPr>
          <w:p w14:paraId="192BA3FD" w14:textId="77777777" w:rsidR="00BF1566" w:rsidRDefault="00BF1566" w:rsidP="00061BC7">
            <w:pPr>
              <w:pStyle w:val="8666f073"/>
              <w:jc w:val="both"/>
              <w:rPr>
                <w:bCs/>
                <w:sz w:val="28"/>
              </w:rPr>
            </w:pPr>
            <w:r>
              <w:rPr>
                <w:rFonts w:hint="eastAsia"/>
                <w:bCs/>
                <w:sz w:val="28"/>
              </w:rPr>
              <w:t>5</w:t>
            </w:r>
          </w:p>
        </w:tc>
        <w:tc>
          <w:tcPr>
            <w:tcW w:w="1701" w:type="dxa"/>
            <w:shd w:val="clear" w:color="auto" w:fill="auto"/>
            <w:vAlign w:val="center"/>
          </w:tcPr>
          <w:p w14:paraId="3A3ECFBE" w14:textId="77777777" w:rsidR="00BF1566" w:rsidRDefault="00BF1566" w:rsidP="00061BC7">
            <w:pPr>
              <w:pStyle w:val="8666f073"/>
              <w:jc w:val="both"/>
              <w:rPr>
                <w:bCs/>
                <w:sz w:val="28"/>
              </w:rPr>
            </w:pPr>
            <w:r>
              <w:rPr>
                <w:rFonts w:hint="eastAsia"/>
                <w:bCs/>
                <w:sz w:val="28"/>
              </w:rPr>
              <w:t>重要数据传输链路密钥协商公钥</w:t>
            </w:r>
          </w:p>
        </w:tc>
        <w:tc>
          <w:tcPr>
            <w:tcW w:w="1593" w:type="dxa"/>
            <w:shd w:val="clear" w:color="auto" w:fill="auto"/>
            <w:vAlign w:val="center"/>
          </w:tcPr>
          <w:p w14:paraId="16B473A8" w14:textId="77777777" w:rsidR="00BF1566" w:rsidRDefault="00BF1566" w:rsidP="00061BC7">
            <w:pPr>
              <w:pStyle w:val="8666f073"/>
              <w:jc w:val="both"/>
              <w:rPr>
                <w:bCs/>
                <w:sz w:val="28"/>
              </w:rPr>
            </w:pPr>
            <w:r>
              <w:rPr>
                <w:rFonts w:hint="eastAsia"/>
                <w:bCs/>
                <w:sz w:val="28"/>
              </w:rPr>
              <w:t>S</w:t>
            </w:r>
            <w:r>
              <w:rPr>
                <w:bCs/>
                <w:sz w:val="28"/>
              </w:rPr>
              <w:t>M2</w:t>
            </w:r>
          </w:p>
        </w:tc>
        <w:tc>
          <w:tcPr>
            <w:tcW w:w="2660" w:type="dxa"/>
            <w:shd w:val="clear" w:color="auto" w:fill="auto"/>
            <w:vAlign w:val="center"/>
          </w:tcPr>
          <w:p w14:paraId="23C5C063" w14:textId="77777777" w:rsidR="00BF1566" w:rsidRDefault="00BF1566" w:rsidP="00061BC7">
            <w:pPr>
              <w:pStyle w:val="8666f073"/>
              <w:jc w:val="both"/>
              <w:rPr>
                <w:bCs/>
                <w:sz w:val="28"/>
              </w:rPr>
            </w:pPr>
            <w:r>
              <w:rPr>
                <w:rFonts w:hint="eastAsia"/>
                <w:bCs/>
                <w:sz w:val="28"/>
              </w:rPr>
              <w:t>以证书形式使用，用于</w:t>
            </w:r>
            <w:r>
              <w:rPr>
                <w:rFonts w:hint="eastAsia"/>
                <w:bCs/>
                <w:sz w:val="28"/>
              </w:rPr>
              <w:t>S</w:t>
            </w:r>
            <w:r>
              <w:rPr>
                <w:bCs/>
                <w:sz w:val="28"/>
              </w:rPr>
              <w:t>SL</w:t>
            </w:r>
            <w:r>
              <w:rPr>
                <w:rFonts w:hint="eastAsia"/>
                <w:bCs/>
                <w:sz w:val="28"/>
              </w:rPr>
              <w:t>客户端和服务端的密钥协商</w:t>
            </w:r>
          </w:p>
        </w:tc>
        <w:tc>
          <w:tcPr>
            <w:tcW w:w="1894" w:type="dxa"/>
            <w:shd w:val="clear" w:color="auto" w:fill="auto"/>
            <w:vAlign w:val="center"/>
          </w:tcPr>
          <w:p w14:paraId="74724CF6" w14:textId="77777777" w:rsidR="00BF1566" w:rsidRDefault="00BF1566" w:rsidP="00061BC7">
            <w:pPr>
              <w:pStyle w:val="8666f073"/>
              <w:jc w:val="both"/>
              <w:rPr>
                <w:bCs/>
                <w:sz w:val="28"/>
              </w:rPr>
            </w:pPr>
            <w:r>
              <w:rPr>
                <w:rFonts w:hint="eastAsia"/>
                <w:bCs/>
                <w:sz w:val="28"/>
              </w:rPr>
              <w:t>服务端在密码卡、客户端在</w:t>
            </w:r>
            <w:r>
              <w:rPr>
                <w:rFonts w:hint="eastAsia"/>
                <w:bCs/>
                <w:sz w:val="28"/>
              </w:rPr>
              <w:t>U</w:t>
            </w:r>
            <w:r>
              <w:rPr>
                <w:bCs/>
                <w:sz w:val="28"/>
              </w:rPr>
              <w:t>KEY</w:t>
            </w:r>
          </w:p>
        </w:tc>
      </w:tr>
      <w:tr w:rsidR="00BF1566" w14:paraId="0DC114F9" w14:textId="77777777" w:rsidTr="00061BC7">
        <w:trPr>
          <w:trHeight w:val="152"/>
          <w:tblHeader/>
          <w:jc w:val="center"/>
        </w:trPr>
        <w:tc>
          <w:tcPr>
            <w:tcW w:w="677" w:type="dxa"/>
            <w:shd w:val="clear" w:color="auto" w:fill="auto"/>
            <w:vAlign w:val="center"/>
          </w:tcPr>
          <w:p w14:paraId="63051488" w14:textId="77777777" w:rsidR="00BF1566" w:rsidRDefault="00BF1566" w:rsidP="00061BC7">
            <w:pPr>
              <w:pStyle w:val="8666f073"/>
              <w:jc w:val="both"/>
              <w:rPr>
                <w:bCs/>
                <w:sz w:val="28"/>
              </w:rPr>
            </w:pPr>
            <w:r>
              <w:rPr>
                <w:bCs/>
                <w:sz w:val="28"/>
              </w:rPr>
              <w:t>6</w:t>
            </w:r>
          </w:p>
        </w:tc>
        <w:tc>
          <w:tcPr>
            <w:tcW w:w="1701" w:type="dxa"/>
            <w:shd w:val="clear" w:color="auto" w:fill="auto"/>
            <w:vAlign w:val="center"/>
          </w:tcPr>
          <w:p w14:paraId="54F18C35" w14:textId="77777777" w:rsidR="00BF1566" w:rsidRDefault="00BF1566" w:rsidP="00061BC7">
            <w:pPr>
              <w:pStyle w:val="8666f073"/>
              <w:jc w:val="both"/>
              <w:rPr>
                <w:bCs/>
                <w:sz w:val="28"/>
              </w:rPr>
            </w:pPr>
            <w:r>
              <w:rPr>
                <w:rFonts w:hint="eastAsia"/>
                <w:bCs/>
                <w:sz w:val="28"/>
              </w:rPr>
              <w:t>用户签名私钥</w:t>
            </w:r>
          </w:p>
        </w:tc>
        <w:tc>
          <w:tcPr>
            <w:tcW w:w="1593" w:type="dxa"/>
            <w:shd w:val="clear" w:color="auto" w:fill="auto"/>
            <w:vAlign w:val="center"/>
          </w:tcPr>
          <w:p w14:paraId="519CAF2F" w14:textId="77777777" w:rsidR="00BF1566" w:rsidRDefault="00BF1566" w:rsidP="00061BC7">
            <w:pPr>
              <w:pStyle w:val="8666f073"/>
              <w:jc w:val="both"/>
              <w:rPr>
                <w:bCs/>
                <w:sz w:val="28"/>
              </w:rPr>
            </w:pPr>
            <w:r>
              <w:rPr>
                <w:rFonts w:hint="eastAsia"/>
                <w:bCs/>
                <w:sz w:val="28"/>
              </w:rPr>
              <w:t>SM2</w:t>
            </w:r>
          </w:p>
        </w:tc>
        <w:tc>
          <w:tcPr>
            <w:tcW w:w="2660" w:type="dxa"/>
            <w:shd w:val="clear" w:color="auto" w:fill="auto"/>
            <w:vAlign w:val="center"/>
          </w:tcPr>
          <w:p w14:paraId="02F9876D" w14:textId="77777777" w:rsidR="00BF1566" w:rsidRDefault="00BF1566" w:rsidP="00061BC7">
            <w:pPr>
              <w:pStyle w:val="8666f073"/>
              <w:jc w:val="both"/>
              <w:rPr>
                <w:bCs/>
                <w:sz w:val="28"/>
              </w:rPr>
            </w:pPr>
            <w:r>
              <w:rPr>
                <w:rFonts w:hint="eastAsia"/>
                <w:bCs/>
                <w:sz w:val="28"/>
              </w:rPr>
              <w:t>系统管理员登录应用系统</w:t>
            </w:r>
          </w:p>
        </w:tc>
        <w:tc>
          <w:tcPr>
            <w:tcW w:w="1894" w:type="dxa"/>
            <w:shd w:val="clear" w:color="auto" w:fill="auto"/>
            <w:vAlign w:val="center"/>
          </w:tcPr>
          <w:p w14:paraId="39CD22E9" w14:textId="77777777" w:rsidR="00BF1566" w:rsidRDefault="00BF1566" w:rsidP="00061BC7">
            <w:pPr>
              <w:pStyle w:val="8666f073"/>
              <w:jc w:val="both"/>
              <w:rPr>
                <w:bCs/>
                <w:sz w:val="28"/>
              </w:rPr>
            </w:pPr>
            <w:r>
              <w:rPr>
                <w:rFonts w:hint="eastAsia"/>
                <w:bCs/>
                <w:sz w:val="28"/>
              </w:rPr>
              <w:t>Ukey</w:t>
            </w:r>
          </w:p>
        </w:tc>
      </w:tr>
      <w:tr w:rsidR="00BF1566" w14:paraId="5636AB04" w14:textId="77777777" w:rsidTr="00061BC7">
        <w:trPr>
          <w:trHeight w:val="152"/>
          <w:tblHeader/>
          <w:jc w:val="center"/>
        </w:trPr>
        <w:tc>
          <w:tcPr>
            <w:tcW w:w="677" w:type="dxa"/>
            <w:shd w:val="clear" w:color="auto" w:fill="auto"/>
            <w:vAlign w:val="center"/>
          </w:tcPr>
          <w:p w14:paraId="434E5425" w14:textId="77777777" w:rsidR="00BF1566" w:rsidRDefault="00BF1566" w:rsidP="00061BC7">
            <w:pPr>
              <w:pStyle w:val="8666f073"/>
              <w:jc w:val="both"/>
              <w:rPr>
                <w:bCs/>
                <w:sz w:val="28"/>
              </w:rPr>
            </w:pPr>
            <w:r>
              <w:rPr>
                <w:bCs/>
                <w:sz w:val="28"/>
              </w:rPr>
              <w:t>7</w:t>
            </w:r>
          </w:p>
        </w:tc>
        <w:tc>
          <w:tcPr>
            <w:tcW w:w="1701" w:type="dxa"/>
            <w:shd w:val="clear" w:color="auto" w:fill="auto"/>
            <w:vAlign w:val="center"/>
          </w:tcPr>
          <w:p w14:paraId="2EFEF86B" w14:textId="77777777" w:rsidR="00BF1566" w:rsidRDefault="00BF1566" w:rsidP="00061BC7">
            <w:pPr>
              <w:pStyle w:val="8666f073"/>
              <w:jc w:val="both"/>
              <w:rPr>
                <w:bCs/>
                <w:sz w:val="28"/>
              </w:rPr>
            </w:pPr>
            <w:r>
              <w:rPr>
                <w:rFonts w:hint="eastAsia"/>
                <w:bCs/>
                <w:sz w:val="28"/>
              </w:rPr>
              <w:t>用户签名公钥</w:t>
            </w:r>
          </w:p>
        </w:tc>
        <w:tc>
          <w:tcPr>
            <w:tcW w:w="1593" w:type="dxa"/>
            <w:shd w:val="clear" w:color="auto" w:fill="auto"/>
            <w:vAlign w:val="center"/>
          </w:tcPr>
          <w:p w14:paraId="068CE6B5" w14:textId="77777777" w:rsidR="00BF1566" w:rsidRDefault="00BF1566" w:rsidP="00061BC7">
            <w:pPr>
              <w:pStyle w:val="8666f073"/>
              <w:jc w:val="both"/>
              <w:rPr>
                <w:bCs/>
                <w:sz w:val="28"/>
              </w:rPr>
            </w:pPr>
            <w:r>
              <w:rPr>
                <w:rFonts w:hint="eastAsia"/>
                <w:bCs/>
                <w:sz w:val="28"/>
              </w:rPr>
              <w:t>SM2</w:t>
            </w:r>
          </w:p>
        </w:tc>
        <w:tc>
          <w:tcPr>
            <w:tcW w:w="2660" w:type="dxa"/>
            <w:shd w:val="clear" w:color="auto" w:fill="auto"/>
            <w:vAlign w:val="center"/>
          </w:tcPr>
          <w:p w14:paraId="667B6C51" w14:textId="77777777" w:rsidR="00BF1566" w:rsidRDefault="00BF1566" w:rsidP="00061BC7">
            <w:pPr>
              <w:pStyle w:val="8666f073"/>
              <w:jc w:val="both"/>
              <w:rPr>
                <w:bCs/>
                <w:sz w:val="28"/>
              </w:rPr>
            </w:pPr>
            <w:r>
              <w:rPr>
                <w:rFonts w:hint="eastAsia"/>
                <w:bCs/>
                <w:sz w:val="28"/>
              </w:rPr>
              <w:t>以证书形式使用，用于系统管理员登录应用系统</w:t>
            </w:r>
          </w:p>
        </w:tc>
        <w:tc>
          <w:tcPr>
            <w:tcW w:w="1894" w:type="dxa"/>
            <w:shd w:val="clear" w:color="auto" w:fill="auto"/>
            <w:vAlign w:val="center"/>
          </w:tcPr>
          <w:p w14:paraId="27F752F8" w14:textId="77777777" w:rsidR="00BF1566" w:rsidRDefault="00BF1566" w:rsidP="00061BC7">
            <w:pPr>
              <w:pStyle w:val="8666f073"/>
              <w:jc w:val="both"/>
              <w:rPr>
                <w:bCs/>
                <w:sz w:val="28"/>
              </w:rPr>
            </w:pPr>
            <w:r>
              <w:rPr>
                <w:rFonts w:hint="eastAsia"/>
                <w:bCs/>
                <w:sz w:val="28"/>
              </w:rPr>
              <w:t>Ukey</w:t>
            </w:r>
          </w:p>
        </w:tc>
      </w:tr>
      <w:tr w:rsidR="00BF1566" w14:paraId="03E48C9D" w14:textId="77777777" w:rsidTr="00061BC7">
        <w:trPr>
          <w:trHeight w:val="152"/>
          <w:tblHeader/>
          <w:jc w:val="center"/>
        </w:trPr>
        <w:tc>
          <w:tcPr>
            <w:tcW w:w="677" w:type="dxa"/>
            <w:shd w:val="clear" w:color="auto" w:fill="auto"/>
            <w:vAlign w:val="center"/>
          </w:tcPr>
          <w:p w14:paraId="0A4B97C4" w14:textId="77777777" w:rsidR="00BF1566" w:rsidRDefault="00BF1566" w:rsidP="00061BC7">
            <w:pPr>
              <w:pStyle w:val="8666f073"/>
              <w:jc w:val="both"/>
              <w:rPr>
                <w:bCs/>
                <w:sz w:val="28"/>
              </w:rPr>
            </w:pPr>
            <w:r>
              <w:rPr>
                <w:rFonts w:hint="eastAsia"/>
                <w:bCs/>
                <w:sz w:val="28"/>
              </w:rPr>
              <w:t>6</w:t>
            </w:r>
          </w:p>
        </w:tc>
        <w:tc>
          <w:tcPr>
            <w:tcW w:w="1701" w:type="dxa"/>
            <w:shd w:val="clear" w:color="auto" w:fill="auto"/>
            <w:vAlign w:val="center"/>
          </w:tcPr>
          <w:p w14:paraId="1109EF7B" w14:textId="77777777" w:rsidR="00BF1566" w:rsidRDefault="00BF1566" w:rsidP="00061BC7">
            <w:pPr>
              <w:pStyle w:val="8666f073"/>
              <w:jc w:val="both"/>
              <w:rPr>
                <w:bCs/>
                <w:sz w:val="28"/>
              </w:rPr>
            </w:pPr>
            <w:r>
              <w:rPr>
                <w:rFonts w:hint="eastAsia"/>
                <w:bCs/>
                <w:sz w:val="28"/>
              </w:rPr>
              <w:t>应用系统主密钥</w:t>
            </w:r>
          </w:p>
        </w:tc>
        <w:tc>
          <w:tcPr>
            <w:tcW w:w="1593" w:type="dxa"/>
            <w:shd w:val="clear" w:color="auto" w:fill="auto"/>
            <w:vAlign w:val="center"/>
          </w:tcPr>
          <w:p w14:paraId="4534FAC7" w14:textId="77777777" w:rsidR="00BF1566" w:rsidRDefault="00BF1566" w:rsidP="00061BC7">
            <w:pPr>
              <w:pStyle w:val="8666f073"/>
              <w:jc w:val="both"/>
              <w:rPr>
                <w:bCs/>
                <w:sz w:val="28"/>
              </w:rPr>
            </w:pPr>
            <w:r>
              <w:rPr>
                <w:rFonts w:hint="eastAsia"/>
                <w:bCs/>
                <w:sz w:val="28"/>
              </w:rPr>
              <w:t>S</w:t>
            </w:r>
            <w:r>
              <w:rPr>
                <w:bCs/>
                <w:sz w:val="28"/>
              </w:rPr>
              <w:t>M4</w:t>
            </w:r>
          </w:p>
        </w:tc>
        <w:tc>
          <w:tcPr>
            <w:tcW w:w="2660" w:type="dxa"/>
            <w:shd w:val="clear" w:color="auto" w:fill="auto"/>
            <w:vAlign w:val="center"/>
          </w:tcPr>
          <w:p w14:paraId="1C858DDF" w14:textId="77777777" w:rsidR="00BF1566" w:rsidRDefault="00BF1566" w:rsidP="00061BC7">
            <w:pPr>
              <w:pStyle w:val="8666f073"/>
              <w:jc w:val="both"/>
              <w:rPr>
                <w:bCs/>
                <w:sz w:val="28"/>
              </w:rPr>
            </w:pPr>
            <w:r>
              <w:rPr>
                <w:rFonts w:hint="eastAsia"/>
                <w:bCs/>
                <w:sz w:val="28"/>
              </w:rPr>
              <w:t>用于通过密钥分散技术，派生重要数据存储完整性保护密钥和重要数据存储机密性保护密钥</w:t>
            </w:r>
          </w:p>
        </w:tc>
        <w:tc>
          <w:tcPr>
            <w:tcW w:w="1894" w:type="dxa"/>
            <w:shd w:val="clear" w:color="auto" w:fill="auto"/>
            <w:vAlign w:val="center"/>
          </w:tcPr>
          <w:p w14:paraId="4AA054DD" w14:textId="77777777" w:rsidR="00BF1566" w:rsidRDefault="00BF1566" w:rsidP="00061BC7">
            <w:pPr>
              <w:pStyle w:val="8666f073"/>
              <w:jc w:val="both"/>
              <w:rPr>
                <w:bCs/>
                <w:sz w:val="28"/>
              </w:rPr>
            </w:pPr>
            <w:r>
              <w:rPr>
                <w:rFonts w:hint="eastAsia"/>
                <w:bCs/>
                <w:sz w:val="28"/>
              </w:rPr>
              <w:t>密码应用中间件数据库</w:t>
            </w:r>
          </w:p>
        </w:tc>
      </w:tr>
      <w:tr w:rsidR="00BF1566" w14:paraId="77BE998E" w14:textId="77777777" w:rsidTr="00061BC7">
        <w:trPr>
          <w:trHeight w:val="152"/>
          <w:tblHeader/>
          <w:jc w:val="center"/>
        </w:trPr>
        <w:tc>
          <w:tcPr>
            <w:tcW w:w="677" w:type="dxa"/>
            <w:shd w:val="clear" w:color="auto" w:fill="auto"/>
            <w:vAlign w:val="center"/>
          </w:tcPr>
          <w:p w14:paraId="71F30CD8" w14:textId="77777777" w:rsidR="00BF1566" w:rsidRDefault="00BF1566" w:rsidP="00061BC7">
            <w:pPr>
              <w:pStyle w:val="8666f073"/>
              <w:jc w:val="both"/>
              <w:rPr>
                <w:bCs/>
                <w:sz w:val="28"/>
              </w:rPr>
            </w:pPr>
            <w:r>
              <w:rPr>
                <w:rFonts w:hint="eastAsia"/>
                <w:bCs/>
                <w:sz w:val="28"/>
              </w:rPr>
              <w:lastRenderedPageBreak/>
              <w:t>7</w:t>
            </w:r>
          </w:p>
        </w:tc>
        <w:tc>
          <w:tcPr>
            <w:tcW w:w="1701" w:type="dxa"/>
            <w:shd w:val="clear" w:color="auto" w:fill="auto"/>
            <w:vAlign w:val="center"/>
          </w:tcPr>
          <w:p w14:paraId="1440A1F3" w14:textId="77777777" w:rsidR="00BF1566" w:rsidRDefault="00BF1566" w:rsidP="00061BC7">
            <w:pPr>
              <w:pStyle w:val="8666f073"/>
              <w:jc w:val="both"/>
              <w:rPr>
                <w:bCs/>
                <w:sz w:val="28"/>
              </w:rPr>
            </w:pPr>
            <w:r>
              <w:rPr>
                <w:rFonts w:hint="eastAsia"/>
                <w:bCs/>
                <w:sz w:val="28"/>
              </w:rPr>
              <w:t>应用系统主密钥保护密钥</w:t>
            </w:r>
          </w:p>
        </w:tc>
        <w:tc>
          <w:tcPr>
            <w:tcW w:w="1593" w:type="dxa"/>
            <w:shd w:val="clear" w:color="auto" w:fill="auto"/>
            <w:vAlign w:val="center"/>
          </w:tcPr>
          <w:p w14:paraId="0E9194E9" w14:textId="77777777" w:rsidR="00BF1566" w:rsidRDefault="00BF1566" w:rsidP="00061BC7">
            <w:pPr>
              <w:pStyle w:val="8666f073"/>
              <w:jc w:val="both"/>
              <w:rPr>
                <w:bCs/>
                <w:sz w:val="28"/>
              </w:rPr>
            </w:pPr>
            <w:r>
              <w:rPr>
                <w:rFonts w:hint="eastAsia"/>
                <w:bCs/>
                <w:sz w:val="28"/>
              </w:rPr>
              <w:t>S</w:t>
            </w:r>
            <w:r>
              <w:rPr>
                <w:bCs/>
                <w:sz w:val="28"/>
              </w:rPr>
              <w:t>M4</w:t>
            </w:r>
          </w:p>
        </w:tc>
        <w:tc>
          <w:tcPr>
            <w:tcW w:w="2660" w:type="dxa"/>
            <w:shd w:val="clear" w:color="auto" w:fill="auto"/>
            <w:vAlign w:val="center"/>
          </w:tcPr>
          <w:p w14:paraId="020A79E0" w14:textId="77777777" w:rsidR="00BF1566" w:rsidRDefault="00BF1566" w:rsidP="00061BC7">
            <w:pPr>
              <w:pStyle w:val="8666f073"/>
              <w:jc w:val="both"/>
              <w:rPr>
                <w:bCs/>
                <w:sz w:val="28"/>
              </w:rPr>
            </w:pPr>
            <w:r>
              <w:rPr>
                <w:rFonts w:hint="eastAsia"/>
                <w:bCs/>
                <w:sz w:val="28"/>
              </w:rPr>
              <w:t>用于保护应用系统主密钥</w:t>
            </w:r>
          </w:p>
        </w:tc>
        <w:tc>
          <w:tcPr>
            <w:tcW w:w="1894" w:type="dxa"/>
            <w:shd w:val="clear" w:color="auto" w:fill="auto"/>
            <w:vAlign w:val="center"/>
          </w:tcPr>
          <w:p w14:paraId="66F247EF" w14:textId="77777777" w:rsidR="00BF1566" w:rsidRDefault="00BF1566" w:rsidP="00061BC7">
            <w:pPr>
              <w:pStyle w:val="8666f073"/>
              <w:jc w:val="both"/>
              <w:rPr>
                <w:bCs/>
                <w:sz w:val="28"/>
              </w:rPr>
            </w:pPr>
            <w:r>
              <w:rPr>
                <w:rFonts w:hint="eastAsia"/>
                <w:bCs/>
                <w:sz w:val="28"/>
              </w:rPr>
              <w:t>服务器密码机</w:t>
            </w:r>
          </w:p>
        </w:tc>
      </w:tr>
      <w:tr w:rsidR="00BF1566" w14:paraId="315B3FE4" w14:textId="77777777" w:rsidTr="00061BC7">
        <w:trPr>
          <w:trHeight w:val="152"/>
          <w:tblHeader/>
          <w:jc w:val="center"/>
        </w:trPr>
        <w:tc>
          <w:tcPr>
            <w:tcW w:w="677" w:type="dxa"/>
            <w:shd w:val="clear" w:color="auto" w:fill="auto"/>
            <w:vAlign w:val="center"/>
          </w:tcPr>
          <w:p w14:paraId="6615C57C" w14:textId="77777777" w:rsidR="00BF1566" w:rsidRDefault="00BF1566" w:rsidP="00061BC7">
            <w:pPr>
              <w:pStyle w:val="8666f073"/>
              <w:jc w:val="both"/>
              <w:rPr>
                <w:bCs/>
                <w:sz w:val="28"/>
              </w:rPr>
            </w:pPr>
            <w:r>
              <w:rPr>
                <w:rFonts w:hint="eastAsia"/>
                <w:bCs/>
                <w:sz w:val="28"/>
              </w:rPr>
              <w:t>8</w:t>
            </w:r>
          </w:p>
        </w:tc>
        <w:tc>
          <w:tcPr>
            <w:tcW w:w="1701" w:type="dxa"/>
            <w:shd w:val="clear" w:color="auto" w:fill="auto"/>
            <w:vAlign w:val="center"/>
          </w:tcPr>
          <w:p w14:paraId="6C460B46" w14:textId="77777777" w:rsidR="00BF1566" w:rsidRDefault="00BF1566" w:rsidP="00061BC7">
            <w:pPr>
              <w:pStyle w:val="8666f073"/>
              <w:jc w:val="both"/>
              <w:rPr>
                <w:bCs/>
                <w:sz w:val="28"/>
              </w:rPr>
            </w:pPr>
            <w:r>
              <w:rPr>
                <w:rFonts w:hint="eastAsia"/>
                <w:bCs/>
                <w:sz w:val="28"/>
              </w:rPr>
              <w:t>重要数据存储完整性保护密钥</w:t>
            </w:r>
          </w:p>
        </w:tc>
        <w:tc>
          <w:tcPr>
            <w:tcW w:w="1593" w:type="dxa"/>
            <w:shd w:val="clear" w:color="auto" w:fill="auto"/>
            <w:vAlign w:val="center"/>
          </w:tcPr>
          <w:p w14:paraId="562B657A" w14:textId="77777777" w:rsidR="00BF1566" w:rsidRDefault="00BF1566" w:rsidP="00061BC7">
            <w:pPr>
              <w:pStyle w:val="8666f073"/>
              <w:jc w:val="both"/>
              <w:rPr>
                <w:bCs/>
                <w:sz w:val="28"/>
              </w:rPr>
            </w:pPr>
            <w:r>
              <w:rPr>
                <w:rFonts w:hint="eastAsia"/>
                <w:bCs/>
                <w:sz w:val="28"/>
              </w:rPr>
              <w:t>HMAC</w:t>
            </w:r>
          </w:p>
        </w:tc>
        <w:tc>
          <w:tcPr>
            <w:tcW w:w="2660" w:type="dxa"/>
            <w:shd w:val="clear" w:color="auto" w:fill="auto"/>
            <w:vAlign w:val="center"/>
          </w:tcPr>
          <w:p w14:paraId="59E0ECA2" w14:textId="77777777" w:rsidR="00BF1566" w:rsidRDefault="00BF1566" w:rsidP="00061BC7">
            <w:pPr>
              <w:pStyle w:val="8666f073"/>
              <w:jc w:val="both"/>
              <w:rPr>
                <w:bCs/>
                <w:sz w:val="28"/>
              </w:rPr>
            </w:pPr>
            <w:r>
              <w:rPr>
                <w:rFonts w:hint="eastAsia"/>
                <w:bCs/>
                <w:sz w:val="28"/>
              </w:rPr>
              <w:t>用于保护身份鉴别信息、重要业务数据、日志数据的存储完整性</w:t>
            </w:r>
          </w:p>
        </w:tc>
        <w:tc>
          <w:tcPr>
            <w:tcW w:w="1894" w:type="dxa"/>
            <w:shd w:val="clear" w:color="auto" w:fill="auto"/>
            <w:vAlign w:val="center"/>
          </w:tcPr>
          <w:p w14:paraId="24E2F199" w14:textId="77777777" w:rsidR="00BF1566" w:rsidRDefault="00BF1566" w:rsidP="00061BC7">
            <w:pPr>
              <w:pStyle w:val="8666f073"/>
              <w:jc w:val="both"/>
              <w:rPr>
                <w:bCs/>
                <w:sz w:val="28"/>
              </w:rPr>
            </w:pPr>
            <w:r>
              <w:rPr>
                <w:rFonts w:hint="eastAsia"/>
                <w:bCs/>
                <w:sz w:val="28"/>
              </w:rPr>
              <w:t>临时分散，用完销毁</w:t>
            </w:r>
          </w:p>
        </w:tc>
      </w:tr>
      <w:tr w:rsidR="00BF1566" w14:paraId="623C5C78" w14:textId="77777777" w:rsidTr="00061BC7">
        <w:trPr>
          <w:trHeight w:val="152"/>
          <w:tblHeader/>
          <w:jc w:val="center"/>
        </w:trPr>
        <w:tc>
          <w:tcPr>
            <w:tcW w:w="677" w:type="dxa"/>
            <w:shd w:val="clear" w:color="auto" w:fill="auto"/>
            <w:vAlign w:val="center"/>
          </w:tcPr>
          <w:p w14:paraId="14AEE858" w14:textId="77777777" w:rsidR="00BF1566" w:rsidRDefault="00BF1566" w:rsidP="00061BC7">
            <w:pPr>
              <w:pStyle w:val="8666f073"/>
              <w:jc w:val="both"/>
              <w:rPr>
                <w:bCs/>
                <w:sz w:val="28"/>
              </w:rPr>
            </w:pPr>
            <w:r>
              <w:rPr>
                <w:rFonts w:hint="eastAsia"/>
                <w:bCs/>
                <w:sz w:val="28"/>
              </w:rPr>
              <w:t>9</w:t>
            </w:r>
          </w:p>
        </w:tc>
        <w:tc>
          <w:tcPr>
            <w:tcW w:w="1701" w:type="dxa"/>
            <w:shd w:val="clear" w:color="auto" w:fill="auto"/>
            <w:vAlign w:val="center"/>
          </w:tcPr>
          <w:p w14:paraId="15143BA2" w14:textId="77777777" w:rsidR="00BF1566" w:rsidRDefault="00BF1566" w:rsidP="00061BC7">
            <w:pPr>
              <w:pStyle w:val="8666f073"/>
              <w:jc w:val="both"/>
              <w:rPr>
                <w:bCs/>
                <w:sz w:val="28"/>
              </w:rPr>
            </w:pPr>
            <w:r>
              <w:rPr>
                <w:rFonts w:hint="eastAsia"/>
                <w:bCs/>
                <w:sz w:val="28"/>
              </w:rPr>
              <w:t>重要数据存储机密性保护密钥</w:t>
            </w:r>
          </w:p>
        </w:tc>
        <w:tc>
          <w:tcPr>
            <w:tcW w:w="1593" w:type="dxa"/>
            <w:shd w:val="clear" w:color="auto" w:fill="auto"/>
            <w:vAlign w:val="center"/>
          </w:tcPr>
          <w:p w14:paraId="44406A27" w14:textId="77777777" w:rsidR="00BF1566" w:rsidRDefault="00BF1566" w:rsidP="00061BC7">
            <w:pPr>
              <w:pStyle w:val="8666f073"/>
              <w:jc w:val="both"/>
              <w:rPr>
                <w:bCs/>
                <w:sz w:val="28"/>
              </w:rPr>
            </w:pPr>
            <w:r>
              <w:rPr>
                <w:rFonts w:hint="eastAsia"/>
                <w:bCs/>
                <w:sz w:val="28"/>
              </w:rPr>
              <w:t>SM4</w:t>
            </w:r>
          </w:p>
        </w:tc>
        <w:tc>
          <w:tcPr>
            <w:tcW w:w="2660" w:type="dxa"/>
            <w:shd w:val="clear" w:color="auto" w:fill="auto"/>
            <w:vAlign w:val="center"/>
          </w:tcPr>
          <w:p w14:paraId="76352BC3" w14:textId="77777777" w:rsidR="00BF1566" w:rsidRDefault="00BF1566" w:rsidP="00061BC7">
            <w:pPr>
              <w:pStyle w:val="8666f073"/>
              <w:jc w:val="both"/>
              <w:rPr>
                <w:bCs/>
                <w:sz w:val="28"/>
              </w:rPr>
            </w:pPr>
            <w:r>
              <w:rPr>
                <w:rFonts w:hint="eastAsia"/>
                <w:bCs/>
                <w:sz w:val="28"/>
              </w:rPr>
              <w:t>用于保护身份鉴别信息、重要业务数据的存储机密性</w:t>
            </w:r>
          </w:p>
        </w:tc>
        <w:tc>
          <w:tcPr>
            <w:tcW w:w="1894" w:type="dxa"/>
            <w:shd w:val="clear" w:color="auto" w:fill="auto"/>
            <w:vAlign w:val="center"/>
          </w:tcPr>
          <w:p w14:paraId="70DCD09F" w14:textId="77777777" w:rsidR="00BF1566" w:rsidRDefault="00BF1566" w:rsidP="00061BC7">
            <w:pPr>
              <w:pStyle w:val="8666f073"/>
              <w:jc w:val="both"/>
              <w:rPr>
                <w:bCs/>
                <w:sz w:val="28"/>
              </w:rPr>
            </w:pPr>
            <w:r>
              <w:rPr>
                <w:rFonts w:hint="eastAsia"/>
                <w:bCs/>
                <w:sz w:val="28"/>
              </w:rPr>
              <w:t>临时分散，用完销毁</w:t>
            </w:r>
          </w:p>
        </w:tc>
      </w:tr>
    </w:tbl>
    <w:p w14:paraId="40B45969" w14:textId="77777777" w:rsidR="00BF1566" w:rsidRDefault="00BF1566" w:rsidP="00BF1566">
      <w:pPr>
        <w:pStyle w:val="eab33cbf"/>
        <w:spacing w:line="360" w:lineRule="auto"/>
        <w:ind w:firstLine="560"/>
      </w:pPr>
    </w:p>
    <w:p w14:paraId="61D6E79C" w14:textId="77777777" w:rsidR="00BF1566" w:rsidRDefault="00BF1566" w:rsidP="00BF1566">
      <w:pPr>
        <w:pStyle w:val="eab33cbf"/>
        <w:spacing w:line="360" w:lineRule="auto"/>
        <w:ind w:firstLine="560"/>
      </w:pPr>
      <w:r>
        <w:rPr>
          <w:rFonts w:hint="eastAsia"/>
        </w:rPr>
        <w:t>2)</w:t>
      </w:r>
      <w:r>
        <w:rPr>
          <w:rFonts w:hint="eastAsia"/>
        </w:rPr>
        <w:tab/>
      </w:r>
      <w:r>
        <w:rPr>
          <w:rFonts w:hint="eastAsia"/>
        </w:rPr>
        <w:t>密钥生命周期</w:t>
      </w:r>
    </w:p>
    <w:tbl>
      <w:tblPr>
        <w:tblStyle w:val="66f7734b"/>
        <w:tblW w:w="8505" w:type="dxa"/>
        <w:tblInd w:w="261" w:type="dxa"/>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414"/>
        <w:gridCol w:w="851"/>
        <w:gridCol w:w="1145"/>
        <w:gridCol w:w="698"/>
        <w:gridCol w:w="1134"/>
        <w:gridCol w:w="708"/>
        <w:gridCol w:w="709"/>
        <w:gridCol w:w="992"/>
        <w:gridCol w:w="709"/>
        <w:gridCol w:w="1145"/>
      </w:tblGrid>
      <w:tr w:rsidR="00BF1566" w14:paraId="2091327F" w14:textId="77777777" w:rsidTr="00061BC7">
        <w:trPr>
          <w:trHeight w:val="604"/>
        </w:trPr>
        <w:tc>
          <w:tcPr>
            <w:tcW w:w="414" w:type="dxa"/>
            <w:tcBorders>
              <w:top w:val="single" w:sz="18" w:space="0" w:color="auto"/>
              <w:bottom w:val="single" w:sz="4" w:space="0" w:color="auto"/>
            </w:tcBorders>
            <w:shd w:val="clear" w:color="auto" w:fill="auto"/>
            <w:vAlign w:val="center"/>
          </w:tcPr>
          <w:p w14:paraId="0C803D0B" w14:textId="77777777" w:rsidR="00BF1566" w:rsidRDefault="00BF1566" w:rsidP="00061BC7">
            <w:pPr>
              <w:pStyle w:val="8666f073"/>
              <w:rPr>
                <w:b/>
                <w:bCs/>
                <w:sz w:val="28"/>
              </w:rPr>
            </w:pPr>
            <w:r>
              <w:rPr>
                <w:rFonts w:hint="eastAsia"/>
                <w:b/>
                <w:bCs/>
                <w:sz w:val="28"/>
              </w:rPr>
              <w:t>序号</w:t>
            </w:r>
          </w:p>
        </w:tc>
        <w:tc>
          <w:tcPr>
            <w:tcW w:w="851" w:type="dxa"/>
            <w:tcBorders>
              <w:top w:val="single" w:sz="18" w:space="0" w:color="auto"/>
              <w:bottom w:val="single" w:sz="4" w:space="0" w:color="auto"/>
            </w:tcBorders>
            <w:shd w:val="clear" w:color="auto" w:fill="auto"/>
            <w:vAlign w:val="center"/>
          </w:tcPr>
          <w:p w14:paraId="2EB27BA8" w14:textId="77777777" w:rsidR="00BF1566" w:rsidRDefault="00BF1566" w:rsidP="00061BC7">
            <w:pPr>
              <w:pStyle w:val="8666f073"/>
              <w:rPr>
                <w:b/>
                <w:bCs/>
                <w:sz w:val="28"/>
              </w:rPr>
            </w:pPr>
            <w:r>
              <w:rPr>
                <w:rFonts w:hint="eastAsia"/>
                <w:b/>
                <w:bCs/>
                <w:sz w:val="28"/>
              </w:rPr>
              <w:t>密钥名称</w:t>
            </w:r>
          </w:p>
        </w:tc>
        <w:tc>
          <w:tcPr>
            <w:tcW w:w="1145" w:type="dxa"/>
            <w:tcBorders>
              <w:top w:val="single" w:sz="18" w:space="0" w:color="auto"/>
              <w:bottom w:val="single" w:sz="4" w:space="0" w:color="auto"/>
            </w:tcBorders>
            <w:shd w:val="clear" w:color="auto" w:fill="auto"/>
            <w:vAlign w:val="center"/>
          </w:tcPr>
          <w:p w14:paraId="103E9967" w14:textId="77777777" w:rsidR="00BF1566" w:rsidRDefault="00BF1566" w:rsidP="00061BC7">
            <w:pPr>
              <w:pStyle w:val="8666f073"/>
              <w:rPr>
                <w:b/>
                <w:bCs/>
                <w:sz w:val="28"/>
              </w:rPr>
            </w:pPr>
            <w:r>
              <w:rPr>
                <w:rFonts w:hint="eastAsia"/>
                <w:b/>
                <w:bCs/>
                <w:sz w:val="28"/>
              </w:rPr>
              <w:t>生产</w:t>
            </w:r>
          </w:p>
        </w:tc>
        <w:tc>
          <w:tcPr>
            <w:tcW w:w="698" w:type="dxa"/>
            <w:tcBorders>
              <w:top w:val="single" w:sz="18" w:space="0" w:color="auto"/>
              <w:bottom w:val="single" w:sz="4" w:space="0" w:color="auto"/>
            </w:tcBorders>
            <w:shd w:val="clear" w:color="auto" w:fill="auto"/>
            <w:vAlign w:val="center"/>
          </w:tcPr>
          <w:p w14:paraId="4C8FAED4" w14:textId="77777777" w:rsidR="00BF1566" w:rsidRDefault="00BF1566" w:rsidP="00061BC7">
            <w:pPr>
              <w:pStyle w:val="8666f073"/>
              <w:rPr>
                <w:b/>
                <w:bCs/>
                <w:sz w:val="28"/>
              </w:rPr>
            </w:pPr>
            <w:r>
              <w:rPr>
                <w:rFonts w:hint="eastAsia"/>
                <w:b/>
                <w:bCs/>
                <w:sz w:val="28"/>
              </w:rPr>
              <w:t>存储</w:t>
            </w:r>
          </w:p>
        </w:tc>
        <w:tc>
          <w:tcPr>
            <w:tcW w:w="1134" w:type="dxa"/>
            <w:tcBorders>
              <w:top w:val="single" w:sz="18" w:space="0" w:color="auto"/>
              <w:bottom w:val="single" w:sz="4" w:space="0" w:color="auto"/>
            </w:tcBorders>
            <w:shd w:val="clear" w:color="auto" w:fill="auto"/>
            <w:vAlign w:val="center"/>
          </w:tcPr>
          <w:p w14:paraId="3F32CD83" w14:textId="77777777" w:rsidR="00BF1566" w:rsidRDefault="00BF1566" w:rsidP="00061BC7">
            <w:pPr>
              <w:pStyle w:val="8666f073"/>
              <w:rPr>
                <w:b/>
                <w:bCs/>
                <w:sz w:val="28"/>
              </w:rPr>
            </w:pPr>
            <w:r>
              <w:rPr>
                <w:rFonts w:hint="eastAsia"/>
                <w:b/>
                <w:bCs/>
                <w:sz w:val="28"/>
              </w:rPr>
              <w:t>分发</w:t>
            </w:r>
          </w:p>
        </w:tc>
        <w:tc>
          <w:tcPr>
            <w:tcW w:w="708" w:type="dxa"/>
            <w:tcBorders>
              <w:top w:val="single" w:sz="18" w:space="0" w:color="auto"/>
              <w:bottom w:val="single" w:sz="4" w:space="0" w:color="auto"/>
            </w:tcBorders>
            <w:shd w:val="clear" w:color="auto" w:fill="auto"/>
            <w:vAlign w:val="center"/>
          </w:tcPr>
          <w:p w14:paraId="1B02F3E8" w14:textId="77777777" w:rsidR="00BF1566" w:rsidRDefault="00BF1566" w:rsidP="00061BC7">
            <w:pPr>
              <w:pStyle w:val="8666f073"/>
              <w:rPr>
                <w:b/>
                <w:bCs/>
                <w:sz w:val="28"/>
              </w:rPr>
            </w:pPr>
            <w:r>
              <w:rPr>
                <w:rFonts w:hint="eastAsia"/>
                <w:b/>
                <w:bCs/>
                <w:sz w:val="28"/>
              </w:rPr>
              <w:t>导入和导出</w:t>
            </w:r>
          </w:p>
        </w:tc>
        <w:tc>
          <w:tcPr>
            <w:tcW w:w="709" w:type="dxa"/>
            <w:tcBorders>
              <w:top w:val="single" w:sz="18" w:space="0" w:color="auto"/>
              <w:bottom w:val="single" w:sz="4" w:space="0" w:color="auto"/>
            </w:tcBorders>
            <w:shd w:val="clear" w:color="auto" w:fill="auto"/>
            <w:vAlign w:val="center"/>
          </w:tcPr>
          <w:p w14:paraId="5B53D289" w14:textId="77777777" w:rsidR="00BF1566" w:rsidRDefault="00BF1566" w:rsidP="00061BC7">
            <w:pPr>
              <w:pStyle w:val="8666f073"/>
              <w:rPr>
                <w:b/>
                <w:bCs/>
                <w:sz w:val="28"/>
              </w:rPr>
            </w:pPr>
            <w:r>
              <w:rPr>
                <w:rFonts w:hint="eastAsia"/>
                <w:b/>
                <w:bCs/>
                <w:sz w:val="28"/>
              </w:rPr>
              <w:t>使用</w:t>
            </w:r>
          </w:p>
        </w:tc>
        <w:tc>
          <w:tcPr>
            <w:tcW w:w="992" w:type="dxa"/>
            <w:tcBorders>
              <w:top w:val="single" w:sz="18" w:space="0" w:color="auto"/>
              <w:bottom w:val="single" w:sz="4" w:space="0" w:color="auto"/>
            </w:tcBorders>
            <w:shd w:val="clear" w:color="auto" w:fill="auto"/>
            <w:vAlign w:val="center"/>
          </w:tcPr>
          <w:p w14:paraId="39C0C802" w14:textId="77777777" w:rsidR="00BF1566" w:rsidRDefault="00BF1566" w:rsidP="00061BC7">
            <w:pPr>
              <w:pStyle w:val="8666f073"/>
              <w:rPr>
                <w:b/>
                <w:bCs/>
                <w:sz w:val="28"/>
              </w:rPr>
            </w:pPr>
            <w:r>
              <w:rPr>
                <w:rFonts w:hint="eastAsia"/>
                <w:b/>
                <w:bCs/>
                <w:sz w:val="28"/>
              </w:rPr>
              <w:t>备份和恢复</w:t>
            </w:r>
          </w:p>
        </w:tc>
        <w:tc>
          <w:tcPr>
            <w:tcW w:w="709" w:type="dxa"/>
            <w:tcBorders>
              <w:top w:val="single" w:sz="18" w:space="0" w:color="auto"/>
              <w:bottom w:val="single" w:sz="4" w:space="0" w:color="auto"/>
            </w:tcBorders>
            <w:shd w:val="clear" w:color="auto" w:fill="auto"/>
            <w:vAlign w:val="center"/>
          </w:tcPr>
          <w:p w14:paraId="33C5C055" w14:textId="77777777" w:rsidR="00BF1566" w:rsidRDefault="00BF1566" w:rsidP="00061BC7">
            <w:pPr>
              <w:pStyle w:val="8666f073"/>
              <w:rPr>
                <w:b/>
                <w:bCs/>
                <w:sz w:val="28"/>
              </w:rPr>
            </w:pPr>
            <w:r>
              <w:rPr>
                <w:rFonts w:hint="eastAsia"/>
                <w:b/>
                <w:bCs/>
                <w:sz w:val="28"/>
              </w:rPr>
              <w:t>归档</w:t>
            </w:r>
          </w:p>
        </w:tc>
        <w:tc>
          <w:tcPr>
            <w:tcW w:w="1145" w:type="dxa"/>
            <w:tcBorders>
              <w:top w:val="single" w:sz="18" w:space="0" w:color="auto"/>
              <w:bottom w:val="single" w:sz="4" w:space="0" w:color="auto"/>
            </w:tcBorders>
            <w:shd w:val="clear" w:color="auto" w:fill="auto"/>
            <w:vAlign w:val="center"/>
          </w:tcPr>
          <w:p w14:paraId="44703AEB" w14:textId="77777777" w:rsidR="00BF1566" w:rsidRDefault="00BF1566" w:rsidP="00061BC7">
            <w:pPr>
              <w:pStyle w:val="8666f073"/>
              <w:rPr>
                <w:b/>
                <w:bCs/>
                <w:sz w:val="28"/>
              </w:rPr>
            </w:pPr>
            <w:r>
              <w:rPr>
                <w:rFonts w:hint="eastAsia"/>
                <w:b/>
                <w:bCs/>
                <w:sz w:val="28"/>
              </w:rPr>
              <w:t>销毁</w:t>
            </w:r>
          </w:p>
        </w:tc>
      </w:tr>
      <w:tr w:rsidR="00BF1566" w14:paraId="48BD8195" w14:textId="77777777" w:rsidTr="00061BC7">
        <w:trPr>
          <w:trHeight w:val="1220"/>
        </w:trPr>
        <w:tc>
          <w:tcPr>
            <w:tcW w:w="414" w:type="dxa"/>
            <w:tcBorders>
              <w:top w:val="single" w:sz="4" w:space="0" w:color="auto"/>
            </w:tcBorders>
            <w:vAlign w:val="center"/>
          </w:tcPr>
          <w:p w14:paraId="7D4B05E7" w14:textId="77777777" w:rsidR="00BF1566" w:rsidRDefault="00BF1566" w:rsidP="00061BC7">
            <w:pPr>
              <w:pStyle w:val="8666f073"/>
              <w:jc w:val="both"/>
              <w:rPr>
                <w:bCs/>
                <w:sz w:val="28"/>
              </w:rPr>
            </w:pPr>
            <w:r>
              <w:rPr>
                <w:rFonts w:hint="eastAsia"/>
                <w:bCs/>
                <w:sz w:val="28"/>
              </w:rPr>
              <w:t>1</w:t>
            </w:r>
          </w:p>
        </w:tc>
        <w:tc>
          <w:tcPr>
            <w:tcW w:w="851" w:type="dxa"/>
            <w:tcBorders>
              <w:top w:val="single" w:sz="4" w:space="0" w:color="auto"/>
            </w:tcBorders>
            <w:vAlign w:val="center"/>
          </w:tcPr>
          <w:p w14:paraId="422E71F8" w14:textId="77777777" w:rsidR="00BF1566" w:rsidRDefault="00BF1566" w:rsidP="00061BC7">
            <w:pPr>
              <w:pStyle w:val="8666f073"/>
              <w:jc w:val="both"/>
              <w:rPr>
                <w:bCs/>
                <w:sz w:val="28"/>
              </w:rPr>
            </w:pPr>
            <w:r>
              <w:rPr>
                <w:rFonts w:hint="eastAsia"/>
                <w:bCs/>
                <w:sz w:val="28"/>
              </w:rPr>
              <w:t>重要数据传输机密性保护密钥</w:t>
            </w:r>
          </w:p>
        </w:tc>
        <w:tc>
          <w:tcPr>
            <w:tcW w:w="1145" w:type="dxa"/>
            <w:tcBorders>
              <w:top w:val="single" w:sz="4" w:space="0" w:color="auto"/>
            </w:tcBorders>
            <w:vAlign w:val="center"/>
          </w:tcPr>
          <w:p w14:paraId="0AD70519" w14:textId="77777777" w:rsidR="00BF1566" w:rsidRDefault="00BF1566" w:rsidP="00061BC7">
            <w:pPr>
              <w:pStyle w:val="8666f073"/>
              <w:jc w:val="both"/>
              <w:rPr>
                <w:bCs/>
                <w:sz w:val="28"/>
              </w:rPr>
            </w:pPr>
            <w:r>
              <w:rPr>
                <w:bCs/>
                <w:sz w:val="28"/>
              </w:rPr>
              <w:t>SSL VPN</w:t>
            </w:r>
            <w:r>
              <w:rPr>
                <w:rFonts w:hint="eastAsia"/>
                <w:bCs/>
                <w:sz w:val="28"/>
              </w:rPr>
              <w:t>客户端和服务端通过重要数据传密钥协商公私钥协商产生</w:t>
            </w:r>
          </w:p>
        </w:tc>
        <w:tc>
          <w:tcPr>
            <w:tcW w:w="698" w:type="dxa"/>
            <w:tcBorders>
              <w:top w:val="single" w:sz="4" w:space="0" w:color="auto"/>
            </w:tcBorders>
            <w:vAlign w:val="center"/>
          </w:tcPr>
          <w:p w14:paraId="75EB46ED" w14:textId="77777777" w:rsidR="00BF1566" w:rsidRDefault="00BF1566" w:rsidP="00061BC7">
            <w:pPr>
              <w:pStyle w:val="8666f073"/>
              <w:jc w:val="both"/>
              <w:rPr>
                <w:bCs/>
                <w:sz w:val="28"/>
              </w:rPr>
            </w:pPr>
            <w:r>
              <w:rPr>
                <w:rFonts w:hint="eastAsia"/>
                <w:bCs/>
                <w:sz w:val="28"/>
              </w:rPr>
              <w:t>临时协商、用完销毁</w:t>
            </w:r>
          </w:p>
        </w:tc>
        <w:tc>
          <w:tcPr>
            <w:tcW w:w="1134" w:type="dxa"/>
            <w:tcBorders>
              <w:top w:val="single" w:sz="4" w:space="0" w:color="auto"/>
            </w:tcBorders>
            <w:vAlign w:val="center"/>
          </w:tcPr>
          <w:p w14:paraId="5E0CF0CD" w14:textId="77777777" w:rsidR="00BF1566" w:rsidRDefault="00BF1566" w:rsidP="00061BC7">
            <w:pPr>
              <w:pStyle w:val="8666f073"/>
              <w:jc w:val="both"/>
              <w:rPr>
                <w:bCs/>
                <w:sz w:val="28"/>
              </w:rPr>
            </w:pPr>
            <w:r>
              <w:rPr>
                <w:rFonts w:hint="eastAsia"/>
                <w:bCs/>
                <w:sz w:val="28"/>
              </w:rPr>
              <w:t>不涉及</w:t>
            </w:r>
          </w:p>
        </w:tc>
        <w:tc>
          <w:tcPr>
            <w:tcW w:w="708" w:type="dxa"/>
            <w:tcBorders>
              <w:top w:val="single" w:sz="4" w:space="0" w:color="auto"/>
            </w:tcBorders>
            <w:vAlign w:val="center"/>
          </w:tcPr>
          <w:p w14:paraId="317EC84F" w14:textId="77777777" w:rsidR="00BF1566" w:rsidRDefault="00BF1566" w:rsidP="00061BC7">
            <w:pPr>
              <w:pStyle w:val="8666f073"/>
              <w:jc w:val="both"/>
              <w:rPr>
                <w:bCs/>
                <w:sz w:val="28"/>
              </w:rPr>
            </w:pPr>
            <w:r>
              <w:rPr>
                <w:rFonts w:hint="eastAsia"/>
                <w:bCs/>
                <w:sz w:val="28"/>
              </w:rPr>
              <w:t>不涉及</w:t>
            </w:r>
          </w:p>
        </w:tc>
        <w:tc>
          <w:tcPr>
            <w:tcW w:w="709" w:type="dxa"/>
            <w:tcBorders>
              <w:top w:val="single" w:sz="4" w:space="0" w:color="auto"/>
            </w:tcBorders>
            <w:vAlign w:val="center"/>
          </w:tcPr>
          <w:p w14:paraId="67D73E63" w14:textId="77777777" w:rsidR="00BF1566" w:rsidRDefault="00BF1566" w:rsidP="00061BC7">
            <w:pPr>
              <w:pStyle w:val="8666f073"/>
              <w:jc w:val="both"/>
              <w:rPr>
                <w:bCs/>
                <w:sz w:val="28"/>
              </w:rPr>
            </w:pPr>
            <w:r>
              <w:rPr>
                <w:rFonts w:hint="eastAsia"/>
                <w:bCs/>
                <w:sz w:val="28"/>
              </w:rPr>
              <w:t>V</w:t>
            </w:r>
            <w:r>
              <w:rPr>
                <w:bCs/>
                <w:sz w:val="28"/>
              </w:rPr>
              <w:t>PN</w:t>
            </w:r>
            <w:r>
              <w:rPr>
                <w:rFonts w:hint="eastAsia"/>
                <w:bCs/>
                <w:sz w:val="28"/>
              </w:rPr>
              <w:t>内部使用</w:t>
            </w:r>
          </w:p>
        </w:tc>
        <w:tc>
          <w:tcPr>
            <w:tcW w:w="992" w:type="dxa"/>
            <w:tcBorders>
              <w:top w:val="single" w:sz="4" w:space="0" w:color="auto"/>
            </w:tcBorders>
            <w:vAlign w:val="center"/>
          </w:tcPr>
          <w:p w14:paraId="478144F0" w14:textId="77777777" w:rsidR="00BF1566" w:rsidRDefault="00BF1566" w:rsidP="00061BC7">
            <w:pPr>
              <w:pStyle w:val="8666f073"/>
              <w:jc w:val="both"/>
              <w:rPr>
                <w:bCs/>
                <w:sz w:val="28"/>
              </w:rPr>
            </w:pPr>
            <w:r>
              <w:rPr>
                <w:rFonts w:hint="eastAsia"/>
                <w:bCs/>
                <w:sz w:val="28"/>
              </w:rPr>
              <w:t>不涉及</w:t>
            </w:r>
          </w:p>
        </w:tc>
        <w:tc>
          <w:tcPr>
            <w:tcW w:w="709" w:type="dxa"/>
            <w:tcBorders>
              <w:top w:val="single" w:sz="4" w:space="0" w:color="auto"/>
            </w:tcBorders>
            <w:vAlign w:val="center"/>
          </w:tcPr>
          <w:p w14:paraId="453E9762" w14:textId="77777777" w:rsidR="00BF1566" w:rsidRDefault="00BF1566" w:rsidP="00061BC7">
            <w:pPr>
              <w:pStyle w:val="8666f073"/>
              <w:jc w:val="both"/>
              <w:rPr>
                <w:bCs/>
                <w:sz w:val="28"/>
              </w:rPr>
            </w:pPr>
            <w:r>
              <w:rPr>
                <w:rFonts w:hint="eastAsia"/>
                <w:bCs/>
                <w:sz w:val="28"/>
              </w:rPr>
              <w:t>不涉及</w:t>
            </w:r>
          </w:p>
        </w:tc>
        <w:tc>
          <w:tcPr>
            <w:tcW w:w="1145" w:type="dxa"/>
            <w:tcBorders>
              <w:top w:val="single" w:sz="4" w:space="0" w:color="auto"/>
            </w:tcBorders>
            <w:vAlign w:val="center"/>
          </w:tcPr>
          <w:p w14:paraId="0D426F89" w14:textId="77777777" w:rsidR="00BF1566" w:rsidRDefault="00BF1566" w:rsidP="00061BC7">
            <w:pPr>
              <w:pStyle w:val="8666f073"/>
              <w:jc w:val="both"/>
              <w:rPr>
                <w:bCs/>
                <w:sz w:val="28"/>
              </w:rPr>
            </w:pPr>
            <w:r>
              <w:rPr>
                <w:rFonts w:hint="eastAsia"/>
                <w:bCs/>
                <w:sz w:val="28"/>
              </w:rPr>
              <w:t>临时协商、用完销毁</w:t>
            </w:r>
          </w:p>
        </w:tc>
      </w:tr>
      <w:tr w:rsidR="00BF1566" w14:paraId="286A47A7" w14:textId="77777777" w:rsidTr="00061BC7">
        <w:trPr>
          <w:trHeight w:val="367"/>
        </w:trPr>
        <w:tc>
          <w:tcPr>
            <w:tcW w:w="414" w:type="dxa"/>
            <w:vAlign w:val="center"/>
          </w:tcPr>
          <w:p w14:paraId="29210E6B" w14:textId="77777777" w:rsidR="00BF1566" w:rsidRDefault="00BF1566" w:rsidP="00061BC7">
            <w:pPr>
              <w:pStyle w:val="8666f073"/>
              <w:jc w:val="both"/>
              <w:rPr>
                <w:bCs/>
                <w:sz w:val="28"/>
              </w:rPr>
            </w:pPr>
            <w:r>
              <w:rPr>
                <w:rFonts w:hint="eastAsia"/>
                <w:bCs/>
                <w:sz w:val="28"/>
              </w:rPr>
              <w:t>2</w:t>
            </w:r>
          </w:p>
        </w:tc>
        <w:tc>
          <w:tcPr>
            <w:tcW w:w="851" w:type="dxa"/>
            <w:vAlign w:val="center"/>
          </w:tcPr>
          <w:p w14:paraId="7432D7D0" w14:textId="77777777" w:rsidR="00BF1566" w:rsidRDefault="00BF1566" w:rsidP="00061BC7">
            <w:pPr>
              <w:pStyle w:val="8666f073"/>
              <w:jc w:val="both"/>
              <w:rPr>
                <w:bCs/>
                <w:sz w:val="28"/>
              </w:rPr>
            </w:pPr>
            <w:r>
              <w:rPr>
                <w:rFonts w:hint="eastAsia"/>
                <w:bCs/>
                <w:sz w:val="28"/>
              </w:rPr>
              <w:t>重要数据传输链路身份鉴别私钥</w:t>
            </w:r>
          </w:p>
        </w:tc>
        <w:tc>
          <w:tcPr>
            <w:tcW w:w="1145" w:type="dxa"/>
            <w:vAlign w:val="center"/>
          </w:tcPr>
          <w:p w14:paraId="5D8E4890" w14:textId="77777777" w:rsidR="00BF1566" w:rsidRDefault="00BF1566" w:rsidP="00061BC7">
            <w:pPr>
              <w:pStyle w:val="8666f073"/>
              <w:jc w:val="both"/>
              <w:rPr>
                <w:bCs/>
                <w:sz w:val="28"/>
              </w:rPr>
            </w:pPr>
            <w:r>
              <w:rPr>
                <w:rFonts w:hint="eastAsia"/>
                <w:bCs/>
                <w:sz w:val="28"/>
              </w:rPr>
              <w:t>V</w:t>
            </w:r>
            <w:r>
              <w:rPr>
                <w:bCs/>
                <w:sz w:val="28"/>
              </w:rPr>
              <w:t>PN</w:t>
            </w:r>
            <w:r>
              <w:rPr>
                <w:rFonts w:hint="eastAsia"/>
                <w:bCs/>
                <w:sz w:val="28"/>
              </w:rPr>
              <w:t>密码卡内部产生</w:t>
            </w:r>
          </w:p>
        </w:tc>
        <w:tc>
          <w:tcPr>
            <w:tcW w:w="698" w:type="dxa"/>
            <w:vAlign w:val="center"/>
          </w:tcPr>
          <w:p w14:paraId="36829BD9" w14:textId="77777777" w:rsidR="00BF1566" w:rsidRDefault="00BF1566" w:rsidP="00061BC7">
            <w:pPr>
              <w:pStyle w:val="8666f073"/>
              <w:jc w:val="both"/>
              <w:rPr>
                <w:bCs/>
                <w:sz w:val="28"/>
              </w:rPr>
            </w:pPr>
            <w:r>
              <w:rPr>
                <w:bCs/>
                <w:sz w:val="28"/>
              </w:rPr>
              <w:t>VPN</w:t>
            </w:r>
            <w:r>
              <w:rPr>
                <w:rFonts w:hint="eastAsia"/>
                <w:bCs/>
                <w:sz w:val="28"/>
              </w:rPr>
              <w:t>密码卡内部存储</w:t>
            </w:r>
          </w:p>
        </w:tc>
        <w:tc>
          <w:tcPr>
            <w:tcW w:w="1134" w:type="dxa"/>
            <w:vAlign w:val="center"/>
          </w:tcPr>
          <w:p w14:paraId="4BA19E03" w14:textId="77777777" w:rsidR="00BF1566" w:rsidRDefault="00BF1566" w:rsidP="00061BC7">
            <w:pPr>
              <w:pStyle w:val="8666f073"/>
              <w:jc w:val="both"/>
              <w:rPr>
                <w:bCs/>
                <w:sz w:val="28"/>
              </w:rPr>
            </w:pPr>
            <w:r>
              <w:rPr>
                <w:rFonts w:hint="eastAsia"/>
                <w:bCs/>
                <w:sz w:val="28"/>
              </w:rPr>
              <w:t>不涉及</w:t>
            </w:r>
          </w:p>
        </w:tc>
        <w:tc>
          <w:tcPr>
            <w:tcW w:w="708" w:type="dxa"/>
            <w:vAlign w:val="center"/>
          </w:tcPr>
          <w:p w14:paraId="1237AC30" w14:textId="77777777" w:rsidR="00BF1566" w:rsidRDefault="00BF1566" w:rsidP="00061BC7">
            <w:pPr>
              <w:pStyle w:val="8666f073"/>
              <w:jc w:val="both"/>
              <w:rPr>
                <w:bCs/>
                <w:sz w:val="28"/>
              </w:rPr>
            </w:pPr>
            <w:r>
              <w:rPr>
                <w:rFonts w:hint="eastAsia"/>
                <w:bCs/>
                <w:sz w:val="28"/>
              </w:rPr>
              <w:t>不涉及</w:t>
            </w:r>
          </w:p>
        </w:tc>
        <w:tc>
          <w:tcPr>
            <w:tcW w:w="709" w:type="dxa"/>
            <w:vAlign w:val="center"/>
          </w:tcPr>
          <w:p w14:paraId="7CD571C5" w14:textId="77777777" w:rsidR="00BF1566" w:rsidRDefault="00BF1566" w:rsidP="00061BC7">
            <w:pPr>
              <w:pStyle w:val="8666f073"/>
              <w:jc w:val="both"/>
              <w:rPr>
                <w:bCs/>
                <w:sz w:val="28"/>
              </w:rPr>
            </w:pPr>
            <w:r>
              <w:rPr>
                <w:rFonts w:hint="eastAsia"/>
                <w:bCs/>
                <w:sz w:val="28"/>
              </w:rPr>
              <w:t>V</w:t>
            </w:r>
            <w:r>
              <w:rPr>
                <w:bCs/>
                <w:sz w:val="28"/>
              </w:rPr>
              <w:t>PN</w:t>
            </w:r>
            <w:r>
              <w:rPr>
                <w:rFonts w:hint="eastAsia"/>
                <w:bCs/>
                <w:sz w:val="28"/>
              </w:rPr>
              <w:t>内部使用</w:t>
            </w:r>
          </w:p>
        </w:tc>
        <w:tc>
          <w:tcPr>
            <w:tcW w:w="992" w:type="dxa"/>
            <w:vAlign w:val="center"/>
          </w:tcPr>
          <w:p w14:paraId="237A8595" w14:textId="77777777" w:rsidR="00BF1566" w:rsidRDefault="00BF1566" w:rsidP="00061BC7">
            <w:pPr>
              <w:pStyle w:val="8666f073"/>
              <w:jc w:val="both"/>
              <w:rPr>
                <w:bCs/>
                <w:sz w:val="28"/>
              </w:rPr>
            </w:pPr>
            <w:r>
              <w:rPr>
                <w:rFonts w:hint="eastAsia"/>
                <w:bCs/>
                <w:sz w:val="28"/>
              </w:rPr>
              <w:t>V</w:t>
            </w:r>
            <w:r>
              <w:rPr>
                <w:bCs/>
                <w:sz w:val="28"/>
              </w:rPr>
              <w:t>PN</w:t>
            </w:r>
            <w:r>
              <w:rPr>
                <w:rFonts w:hint="eastAsia"/>
                <w:bCs/>
                <w:sz w:val="28"/>
              </w:rPr>
              <w:t>内部备份和恢复</w:t>
            </w:r>
          </w:p>
        </w:tc>
        <w:tc>
          <w:tcPr>
            <w:tcW w:w="709" w:type="dxa"/>
            <w:vAlign w:val="center"/>
          </w:tcPr>
          <w:p w14:paraId="2E637813" w14:textId="77777777" w:rsidR="00BF1566" w:rsidRDefault="00BF1566" w:rsidP="00061BC7">
            <w:pPr>
              <w:pStyle w:val="8666f073"/>
              <w:jc w:val="both"/>
              <w:rPr>
                <w:bCs/>
                <w:sz w:val="28"/>
              </w:rPr>
            </w:pPr>
            <w:r>
              <w:rPr>
                <w:rFonts w:hint="eastAsia"/>
                <w:bCs/>
                <w:sz w:val="28"/>
              </w:rPr>
              <w:t>V</w:t>
            </w:r>
            <w:r>
              <w:rPr>
                <w:bCs/>
                <w:sz w:val="28"/>
              </w:rPr>
              <w:t>PN</w:t>
            </w:r>
            <w:r>
              <w:rPr>
                <w:rFonts w:hint="eastAsia"/>
                <w:bCs/>
                <w:sz w:val="28"/>
              </w:rPr>
              <w:t>内部归档</w:t>
            </w:r>
          </w:p>
        </w:tc>
        <w:tc>
          <w:tcPr>
            <w:tcW w:w="1145" w:type="dxa"/>
            <w:vAlign w:val="center"/>
          </w:tcPr>
          <w:p w14:paraId="39024DAA" w14:textId="77777777" w:rsidR="00BF1566" w:rsidRDefault="00BF1566" w:rsidP="00061BC7">
            <w:pPr>
              <w:pStyle w:val="8666f073"/>
              <w:jc w:val="both"/>
              <w:rPr>
                <w:bCs/>
                <w:sz w:val="28"/>
              </w:rPr>
            </w:pPr>
            <w:r>
              <w:rPr>
                <w:rFonts w:hint="eastAsia"/>
                <w:bCs/>
                <w:sz w:val="28"/>
              </w:rPr>
              <w:t>V</w:t>
            </w:r>
            <w:r>
              <w:rPr>
                <w:bCs/>
                <w:sz w:val="28"/>
              </w:rPr>
              <w:t>PN</w:t>
            </w:r>
            <w:r>
              <w:rPr>
                <w:rFonts w:hint="eastAsia"/>
                <w:bCs/>
                <w:sz w:val="28"/>
              </w:rPr>
              <w:t>内部销毁</w:t>
            </w:r>
          </w:p>
        </w:tc>
      </w:tr>
      <w:tr w:rsidR="00BF1566" w14:paraId="51DF43D2" w14:textId="77777777" w:rsidTr="00061BC7">
        <w:trPr>
          <w:trHeight w:val="131"/>
        </w:trPr>
        <w:tc>
          <w:tcPr>
            <w:tcW w:w="414" w:type="dxa"/>
            <w:vAlign w:val="center"/>
          </w:tcPr>
          <w:p w14:paraId="104BA3CB" w14:textId="77777777" w:rsidR="00BF1566" w:rsidRDefault="00BF1566" w:rsidP="00061BC7">
            <w:pPr>
              <w:pStyle w:val="8666f073"/>
              <w:jc w:val="both"/>
              <w:rPr>
                <w:bCs/>
                <w:sz w:val="28"/>
              </w:rPr>
            </w:pPr>
            <w:r>
              <w:rPr>
                <w:rFonts w:hint="eastAsia"/>
                <w:bCs/>
                <w:sz w:val="28"/>
              </w:rPr>
              <w:t>3</w:t>
            </w:r>
          </w:p>
        </w:tc>
        <w:tc>
          <w:tcPr>
            <w:tcW w:w="851" w:type="dxa"/>
            <w:vAlign w:val="center"/>
          </w:tcPr>
          <w:p w14:paraId="40D75938" w14:textId="77777777" w:rsidR="00BF1566" w:rsidRDefault="00BF1566" w:rsidP="00061BC7">
            <w:pPr>
              <w:pStyle w:val="8666f073"/>
              <w:jc w:val="both"/>
              <w:rPr>
                <w:bCs/>
                <w:sz w:val="28"/>
              </w:rPr>
            </w:pPr>
            <w:r>
              <w:rPr>
                <w:rFonts w:hint="eastAsia"/>
                <w:bCs/>
                <w:sz w:val="28"/>
              </w:rPr>
              <w:t>重要</w:t>
            </w:r>
            <w:r>
              <w:rPr>
                <w:rFonts w:hint="eastAsia"/>
                <w:bCs/>
                <w:sz w:val="28"/>
              </w:rPr>
              <w:lastRenderedPageBreak/>
              <w:t>数据传输链路身份鉴别公钥</w:t>
            </w:r>
          </w:p>
        </w:tc>
        <w:tc>
          <w:tcPr>
            <w:tcW w:w="1145" w:type="dxa"/>
            <w:vAlign w:val="center"/>
          </w:tcPr>
          <w:p w14:paraId="20869535" w14:textId="77777777" w:rsidR="00BF1566" w:rsidRDefault="00BF1566" w:rsidP="00061BC7">
            <w:pPr>
              <w:pStyle w:val="8666f073"/>
              <w:jc w:val="both"/>
              <w:rPr>
                <w:bCs/>
                <w:sz w:val="28"/>
              </w:rPr>
            </w:pPr>
            <w:r>
              <w:rPr>
                <w:rFonts w:hint="eastAsia"/>
                <w:bCs/>
                <w:sz w:val="28"/>
              </w:rPr>
              <w:lastRenderedPageBreak/>
              <w:t>V</w:t>
            </w:r>
            <w:r>
              <w:rPr>
                <w:bCs/>
                <w:sz w:val="28"/>
              </w:rPr>
              <w:t>PN</w:t>
            </w:r>
            <w:r>
              <w:rPr>
                <w:rFonts w:hint="eastAsia"/>
                <w:bCs/>
                <w:sz w:val="28"/>
              </w:rPr>
              <w:t>密</w:t>
            </w:r>
            <w:r>
              <w:rPr>
                <w:rFonts w:hint="eastAsia"/>
                <w:bCs/>
                <w:sz w:val="28"/>
              </w:rPr>
              <w:lastRenderedPageBreak/>
              <w:t>码卡内部产生</w:t>
            </w:r>
          </w:p>
        </w:tc>
        <w:tc>
          <w:tcPr>
            <w:tcW w:w="698" w:type="dxa"/>
            <w:vAlign w:val="center"/>
          </w:tcPr>
          <w:p w14:paraId="6616E041" w14:textId="77777777" w:rsidR="00BF1566" w:rsidRDefault="00BF1566" w:rsidP="00061BC7">
            <w:pPr>
              <w:pStyle w:val="8666f073"/>
              <w:jc w:val="both"/>
              <w:rPr>
                <w:bCs/>
                <w:sz w:val="28"/>
              </w:rPr>
            </w:pPr>
            <w:r>
              <w:rPr>
                <w:bCs/>
                <w:sz w:val="28"/>
              </w:rPr>
              <w:lastRenderedPageBreak/>
              <w:t>VP</w:t>
            </w:r>
            <w:r>
              <w:rPr>
                <w:bCs/>
                <w:sz w:val="28"/>
              </w:rPr>
              <w:lastRenderedPageBreak/>
              <w:t>N</w:t>
            </w:r>
            <w:r>
              <w:rPr>
                <w:rFonts w:hint="eastAsia"/>
                <w:bCs/>
                <w:sz w:val="28"/>
              </w:rPr>
              <w:t>密码卡内部存储</w:t>
            </w:r>
          </w:p>
        </w:tc>
        <w:tc>
          <w:tcPr>
            <w:tcW w:w="1134" w:type="dxa"/>
            <w:vAlign w:val="center"/>
          </w:tcPr>
          <w:p w14:paraId="16A5FAD4" w14:textId="77777777" w:rsidR="00BF1566" w:rsidRDefault="00BF1566" w:rsidP="00061BC7">
            <w:pPr>
              <w:pStyle w:val="8666f073"/>
              <w:jc w:val="both"/>
              <w:rPr>
                <w:bCs/>
                <w:sz w:val="28"/>
              </w:rPr>
            </w:pPr>
            <w:r>
              <w:rPr>
                <w:rFonts w:hint="eastAsia"/>
                <w:bCs/>
                <w:sz w:val="28"/>
              </w:rPr>
              <w:lastRenderedPageBreak/>
              <w:t>不涉及</w:t>
            </w:r>
          </w:p>
        </w:tc>
        <w:tc>
          <w:tcPr>
            <w:tcW w:w="708" w:type="dxa"/>
            <w:vAlign w:val="center"/>
          </w:tcPr>
          <w:p w14:paraId="789448FD" w14:textId="77777777" w:rsidR="00BF1566" w:rsidRDefault="00BF1566" w:rsidP="00061BC7">
            <w:pPr>
              <w:pStyle w:val="8666f073"/>
              <w:jc w:val="both"/>
              <w:rPr>
                <w:bCs/>
                <w:sz w:val="28"/>
              </w:rPr>
            </w:pPr>
            <w:r>
              <w:rPr>
                <w:bCs/>
                <w:sz w:val="28"/>
              </w:rPr>
              <w:t>以</w:t>
            </w:r>
            <w:r>
              <w:rPr>
                <w:bCs/>
                <w:sz w:val="28"/>
              </w:rPr>
              <w:lastRenderedPageBreak/>
              <w:t>公钥证书形式导入导出</w:t>
            </w:r>
          </w:p>
        </w:tc>
        <w:tc>
          <w:tcPr>
            <w:tcW w:w="709" w:type="dxa"/>
            <w:vAlign w:val="center"/>
          </w:tcPr>
          <w:p w14:paraId="6BC11808" w14:textId="77777777" w:rsidR="00BF1566" w:rsidRDefault="00BF1566" w:rsidP="00061BC7">
            <w:pPr>
              <w:pStyle w:val="8666f073"/>
              <w:jc w:val="both"/>
              <w:rPr>
                <w:bCs/>
                <w:sz w:val="28"/>
              </w:rPr>
            </w:pPr>
            <w:r>
              <w:rPr>
                <w:bCs/>
                <w:sz w:val="28"/>
              </w:rPr>
              <w:lastRenderedPageBreak/>
              <w:t>以</w:t>
            </w:r>
            <w:r>
              <w:rPr>
                <w:bCs/>
                <w:sz w:val="28"/>
              </w:rPr>
              <w:lastRenderedPageBreak/>
              <w:t>公钥证书形式</w:t>
            </w:r>
            <w:r>
              <w:rPr>
                <w:rFonts w:hint="eastAsia"/>
                <w:bCs/>
                <w:sz w:val="28"/>
              </w:rPr>
              <w:t>使用</w:t>
            </w:r>
          </w:p>
        </w:tc>
        <w:tc>
          <w:tcPr>
            <w:tcW w:w="992" w:type="dxa"/>
            <w:vAlign w:val="center"/>
          </w:tcPr>
          <w:p w14:paraId="69C3CA23" w14:textId="77777777" w:rsidR="00BF1566" w:rsidRDefault="00BF1566" w:rsidP="00061BC7">
            <w:pPr>
              <w:pStyle w:val="8666f073"/>
              <w:jc w:val="both"/>
              <w:rPr>
                <w:bCs/>
                <w:sz w:val="28"/>
              </w:rPr>
            </w:pPr>
            <w:r>
              <w:rPr>
                <w:rFonts w:hint="eastAsia"/>
                <w:bCs/>
                <w:sz w:val="28"/>
              </w:rPr>
              <w:lastRenderedPageBreak/>
              <w:t>V</w:t>
            </w:r>
            <w:r>
              <w:rPr>
                <w:bCs/>
                <w:sz w:val="28"/>
              </w:rPr>
              <w:t>PN</w:t>
            </w:r>
            <w:r>
              <w:rPr>
                <w:rFonts w:hint="eastAsia"/>
                <w:bCs/>
                <w:sz w:val="28"/>
              </w:rPr>
              <w:lastRenderedPageBreak/>
              <w:t>内部备份和恢复</w:t>
            </w:r>
          </w:p>
        </w:tc>
        <w:tc>
          <w:tcPr>
            <w:tcW w:w="709" w:type="dxa"/>
            <w:vAlign w:val="center"/>
          </w:tcPr>
          <w:p w14:paraId="172E9BD3" w14:textId="77777777" w:rsidR="00BF1566" w:rsidRDefault="00BF1566" w:rsidP="00061BC7">
            <w:pPr>
              <w:pStyle w:val="8666f073"/>
              <w:jc w:val="both"/>
              <w:rPr>
                <w:bCs/>
                <w:sz w:val="28"/>
              </w:rPr>
            </w:pPr>
            <w:r>
              <w:rPr>
                <w:rFonts w:hint="eastAsia"/>
                <w:bCs/>
                <w:sz w:val="28"/>
              </w:rPr>
              <w:lastRenderedPageBreak/>
              <w:t>V</w:t>
            </w:r>
            <w:r>
              <w:rPr>
                <w:bCs/>
                <w:sz w:val="28"/>
              </w:rPr>
              <w:t>P</w:t>
            </w:r>
            <w:r>
              <w:rPr>
                <w:bCs/>
                <w:sz w:val="28"/>
              </w:rPr>
              <w:lastRenderedPageBreak/>
              <w:t>N</w:t>
            </w:r>
            <w:r>
              <w:rPr>
                <w:rFonts w:hint="eastAsia"/>
                <w:bCs/>
                <w:sz w:val="28"/>
              </w:rPr>
              <w:t>内部归档</w:t>
            </w:r>
          </w:p>
        </w:tc>
        <w:tc>
          <w:tcPr>
            <w:tcW w:w="1145" w:type="dxa"/>
            <w:vAlign w:val="center"/>
          </w:tcPr>
          <w:p w14:paraId="721CB1D6" w14:textId="77777777" w:rsidR="00BF1566" w:rsidRDefault="00BF1566" w:rsidP="00061BC7">
            <w:pPr>
              <w:pStyle w:val="8666f073"/>
              <w:jc w:val="both"/>
              <w:rPr>
                <w:bCs/>
                <w:sz w:val="28"/>
              </w:rPr>
            </w:pPr>
            <w:r>
              <w:rPr>
                <w:rFonts w:hint="eastAsia"/>
                <w:bCs/>
                <w:sz w:val="28"/>
              </w:rPr>
              <w:lastRenderedPageBreak/>
              <w:t>V</w:t>
            </w:r>
            <w:r>
              <w:rPr>
                <w:bCs/>
                <w:sz w:val="28"/>
              </w:rPr>
              <w:t>PN</w:t>
            </w:r>
            <w:r>
              <w:rPr>
                <w:rFonts w:hint="eastAsia"/>
                <w:bCs/>
                <w:sz w:val="28"/>
              </w:rPr>
              <w:t>内</w:t>
            </w:r>
            <w:r>
              <w:rPr>
                <w:rFonts w:hint="eastAsia"/>
                <w:bCs/>
                <w:sz w:val="28"/>
              </w:rPr>
              <w:lastRenderedPageBreak/>
              <w:t>部销毁</w:t>
            </w:r>
          </w:p>
        </w:tc>
      </w:tr>
      <w:tr w:rsidR="00BF1566" w14:paraId="2BEA84C4" w14:textId="77777777" w:rsidTr="00061BC7">
        <w:trPr>
          <w:trHeight w:val="131"/>
        </w:trPr>
        <w:tc>
          <w:tcPr>
            <w:tcW w:w="414" w:type="dxa"/>
            <w:vAlign w:val="center"/>
          </w:tcPr>
          <w:p w14:paraId="7D39AA79" w14:textId="77777777" w:rsidR="00BF1566" w:rsidRDefault="00BF1566" w:rsidP="00061BC7">
            <w:pPr>
              <w:pStyle w:val="8666f073"/>
              <w:jc w:val="both"/>
              <w:rPr>
                <w:bCs/>
                <w:sz w:val="28"/>
              </w:rPr>
            </w:pPr>
            <w:r>
              <w:rPr>
                <w:rFonts w:hint="eastAsia"/>
                <w:bCs/>
                <w:sz w:val="28"/>
              </w:rPr>
              <w:lastRenderedPageBreak/>
              <w:t>4</w:t>
            </w:r>
          </w:p>
        </w:tc>
        <w:tc>
          <w:tcPr>
            <w:tcW w:w="851" w:type="dxa"/>
            <w:vAlign w:val="center"/>
          </w:tcPr>
          <w:p w14:paraId="284DE656" w14:textId="77777777" w:rsidR="00BF1566" w:rsidRDefault="00BF1566" w:rsidP="00061BC7">
            <w:pPr>
              <w:pStyle w:val="8666f073"/>
              <w:jc w:val="both"/>
              <w:rPr>
                <w:bCs/>
                <w:sz w:val="28"/>
              </w:rPr>
            </w:pPr>
            <w:r>
              <w:rPr>
                <w:rFonts w:hint="eastAsia"/>
                <w:bCs/>
                <w:sz w:val="28"/>
              </w:rPr>
              <w:t>重要数据传输链路密钥协商私钥</w:t>
            </w:r>
          </w:p>
        </w:tc>
        <w:tc>
          <w:tcPr>
            <w:tcW w:w="1145" w:type="dxa"/>
            <w:vAlign w:val="center"/>
          </w:tcPr>
          <w:p w14:paraId="4F8A26D1" w14:textId="77777777" w:rsidR="00BF1566" w:rsidRDefault="00BF1566" w:rsidP="00061BC7">
            <w:pPr>
              <w:pStyle w:val="8666f073"/>
              <w:jc w:val="both"/>
              <w:rPr>
                <w:bCs/>
                <w:sz w:val="28"/>
              </w:rPr>
            </w:pPr>
            <w:r>
              <w:rPr>
                <w:rFonts w:hint="eastAsia"/>
                <w:bCs/>
                <w:sz w:val="28"/>
              </w:rPr>
              <w:t>由</w:t>
            </w:r>
            <w:r>
              <w:rPr>
                <w:rFonts w:hint="eastAsia"/>
                <w:bCs/>
                <w:sz w:val="28"/>
              </w:rPr>
              <w:t>CA</w:t>
            </w:r>
            <w:r>
              <w:rPr>
                <w:rFonts w:hint="eastAsia"/>
                <w:bCs/>
                <w:sz w:val="28"/>
              </w:rPr>
              <w:t>生产</w:t>
            </w:r>
          </w:p>
        </w:tc>
        <w:tc>
          <w:tcPr>
            <w:tcW w:w="698" w:type="dxa"/>
            <w:vAlign w:val="center"/>
          </w:tcPr>
          <w:p w14:paraId="01FFF4E6" w14:textId="77777777" w:rsidR="00BF1566" w:rsidRDefault="00BF1566" w:rsidP="00061BC7">
            <w:pPr>
              <w:pStyle w:val="8666f073"/>
              <w:jc w:val="both"/>
              <w:rPr>
                <w:bCs/>
                <w:sz w:val="28"/>
              </w:rPr>
            </w:pPr>
            <w:r>
              <w:rPr>
                <w:bCs/>
                <w:sz w:val="28"/>
              </w:rPr>
              <w:t>VPN</w:t>
            </w:r>
            <w:r>
              <w:rPr>
                <w:rFonts w:hint="eastAsia"/>
                <w:bCs/>
                <w:sz w:val="28"/>
              </w:rPr>
              <w:t>密码卡内部存储</w:t>
            </w:r>
          </w:p>
        </w:tc>
        <w:tc>
          <w:tcPr>
            <w:tcW w:w="1134" w:type="dxa"/>
            <w:vAlign w:val="center"/>
          </w:tcPr>
          <w:p w14:paraId="5362CE48" w14:textId="77777777" w:rsidR="00BF1566" w:rsidRDefault="00BF1566" w:rsidP="00061BC7">
            <w:pPr>
              <w:pStyle w:val="8666f073"/>
              <w:jc w:val="both"/>
              <w:rPr>
                <w:bCs/>
                <w:sz w:val="28"/>
              </w:rPr>
            </w:pPr>
            <w:r>
              <w:rPr>
                <w:rFonts w:hint="eastAsia"/>
                <w:bCs/>
                <w:sz w:val="28"/>
              </w:rPr>
              <w:t>不涉及</w:t>
            </w:r>
          </w:p>
        </w:tc>
        <w:tc>
          <w:tcPr>
            <w:tcW w:w="708" w:type="dxa"/>
            <w:vAlign w:val="center"/>
          </w:tcPr>
          <w:p w14:paraId="109078E0" w14:textId="77777777" w:rsidR="00BF1566" w:rsidRDefault="00BF1566" w:rsidP="00061BC7">
            <w:pPr>
              <w:pStyle w:val="8666f073"/>
              <w:jc w:val="both"/>
              <w:rPr>
                <w:bCs/>
                <w:sz w:val="28"/>
              </w:rPr>
            </w:pPr>
            <w:r>
              <w:rPr>
                <w:rFonts w:hint="eastAsia"/>
                <w:bCs/>
                <w:sz w:val="28"/>
              </w:rPr>
              <w:t>不涉及</w:t>
            </w:r>
          </w:p>
        </w:tc>
        <w:tc>
          <w:tcPr>
            <w:tcW w:w="709" w:type="dxa"/>
            <w:vAlign w:val="center"/>
          </w:tcPr>
          <w:p w14:paraId="1179F641" w14:textId="77777777" w:rsidR="00BF1566" w:rsidRDefault="00BF1566" w:rsidP="00061BC7">
            <w:pPr>
              <w:pStyle w:val="8666f073"/>
              <w:jc w:val="both"/>
              <w:rPr>
                <w:bCs/>
                <w:sz w:val="28"/>
              </w:rPr>
            </w:pPr>
            <w:r>
              <w:rPr>
                <w:rFonts w:hint="eastAsia"/>
                <w:bCs/>
                <w:sz w:val="28"/>
              </w:rPr>
              <w:t>V</w:t>
            </w:r>
            <w:r>
              <w:rPr>
                <w:bCs/>
                <w:sz w:val="28"/>
              </w:rPr>
              <w:t>PN</w:t>
            </w:r>
            <w:r>
              <w:rPr>
                <w:rFonts w:hint="eastAsia"/>
                <w:bCs/>
                <w:sz w:val="28"/>
              </w:rPr>
              <w:t>内部使用</w:t>
            </w:r>
          </w:p>
        </w:tc>
        <w:tc>
          <w:tcPr>
            <w:tcW w:w="992" w:type="dxa"/>
            <w:vAlign w:val="center"/>
          </w:tcPr>
          <w:p w14:paraId="0EE8DD07" w14:textId="77777777" w:rsidR="00BF1566" w:rsidRDefault="00BF1566" w:rsidP="00061BC7">
            <w:pPr>
              <w:pStyle w:val="8666f073"/>
              <w:jc w:val="both"/>
              <w:rPr>
                <w:bCs/>
                <w:sz w:val="28"/>
              </w:rPr>
            </w:pPr>
            <w:r>
              <w:rPr>
                <w:rFonts w:hint="eastAsia"/>
                <w:bCs/>
                <w:sz w:val="28"/>
              </w:rPr>
              <w:t>V</w:t>
            </w:r>
            <w:r>
              <w:rPr>
                <w:bCs/>
                <w:sz w:val="28"/>
              </w:rPr>
              <w:t>PN</w:t>
            </w:r>
            <w:r>
              <w:rPr>
                <w:rFonts w:hint="eastAsia"/>
                <w:bCs/>
                <w:sz w:val="28"/>
              </w:rPr>
              <w:t>内部备份和恢复</w:t>
            </w:r>
          </w:p>
        </w:tc>
        <w:tc>
          <w:tcPr>
            <w:tcW w:w="709" w:type="dxa"/>
            <w:vAlign w:val="center"/>
          </w:tcPr>
          <w:p w14:paraId="16741EFA" w14:textId="77777777" w:rsidR="00BF1566" w:rsidRDefault="00BF1566" w:rsidP="00061BC7">
            <w:pPr>
              <w:pStyle w:val="8666f073"/>
              <w:jc w:val="both"/>
              <w:rPr>
                <w:bCs/>
                <w:sz w:val="28"/>
              </w:rPr>
            </w:pPr>
            <w:r>
              <w:rPr>
                <w:rFonts w:hint="eastAsia"/>
                <w:bCs/>
                <w:sz w:val="28"/>
              </w:rPr>
              <w:t>V</w:t>
            </w:r>
            <w:r>
              <w:rPr>
                <w:bCs/>
                <w:sz w:val="28"/>
              </w:rPr>
              <w:t>PN</w:t>
            </w:r>
            <w:r>
              <w:rPr>
                <w:rFonts w:hint="eastAsia"/>
                <w:bCs/>
                <w:sz w:val="28"/>
              </w:rPr>
              <w:t>内部归档</w:t>
            </w:r>
          </w:p>
        </w:tc>
        <w:tc>
          <w:tcPr>
            <w:tcW w:w="1145" w:type="dxa"/>
            <w:vAlign w:val="center"/>
          </w:tcPr>
          <w:p w14:paraId="7FD51098" w14:textId="77777777" w:rsidR="00BF1566" w:rsidRDefault="00BF1566" w:rsidP="00061BC7">
            <w:pPr>
              <w:pStyle w:val="8666f073"/>
              <w:jc w:val="both"/>
              <w:rPr>
                <w:bCs/>
                <w:sz w:val="28"/>
              </w:rPr>
            </w:pPr>
            <w:r>
              <w:rPr>
                <w:rFonts w:hint="eastAsia"/>
                <w:bCs/>
                <w:sz w:val="28"/>
              </w:rPr>
              <w:t>V</w:t>
            </w:r>
            <w:r>
              <w:rPr>
                <w:bCs/>
                <w:sz w:val="28"/>
              </w:rPr>
              <w:t>PN</w:t>
            </w:r>
            <w:r>
              <w:rPr>
                <w:rFonts w:hint="eastAsia"/>
                <w:bCs/>
                <w:sz w:val="28"/>
              </w:rPr>
              <w:t>内部销毁</w:t>
            </w:r>
          </w:p>
        </w:tc>
      </w:tr>
      <w:tr w:rsidR="00BF1566" w14:paraId="642553F8" w14:textId="77777777" w:rsidTr="00061BC7">
        <w:trPr>
          <w:trHeight w:val="131"/>
        </w:trPr>
        <w:tc>
          <w:tcPr>
            <w:tcW w:w="414" w:type="dxa"/>
            <w:vAlign w:val="center"/>
          </w:tcPr>
          <w:p w14:paraId="5EF41C42" w14:textId="77777777" w:rsidR="00BF1566" w:rsidRDefault="00BF1566" w:rsidP="00061BC7">
            <w:pPr>
              <w:pStyle w:val="8666f073"/>
              <w:jc w:val="both"/>
              <w:rPr>
                <w:bCs/>
                <w:sz w:val="28"/>
              </w:rPr>
            </w:pPr>
            <w:r>
              <w:rPr>
                <w:rFonts w:hint="eastAsia"/>
                <w:bCs/>
                <w:sz w:val="28"/>
              </w:rPr>
              <w:t>5</w:t>
            </w:r>
          </w:p>
        </w:tc>
        <w:tc>
          <w:tcPr>
            <w:tcW w:w="851" w:type="dxa"/>
            <w:vAlign w:val="center"/>
          </w:tcPr>
          <w:p w14:paraId="55ECEDA3" w14:textId="77777777" w:rsidR="00BF1566" w:rsidRDefault="00BF1566" w:rsidP="00061BC7">
            <w:pPr>
              <w:pStyle w:val="8666f073"/>
              <w:jc w:val="both"/>
              <w:rPr>
                <w:bCs/>
                <w:sz w:val="28"/>
              </w:rPr>
            </w:pPr>
            <w:r>
              <w:rPr>
                <w:rFonts w:hint="eastAsia"/>
                <w:bCs/>
                <w:sz w:val="28"/>
              </w:rPr>
              <w:t>重要数据传输链路密钥协商公钥</w:t>
            </w:r>
          </w:p>
        </w:tc>
        <w:tc>
          <w:tcPr>
            <w:tcW w:w="1145" w:type="dxa"/>
            <w:vAlign w:val="center"/>
          </w:tcPr>
          <w:p w14:paraId="7D656200" w14:textId="77777777" w:rsidR="00BF1566" w:rsidRDefault="00BF1566" w:rsidP="00061BC7">
            <w:pPr>
              <w:pStyle w:val="8666f073"/>
              <w:jc w:val="both"/>
              <w:rPr>
                <w:bCs/>
                <w:sz w:val="28"/>
              </w:rPr>
            </w:pPr>
            <w:r>
              <w:rPr>
                <w:rFonts w:hint="eastAsia"/>
                <w:bCs/>
                <w:sz w:val="28"/>
              </w:rPr>
              <w:t>由</w:t>
            </w:r>
            <w:r>
              <w:rPr>
                <w:rFonts w:hint="eastAsia"/>
                <w:bCs/>
                <w:sz w:val="28"/>
              </w:rPr>
              <w:t>CA</w:t>
            </w:r>
            <w:r>
              <w:rPr>
                <w:rFonts w:hint="eastAsia"/>
                <w:bCs/>
                <w:sz w:val="28"/>
              </w:rPr>
              <w:t>生产</w:t>
            </w:r>
          </w:p>
        </w:tc>
        <w:tc>
          <w:tcPr>
            <w:tcW w:w="698" w:type="dxa"/>
            <w:vAlign w:val="center"/>
          </w:tcPr>
          <w:p w14:paraId="356D8765" w14:textId="77777777" w:rsidR="00BF1566" w:rsidRDefault="00BF1566" w:rsidP="00061BC7">
            <w:pPr>
              <w:pStyle w:val="8666f073"/>
              <w:jc w:val="both"/>
              <w:rPr>
                <w:bCs/>
                <w:sz w:val="28"/>
              </w:rPr>
            </w:pPr>
            <w:r>
              <w:rPr>
                <w:bCs/>
                <w:sz w:val="28"/>
              </w:rPr>
              <w:t>VPN</w:t>
            </w:r>
            <w:r>
              <w:rPr>
                <w:rFonts w:hint="eastAsia"/>
                <w:bCs/>
                <w:sz w:val="28"/>
              </w:rPr>
              <w:t>密码卡内部存储</w:t>
            </w:r>
          </w:p>
        </w:tc>
        <w:tc>
          <w:tcPr>
            <w:tcW w:w="1134" w:type="dxa"/>
            <w:vAlign w:val="center"/>
          </w:tcPr>
          <w:p w14:paraId="45F00F06" w14:textId="77777777" w:rsidR="00BF1566" w:rsidRDefault="00BF1566" w:rsidP="00061BC7">
            <w:pPr>
              <w:pStyle w:val="8666f073"/>
              <w:jc w:val="both"/>
              <w:rPr>
                <w:bCs/>
                <w:sz w:val="28"/>
              </w:rPr>
            </w:pPr>
            <w:r>
              <w:rPr>
                <w:rFonts w:hint="eastAsia"/>
                <w:bCs/>
                <w:sz w:val="28"/>
              </w:rPr>
              <w:t>不涉及</w:t>
            </w:r>
          </w:p>
        </w:tc>
        <w:tc>
          <w:tcPr>
            <w:tcW w:w="708" w:type="dxa"/>
            <w:vAlign w:val="center"/>
          </w:tcPr>
          <w:p w14:paraId="257D3126" w14:textId="77777777" w:rsidR="00BF1566" w:rsidRDefault="00BF1566" w:rsidP="00061BC7">
            <w:pPr>
              <w:pStyle w:val="8666f073"/>
              <w:jc w:val="both"/>
              <w:rPr>
                <w:bCs/>
                <w:sz w:val="28"/>
              </w:rPr>
            </w:pPr>
            <w:r>
              <w:rPr>
                <w:bCs/>
                <w:sz w:val="28"/>
              </w:rPr>
              <w:t>以公钥证书形式导入导出</w:t>
            </w:r>
          </w:p>
        </w:tc>
        <w:tc>
          <w:tcPr>
            <w:tcW w:w="709" w:type="dxa"/>
            <w:vAlign w:val="center"/>
          </w:tcPr>
          <w:p w14:paraId="4ED33BB9" w14:textId="77777777" w:rsidR="00BF1566" w:rsidRDefault="00BF1566" w:rsidP="00061BC7">
            <w:pPr>
              <w:pStyle w:val="8666f073"/>
              <w:jc w:val="both"/>
              <w:rPr>
                <w:bCs/>
                <w:sz w:val="28"/>
              </w:rPr>
            </w:pPr>
            <w:r>
              <w:rPr>
                <w:bCs/>
                <w:sz w:val="28"/>
              </w:rPr>
              <w:t>以公钥证书形式</w:t>
            </w:r>
            <w:r>
              <w:rPr>
                <w:rFonts w:hint="eastAsia"/>
                <w:bCs/>
                <w:sz w:val="28"/>
              </w:rPr>
              <w:t>使用</w:t>
            </w:r>
          </w:p>
        </w:tc>
        <w:tc>
          <w:tcPr>
            <w:tcW w:w="992" w:type="dxa"/>
            <w:vAlign w:val="center"/>
          </w:tcPr>
          <w:p w14:paraId="18A6F589" w14:textId="77777777" w:rsidR="00BF1566" w:rsidRDefault="00BF1566" w:rsidP="00061BC7">
            <w:pPr>
              <w:pStyle w:val="8666f073"/>
              <w:jc w:val="both"/>
              <w:rPr>
                <w:bCs/>
                <w:sz w:val="28"/>
              </w:rPr>
            </w:pPr>
            <w:r>
              <w:rPr>
                <w:rFonts w:hint="eastAsia"/>
                <w:bCs/>
                <w:sz w:val="28"/>
              </w:rPr>
              <w:t>V</w:t>
            </w:r>
            <w:r>
              <w:rPr>
                <w:bCs/>
                <w:sz w:val="28"/>
              </w:rPr>
              <w:t>PN</w:t>
            </w:r>
            <w:r>
              <w:rPr>
                <w:rFonts w:hint="eastAsia"/>
                <w:bCs/>
                <w:sz w:val="28"/>
              </w:rPr>
              <w:t>内部备份和恢复</w:t>
            </w:r>
          </w:p>
        </w:tc>
        <w:tc>
          <w:tcPr>
            <w:tcW w:w="709" w:type="dxa"/>
            <w:vAlign w:val="center"/>
          </w:tcPr>
          <w:p w14:paraId="58264DA1" w14:textId="77777777" w:rsidR="00BF1566" w:rsidRDefault="00BF1566" w:rsidP="00061BC7">
            <w:pPr>
              <w:pStyle w:val="8666f073"/>
              <w:jc w:val="both"/>
              <w:rPr>
                <w:bCs/>
                <w:sz w:val="28"/>
              </w:rPr>
            </w:pPr>
            <w:r>
              <w:rPr>
                <w:rFonts w:hint="eastAsia"/>
                <w:bCs/>
                <w:sz w:val="28"/>
              </w:rPr>
              <w:t>V</w:t>
            </w:r>
            <w:r>
              <w:rPr>
                <w:bCs/>
                <w:sz w:val="28"/>
              </w:rPr>
              <w:t>PN</w:t>
            </w:r>
            <w:r>
              <w:rPr>
                <w:rFonts w:hint="eastAsia"/>
                <w:bCs/>
                <w:sz w:val="28"/>
              </w:rPr>
              <w:t>内部归档</w:t>
            </w:r>
          </w:p>
        </w:tc>
        <w:tc>
          <w:tcPr>
            <w:tcW w:w="1145" w:type="dxa"/>
            <w:vAlign w:val="center"/>
          </w:tcPr>
          <w:p w14:paraId="507CF08E" w14:textId="77777777" w:rsidR="00BF1566" w:rsidRDefault="00BF1566" w:rsidP="00061BC7">
            <w:pPr>
              <w:pStyle w:val="8666f073"/>
              <w:jc w:val="both"/>
              <w:rPr>
                <w:bCs/>
                <w:sz w:val="28"/>
              </w:rPr>
            </w:pPr>
            <w:r>
              <w:rPr>
                <w:rFonts w:hint="eastAsia"/>
                <w:bCs/>
                <w:sz w:val="28"/>
              </w:rPr>
              <w:t>V</w:t>
            </w:r>
            <w:r>
              <w:rPr>
                <w:bCs/>
                <w:sz w:val="28"/>
              </w:rPr>
              <w:t>PN</w:t>
            </w:r>
            <w:r>
              <w:rPr>
                <w:rFonts w:hint="eastAsia"/>
                <w:bCs/>
                <w:sz w:val="28"/>
              </w:rPr>
              <w:t>内部销毁</w:t>
            </w:r>
          </w:p>
        </w:tc>
      </w:tr>
      <w:tr w:rsidR="00BF1566" w14:paraId="4A0B2BE4" w14:textId="77777777" w:rsidTr="00061BC7">
        <w:trPr>
          <w:trHeight w:val="131"/>
        </w:trPr>
        <w:tc>
          <w:tcPr>
            <w:tcW w:w="414" w:type="dxa"/>
            <w:vAlign w:val="center"/>
          </w:tcPr>
          <w:p w14:paraId="07134FE0" w14:textId="77777777" w:rsidR="00BF1566" w:rsidRDefault="00BF1566" w:rsidP="00061BC7">
            <w:pPr>
              <w:pStyle w:val="8666f073"/>
              <w:jc w:val="both"/>
              <w:rPr>
                <w:bCs/>
                <w:sz w:val="28"/>
              </w:rPr>
            </w:pPr>
            <w:r>
              <w:rPr>
                <w:rFonts w:hint="eastAsia"/>
                <w:bCs/>
                <w:sz w:val="28"/>
              </w:rPr>
              <w:t>6</w:t>
            </w:r>
          </w:p>
        </w:tc>
        <w:tc>
          <w:tcPr>
            <w:tcW w:w="851" w:type="dxa"/>
            <w:vAlign w:val="center"/>
          </w:tcPr>
          <w:p w14:paraId="0AEC04BE" w14:textId="77777777" w:rsidR="00BF1566" w:rsidRDefault="00BF1566" w:rsidP="00061BC7">
            <w:pPr>
              <w:pStyle w:val="8666f073"/>
              <w:jc w:val="both"/>
              <w:rPr>
                <w:bCs/>
                <w:sz w:val="28"/>
              </w:rPr>
            </w:pPr>
            <w:r>
              <w:rPr>
                <w:rFonts w:hint="eastAsia"/>
                <w:bCs/>
                <w:sz w:val="28"/>
              </w:rPr>
              <w:t>用户签名私钥</w:t>
            </w:r>
          </w:p>
        </w:tc>
        <w:tc>
          <w:tcPr>
            <w:tcW w:w="1145" w:type="dxa"/>
            <w:vAlign w:val="center"/>
          </w:tcPr>
          <w:p w14:paraId="1B7EA1A0" w14:textId="77777777" w:rsidR="00BF1566" w:rsidRDefault="00BF1566" w:rsidP="00061BC7">
            <w:pPr>
              <w:pStyle w:val="8666f073"/>
              <w:jc w:val="both"/>
              <w:rPr>
                <w:bCs/>
                <w:sz w:val="28"/>
              </w:rPr>
            </w:pPr>
            <w:r>
              <w:rPr>
                <w:rFonts w:hint="eastAsia"/>
                <w:bCs/>
                <w:sz w:val="28"/>
              </w:rPr>
              <w:t>由</w:t>
            </w:r>
            <w:r>
              <w:rPr>
                <w:rFonts w:hint="eastAsia"/>
                <w:bCs/>
                <w:sz w:val="28"/>
              </w:rPr>
              <w:t>ukey</w:t>
            </w:r>
            <w:r>
              <w:rPr>
                <w:rFonts w:hint="eastAsia"/>
                <w:bCs/>
                <w:sz w:val="28"/>
              </w:rPr>
              <w:t>产生</w:t>
            </w:r>
          </w:p>
        </w:tc>
        <w:tc>
          <w:tcPr>
            <w:tcW w:w="698" w:type="dxa"/>
            <w:vAlign w:val="center"/>
          </w:tcPr>
          <w:p w14:paraId="640B3E3B" w14:textId="77777777" w:rsidR="00BF1566" w:rsidRDefault="00BF1566" w:rsidP="00061BC7">
            <w:pPr>
              <w:pStyle w:val="8666f073"/>
              <w:jc w:val="both"/>
              <w:rPr>
                <w:bCs/>
                <w:sz w:val="28"/>
              </w:rPr>
            </w:pPr>
            <w:r>
              <w:rPr>
                <w:rFonts w:hint="eastAsia"/>
                <w:bCs/>
                <w:sz w:val="28"/>
              </w:rPr>
              <w:t>Ukey</w:t>
            </w:r>
            <w:r>
              <w:rPr>
                <w:rFonts w:hint="eastAsia"/>
                <w:bCs/>
                <w:sz w:val="28"/>
              </w:rPr>
              <w:t>内部存储</w:t>
            </w:r>
          </w:p>
        </w:tc>
        <w:tc>
          <w:tcPr>
            <w:tcW w:w="1134" w:type="dxa"/>
            <w:vAlign w:val="center"/>
          </w:tcPr>
          <w:p w14:paraId="1E5F45BC" w14:textId="77777777" w:rsidR="00BF1566" w:rsidRDefault="00BF1566" w:rsidP="00061BC7">
            <w:pPr>
              <w:pStyle w:val="8666f073"/>
              <w:jc w:val="both"/>
              <w:rPr>
                <w:bCs/>
                <w:sz w:val="28"/>
              </w:rPr>
            </w:pPr>
            <w:r>
              <w:rPr>
                <w:rFonts w:hint="eastAsia"/>
                <w:bCs/>
                <w:sz w:val="28"/>
              </w:rPr>
              <w:t>不涉及</w:t>
            </w:r>
          </w:p>
        </w:tc>
        <w:tc>
          <w:tcPr>
            <w:tcW w:w="708" w:type="dxa"/>
            <w:vAlign w:val="center"/>
          </w:tcPr>
          <w:p w14:paraId="48031124" w14:textId="77777777" w:rsidR="00BF1566" w:rsidRDefault="00BF1566" w:rsidP="00061BC7">
            <w:pPr>
              <w:pStyle w:val="8666f073"/>
              <w:jc w:val="both"/>
              <w:rPr>
                <w:bCs/>
                <w:sz w:val="28"/>
              </w:rPr>
            </w:pPr>
            <w:r>
              <w:rPr>
                <w:rFonts w:hint="eastAsia"/>
                <w:bCs/>
                <w:sz w:val="28"/>
              </w:rPr>
              <w:t>不涉及</w:t>
            </w:r>
          </w:p>
        </w:tc>
        <w:tc>
          <w:tcPr>
            <w:tcW w:w="709" w:type="dxa"/>
            <w:vAlign w:val="center"/>
          </w:tcPr>
          <w:p w14:paraId="38B575BC" w14:textId="77777777" w:rsidR="00BF1566" w:rsidRDefault="00BF1566" w:rsidP="00061BC7">
            <w:pPr>
              <w:pStyle w:val="8666f073"/>
              <w:jc w:val="both"/>
              <w:rPr>
                <w:bCs/>
                <w:sz w:val="28"/>
              </w:rPr>
            </w:pPr>
            <w:r>
              <w:rPr>
                <w:rFonts w:hint="eastAsia"/>
                <w:bCs/>
                <w:sz w:val="28"/>
              </w:rPr>
              <w:t>Ukey</w:t>
            </w:r>
            <w:r>
              <w:rPr>
                <w:rFonts w:hint="eastAsia"/>
                <w:bCs/>
                <w:sz w:val="28"/>
              </w:rPr>
              <w:t>内部使用</w:t>
            </w:r>
          </w:p>
        </w:tc>
        <w:tc>
          <w:tcPr>
            <w:tcW w:w="992" w:type="dxa"/>
            <w:vAlign w:val="center"/>
          </w:tcPr>
          <w:p w14:paraId="2472771A" w14:textId="77777777" w:rsidR="00BF1566" w:rsidRDefault="00BF1566" w:rsidP="00061BC7">
            <w:pPr>
              <w:pStyle w:val="8666f073"/>
              <w:jc w:val="both"/>
              <w:rPr>
                <w:bCs/>
                <w:sz w:val="28"/>
              </w:rPr>
            </w:pPr>
            <w:r>
              <w:rPr>
                <w:rFonts w:hint="eastAsia"/>
                <w:bCs/>
                <w:sz w:val="28"/>
              </w:rPr>
              <w:t>不涉及</w:t>
            </w:r>
          </w:p>
        </w:tc>
        <w:tc>
          <w:tcPr>
            <w:tcW w:w="709" w:type="dxa"/>
            <w:vAlign w:val="center"/>
          </w:tcPr>
          <w:p w14:paraId="564FF710" w14:textId="77777777" w:rsidR="00BF1566" w:rsidRDefault="00BF1566" w:rsidP="00061BC7">
            <w:pPr>
              <w:pStyle w:val="8666f073"/>
              <w:jc w:val="both"/>
              <w:rPr>
                <w:bCs/>
                <w:sz w:val="28"/>
              </w:rPr>
            </w:pPr>
            <w:r>
              <w:rPr>
                <w:rFonts w:hint="eastAsia"/>
                <w:bCs/>
                <w:sz w:val="28"/>
              </w:rPr>
              <w:t>不涉及</w:t>
            </w:r>
          </w:p>
        </w:tc>
        <w:tc>
          <w:tcPr>
            <w:tcW w:w="1145" w:type="dxa"/>
            <w:vAlign w:val="center"/>
          </w:tcPr>
          <w:p w14:paraId="54C5F9C0" w14:textId="77777777" w:rsidR="00BF1566" w:rsidRDefault="00BF1566" w:rsidP="00061BC7">
            <w:pPr>
              <w:pStyle w:val="8666f073"/>
              <w:jc w:val="both"/>
              <w:rPr>
                <w:bCs/>
                <w:sz w:val="28"/>
              </w:rPr>
            </w:pPr>
            <w:r>
              <w:rPr>
                <w:bCs/>
                <w:sz w:val="28"/>
              </w:rPr>
              <w:t>U</w:t>
            </w:r>
            <w:r>
              <w:rPr>
                <w:rFonts w:hint="eastAsia"/>
                <w:bCs/>
                <w:sz w:val="28"/>
              </w:rPr>
              <w:t>key</w:t>
            </w:r>
            <w:r>
              <w:rPr>
                <w:rFonts w:hint="eastAsia"/>
                <w:bCs/>
                <w:sz w:val="28"/>
              </w:rPr>
              <w:t>内部销毁</w:t>
            </w:r>
          </w:p>
        </w:tc>
      </w:tr>
      <w:tr w:rsidR="00BF1566" w14:paraId="66A368CB" w14:textId="77777777" w:rsidTr="00061BC7">
        <w:trPr>
          <w:trHeight w:val="131"/>
        </w:trPr>
        <w:tc>
          <w:tcPr>
            <w:tcW w:w="414" w:type="dxa"/>
            <w:vAlign w:val="center"/>
          </w:tcPr>
          <w:p w14:paraId="299FAE4F" w14:textId="77777777" w:rsidR="00BF1566" w:rsidRDefault="00BF1566" w:rsidP="00061BC7">
            <w:pPr>
              <w:pStyle w:val="8666f073"/>
              <w:jc w:val="both"/>
              <w:rPr>
                <w:bCs/>
                <w:sz w:val="28"/>
              </w:rPr>
            </w:pPr>
            <w:r>
              <w:rPr>
                <w:rFonts w:hint="eastAsia"/>
                <w:bCs/>
                <w:sz w:val="28"/>
              </w:rPr>
              <w:t>7</w:t>
            </w:r>
          </w:p>
        </w:tc>
        <w:tc>
          <w:tcPr>
            <w:tcW w:w="851" w:type="dxa"/>
            <w:vAlign w:val="center"/>
          </w:tcPr>
          <w:p w14:paraId="6DEED66D" w14:textId="77777777" w:rsidR="00BF1566" w:rsidRDefault="00BF1566" w:rsidP="00061BC7">
            <w:pPr>
              <w:pStyle w:val="8666f073"/>
              <w:jc w:val="both"/>
              <w:rPr>
                <w:bCs/>
                <w:sz w:val="28"/>
              </w:rPr>
            </w:pPr>
            <w:r>
              <w:rPr>
                <w:rFonts w:hint="eastAsia"/>
                <w:bCs/>
                <w:sz w:val="28"/>
              </w:rPr>
              <w:t>用户签名公钥</w:t>
            </w:r>
          </w:p>
        </w:tc>
        <w:tc>
          <w:tcPr>
            <w:tcW w:w="1145" w:type="dxa"/>
            <w:vAlign w:val="center"/>
          </w:tcPr>
          <w:p w14:paraId="7EA5099B" w14:textId="77777777" w:rsidR="00BF1566" w:rsidRDefault="00BF1566" w:rsidP="00061BC7">
            <w:pPr>
              <w:pStyle w:val="8666f073"/>
              <w:jc w:val="both"/>
              <w:rPr>
                <w:bCs/>
                <w:sz w:val="28"/>
              </w:rPr>
            </w:pPr>
            <w:r>
              <w:rPr>
                <w:rFonts w:hint="eastAsia"/>
                <w:bCs/>
                <w:sz w:val="28"/>
              </w:rPr>
              <w:t>由</w:t>
            </w:r>
            <w:r>
              <w:rPr>
                <w:rFonts w:hint="eastAsia"/>
                <w:bCs/>
                <w:sz w:val="28"/>
              </w:rPr>
              <w:t>ukey</w:t>
            </w:r>
            <w:r>
              <w:rPr>
                <w:rFonts w:hint="eastAsia"/>
                <w:bCs/>
                <w:sz w:val="28"/>
              </w:rPr>
              <w:t>产生，由</w:t>
            </w:r>
            <w:r>
              <w:rPr>
                <w:rFonts w:hint="eastAsia"/>
                <w:bCs/>
                <w:sz w:val="28"/>
              </w:rPr>
              <w:t>C</w:t>
            </w:r>
            <w:r>
              <w:rPr>
                <w:bCs/>
                <w:sz w:val="28"/>
              </w:rPr>
              <w:t>A</w:t>
            </w:r>
            <w:r>
              <w:rPr>
                <w:rFonts w:hint="eastAsia"/>
                <w:bCs/>
                <w:sz w:val="28"/>
              </w:rPr>
              <w:lastRenderedPageBreak/>
              <w:t>签发为公钥证书形式</w:t>
            </w:r>
          </w:p>
        </w:tc>
        <w:tc>
          <w:tcPr>
            <w:tcW w:w="698" w:type="dxa"/>
            <w:vAlign w:val="center"/>
          </w:tcPr>
          <w:p w14:paraId="1C6E82CF" w14:textId="77777777" w:rsidR="00BF1566" w:rsidRDefault="00BF1566" w:rsidP="00061BC7">
            <w:pPr>
              <w:pStyle w:val="8666f073"/>
              <w:jc w:val="both"/>
              <w:rPr>
                <w:bCs/>
                <w:sz w:val="28"/>
              </w:rPr>
            </w:pPr>
            <w:r>
              <w:rPr>
                <w:rFonts w:hint="eastAsia"/>
                <w:bCs/>
                <w:sz w:val="28"/>
              </w:rPr>
              <w:lastRenderedPageBreak/>
              <w:t>以公钥</w:t>
            </w:r>
            <w:r>
              <w:rPr>
                <w:rFonts w:hint="eastAsia"/>
                <w:bCs/>
                <w:sz w:val="28"/>
              </w:rPr>
              <w:lastRenderedPageBreak/>
              <w:t>证书形式存储</w:t>
            </w:r>
          </w:p>
        </w:tc>
        <w:tc>
          <w:tcPr>
            <w:tcW w:w="1134" w:type="dxa"/>
            <w:vAlign w:val="center"/>
          </w:tcPr>
          <w:p w14:paraId="569D10A5" w14:textId="77777777" w:rsidR="00BF1566" w:rsidRDefault="00BF1566" w:rsidP="00061BC7">
            <w:pPr>
              <w:pStyle w:val="8666f073"/>
              <w:jc w:val="both"/>
              <w:rPr>
                <w:bCs/>
                <w:sz w:val="28"/>
              </w:rPr>
            </w:pPr>
            <w:r>
              <w:rPr>
                <w:rFonts w:hint="eastAsia"/>
                <w:bCs/>
                <w:sz w:val="28"/>
              </w:rPr>
              <w:lastRenderedPageBreak/>
              <w:t>以公钥证书形式分发</w:t>
            </w:r>
          </w:p>
        </w:tc>
        <w:tc>
          <w:tcPr>
            <w:tcW w:w="708" w:type="dxa"/>
            <w:vAlign w:val="center"/>
          </w:tcPr>
          <w:p w14:paraId="629474CA" w14:textId="77777777" w:rsidR="00BF1566" w:rsidRDefault="00BF1566" w:rsidP="00061BC7">
            <w:pPr>
              <w:pStyle w:val="8666f073"/>
              <w:jc w:val="both"/>
              <w:rPr>
                <w:bCs/>
                <w:sz w:val="28"/>
              </w:rPr>
            </w:pPr>
            <w:r>
              <w:rPr>
                <w:rFonts w:hint="eastAsia"/>
                <w:bCs/>
                <w:sz w:val="28"/>
              </w:rPr>
              <w:t>以公钥</w:t>
            </w:r>
            <w:r>
              <w:rPr>
                <w:rFonts w:hint="eastAsia"/>
                <w:bCs/>
                <w:sz w:val="28"/>
              </w:rPr>
              <w:lastRenderedPageBreak/>
              <w:t>证书导入导出</w:t>
            </w:r>
          </w:p>
        </w:tc>
        <w:tc>
          <w:tcPr>
            <w:tcW w:w="709" w:type="dxa"/>
            <w:vAlign w:val="center"/>
          </w:tcPr>
          <w:p w14:paraId="745143F8" w14:textId="77777777" w:rsidR="00BF1566" w:rsidRDefault="00BF1566" w:rsidP="00061BC7">
            <w:pPr>
              <w:pStyle w:val="8666f073"/>
              <w:jc w:val="both"/>
              <w:rPr>
                <w:bCs/>
                <w:sz w:val="28"/>
              </w:rPr>
            </w:pPr>
            <w:r>
              <w:rPr>
                <w:rFonts w:hint="eastAsia"/>
                <w:bCs/>
                <w:sz w:val="28"/>
              </w:rPr>
              <w:lastRenderedPageBreak/>
              <w:t>以公钥</w:t>
            </w:r>
            <w:r>
              <w:rPr>
                <w:rFonts w:hint="eastAsia"/>
                <w:bCs/>
                <w:sz w:val="28"/>
              </w:rPr>
              <w:lastRenderedPageBreak/>
              <w:t>证书形式使用</w:t>
            </w:r>
          </w:p>
        </w:tc>
        <w:tc>
          <w:tcPr>
            <w:tcW w:w="992" w:type="dxa"/>
            <w:vAlign w:val="center"/>
          </w:tcPr>
          <w:p w14:paraId="6CA97215" w14:textId="77777777" w:rsidR="00BF1566" w:rsidRDefault="00BF1566" w:rsidP="00061BC7">
            <w:pPr>
              <w:pStyle w:val="8666f073"/>
              <w:jc w:val="both"/>
              <w:rPr>
                <w:bCs/>
                <w:sz w:val="28"/>
              </w:rPr>
            </w:pPr>
            <w:r>
              <w:rPr>
                <w:rFonts w:hint="eastAsia"/>
                <w:bCs/>
                <w:sz w:val="28"/>
              </w:rPr>
              <w:lastRenderedPageBreak/>
              <w:t>不涉及、由</w:t>
            </w:r>
            <w:r>
              <w:rPr>
                <w:rFonts w:hint="eastAsia"/>
                <w:bCs/>
                <w:sz w:val="28"/>
              </w:rPr>
              <w:t>CA</w:t>
            </w:r>
            <w:r>
              <w:rPr>
                <w:rFonts w:hint="eastAsia"/>
                <w:bCs/>
                <w:sz w:val="28"/>
              </w:rPr>
              <w:lastRenderedPageBreak/>
              <w:t>备份和恢复</w:t>
            </w:r>
          </w:p>
        </w:tc>
        <w:tc>
          <w:tcPr>
            <w:tcW w:w="709" w:type="dxa"/>
            <w:vAlign w:val="center"/>
          </w:tcPr>
          <w:p w14:paraId="3B8A8C89" w14:textId="77777777" w:rsidR="00BF1566" w:rsidRDefault="00BF1566" w:rsidP="00061BC7">
            <w:pPr>
              <w:pStyle w:val="8666f073"/>
              <w:jc w:val="both"/>
              <w:rPr>
                <w:bCs/>
                <w:sz w:val="28"/>
              </w:rPr>
            </w:pPr>
            <w:r>
              <w:rPr>
                <w:rFonts w:hint="eastAsia"/>
                <w:bCs/>
                <w:sz w:val="28"/>
              </w:rPr>
              <w:lastRenderedPageBreak/>
              <w:t>不涉及</w:t>
            </w:r>
            <w:r>
              <w:rPr>
                <w:rFonts w:hint="eastAsia"/>
                <w:bCs/>
                <w:sz w:val="28"/>
              </w:rPr>
              <w:lastRenderedPageBreak/>
              <w:t>、</w:t>
            </w:r>
            <w:r>
              <w:rPr>
                <w:rFonts w:hint="eastAsia"/>
                <w:bCs/>
                <w:sz w:val="28"/>
              </w:rPr>
              <w:t xml:space="preserve"> </w:t>
            </w:r>
            <w:r>
              <w:rPr>
                <w:rFonts w:hint="eastAsia"/>
                <w:bCs/>
                <w:sz w:val="28"/>
              </w:rPr>
              <w:t>由</w:t>
            </w:r>
            <w:r>
              <w:rPr>
                <w:rFonts w:hint="eastAsia"/>
                <w:bCs/>
                <w:sz w:val="28"/>
              </w:rPr>
              <w:t>CA</w:t>
            </w:r>
            <w:r>
              <w:rPr>
                <w:rFonts w:hint="eastAsia"/>
                <w:bCs/>
                <w:sz w:val="28"/>
              </w:rPr>
              <w:t>归档</w:t>
            </w:r>
          </w:p>
        </w:tc>
        <w:tc>
          <w:tcPr>
            <w:tcW w:w="1145" w:type="dxa"/>
            <w:vAlign w:val="center"/>
          </w:tcPr>
          <w:p w14:paraId="4D3E35D1" w14:textId="77777777" w:rsidR="00BF1566" w:rsidRDefault="00BF1566" w:rsidP="00061BC7">
            <w:pPr>
              <w:pStyle w:val="8666f073"/>
              <w:jc w:val="both"/>
              <w:rPr>
                <w:bCs/>
                <w:sz w:val="28"/>
              </w:rPr>
            </w:pPr>
            <w:r>
              <w:rPr>
                <w:rFonts w:hint="eastAsia"/>
                <w:bCs/>
                <w:sz w:val="28"/>
              </w:rPr>
              <w:lastRenderedPageBreak/>
              <w:t>不涉及、</w:t>
            </w:r>
            <w:r>
              <w:rPr>
                <w:rFonts w:hint="eastAsia"/>
                <w:bCs/>
                <w:sz w:val="28"/>
              </w:rPr>
              <w:t xml:space="preserve"> </w:t>
            </w:r>
            <w:r>
              <w:rPr>
                <w:rFonts w:hint="eastAsia"/>
                <w:bCs/>
                <w:sz w:val="28"/>
              </w:rPr>
              <w:t>由</w:t>
            </w:r>
            <w:r>
              <w:rPr>
                <w:rFonts w:hint="eastAsia"/>
                <w:bCs/>
                <w:sz w:val="28"/>
              </w:rPr>
              <w:t>CA</w:t>
            </w:r>
            <w:r>
              <w:rPr>
                <w:rFonts w:hint="eastAsia"/>
                <w:bCs/>
                <w:sz w:val="28"/>
              </w:rPr>
              <w:t>销</w:t>
            </w:r>
            <w:r>
              <w:rPr>
                <w:rFonts w:hint="eastAsia"/>
                <w:bCs/>
                <w:sz w:val="28"/>
              </w:rPr>
              <w:lastRenderedPageBreak/>
              <w:t>毁</w:t>
            </w:r>
          </w:p>
        </w:tc>
      </w:tr>
      <w:tr w:rsidR="00BF1566" w14:paraId="59366A8C" w14:textId="77777777" w:rsidTr="00061BC7">
        <w:trPr>
          <w:trHeight w:val="131"/>
        </w:trPr>
        <w:tc>
          <w:tcPr>
            <w:tcW w:w="414" w:type="dxa"/>
            <w:vAlign w:val="center"/>
          </w:tcPr>
          <w:p w14:paraId="25F813BB" w14:textId="77777777" w:rsidR="00BF1566" w:rsidRDefault="00BF1566" w:rsidP="00061BC7">
            <w:pPr>
              <w:pStyle w:val="8666f073"/>
              <w:jc w:val="both"/>
              <w:rPr>
                <w:bCs/>
                <w:sz w:val="28"/>
              </w:rPr>
            </w:pPr>
            <w:r>
              <w:rPr>
                <w:rFonts w:hint="eastAsia"/>
                <w:bCs/>
                <w:sz w:val="28"/>
              </w:rPr>
              <w:lastRenderedPageBreak/>
              <w:t>8</w:t>
            </w:r>
          </w:p>
        </w:tc>
        <w:tc>
          <w:tcPr>
            <w:tcW w:w="851" w:type="dxa"/>
            <w:vAlign w:val="center"/>
          </w:tcPr>
          <w:p w14:paraId="3919BA8F" w14:textId="77777777" w:rsidR="00BF1566" w:rsidRDefault="00BF1566" w:rsidP="00061BC7">
            <w:pPr>
              <w:pStyle w:val="8666f073"/>
              <w:jc w:val="both"/>
              <w:rPr>
                <w:bCs/>
                <w:sz w:val="28"/>
              </w:rPr>
            </w:pPr>
            <w:r>
              <w:rPr>
                <w:rFonts w:hint="eastAsia"/>
                <w:bCs/>
                <w:sz w:val="28"/>
              </w:rPr>
              <w:t>应用系统主密钥</w:t>
            </w:r>
          </w:p>
        </w:tc>
        <w:tc>
          <w:tcPr>
            <w:tcW w:w="1145" w:type="dxa"/>
            <w:vAlign w:val="center"/>
          </w:tcPr>
          <w:p w14:paraId="2B16E0AF" w14:textId="77777777" w:rsidR="00BF1566" w:rsidRDefault="00BF1566" w:rsidP="00061BC7">
            <w:pPr>
              <w:pStyle w:val="8666f073"/>
              <w:jc w:val="both"/>
              <w:rPr>
                <w:bCs/>
                <w:sz w:val="28"/>
              </w:rPr>
            </w:pPr>
            <w:r>
              <w:rPr>
                <w:rFonts w:hint="eastAsia"/>
                <w:bCs/>
                <w:sz w:val="28"/>
              </w:rPr>
              <w:t>由密钥管理系统产生</w:t>
            </w:r>
          </w:p>
        </w:tc>
        <w:tc>
          <w:tcPr>
            <w:tcW w:w="698" w:type="dxa"/>
            <w:vAlign w:val="center"/>
          </w:tcPr>
          <w:p w14:paraId="27B66029" w14:textId="77777777" w:rsidR="00BF1566" w:rsidRDefault="00BF1566" w:rsidP="00061BC7">
            <w:pPr>
              <w:pStyle w:val="8666f073"/>
              <w:jc w:val="both"/>
              <w:rPr>
                <w:bCs/>
                <w:sz w:val="28"/>
              </w:rPr>
            </w:pPr>
            <w:r>
              <w:rPr>
                <w:rFonts w:hint="eastAsia"/>
                <w:bCs/>
                <w:sz w:val="28"/>
              </w:rPr>
              <w:t>密钥管理系统内部存储；</w:t>
            </w:r>
          </w:p>
          <w:p w14:paraId="1A93BC6B" w14:textId="77777777" w:rsidR="00BF1566" w:rsidRDefault="00BF1566" w:rsidP="00061BC7">
            <w:pPr>
              <w:pStyle w:val="8666f073"/>
              <w:jc w:val="both"/>
              <w:rPr>
                <w:bCs/>
                <w:sz w:val="28"/>
              </w:rPr>
            </w:pPr>
            <w:r>
              <w:rPr>
                <w:rFonts w:hint="eastAsia"/>
                <w:bCs/>
                <w:sz w:val="28"/>
              </w:rPr>
              <w:t>密码应用中间数据库密文存储；</w:t>
            </w:r>
          </w:p>
          <w:p w14:paraId="30B01F34" w14:textId="77777777" w:rsidR="00BF1566" w:rsidRDefault="00BF1566" w:rsidP="00061BC7">
            <w:pPr>
              <w:pStyle w:val="8666f073"/>
              <w:jc w:val="both"/>
              <w:rPr>
                <w:bCs/>
                <w:sz w:val="28"/>
              </w:rPr>
            </w:pPr>
          </w:p>
        </w:tc>
        <w:tc>
          <w:tcPr>
            <w:tcW w:w="1134" w:type="dxa"/>
            <w:vAlign w:val="center"/>
          </w:tcPr>
          <w:p w14:paraId="6FA9C88F" w14:textId="77777777" w:rsidR="00BF1566" w:rsidRDefault="00BF1566" w:rsidP="00061BC7">
            <w:pPr>
              <w:pStyle w:val="8666f073"/>
              <w:jc w:val="both"/>
              <w:rPr>
                <w:bCs/>
                <w:sz w:val="28"/>
              </w:rPr>
            </w:pPr>
            <w:r>
              <w:rPr>
                <w:rFonts w:hint="eastAsia"/>
                <w:bCs/>
                <w:sz w:val="28"/>
              </w:rPr>
              <w:t>密钥管理系统使用密码应用中间平台根证书加密后分发至密码应用中间件；</w:t>
            </w:r>
          </w:p>
          <w:p w14:paraId="5F7FF867" w14:textId="77777777" w:rsidR="00BF1566" w:rsidRDefault="00BF1566" w:rsidP="00061BC7">
            <w:pPr>
              <w:pStyle w:val="8666f073"/>
              <w:jc w:val="both"/>
              <w:rPr>
                <w:bCs/>
                <w:sz w:val="28"/>
              </w:rPr>
            </w:pPr>
            <w:r>
              <w:rPr>
                <w:rFonts w:hint="eastAsia"/>
                <w:bCs/>
                <w:sz w:val="28"/>
              </w:rPr>
              <w:t>密码应用中间将密文形式的应用系统主密钥分发至服务器密码机；</w:t>
            </w:r>
          </w:p>
        </w:tc>
        <w:tc>
          <w:tcPr>
            <w:tcW w:w="708" w:type="dxa"/>
            <w:vAlign w:val="center"/>
          </w:tcPr>
          <w:p w14:paraId="4B697B55" w14:textId="77777777" w:rsidR="00BF1566" w:rsidRDefault="00BF1566" w:rsidP="00061BC7">
            <w:pPr>
              <w:pStyle w:val="8666f073"/>
              <w:jc w:val="both"/>
              <w:rPr>
                <w:bCs/>
                <w:sz w:val="28"/>
              </w:rPr>
            </w:pPr>
            <w:r>
              <w:rPr>
                <w:rFonts w:hint="eastAsia"/>
                <w:bCs/>
                <w:sz w:val="28"/>
              </w:rPr>
              <w:t>不涉及</w:t>
            </w:r>
          </w:p>
        </w:tc>
        <w:tc>
          <w:tcPr>
            <w:tcW w:w="709" w:type="dxa"/>
            <w:vAlign w:val="center"/>
          </w:tcPr>
          <w:p w14:paraId="28AD45A5" w14:textId="77777777" w:rsidR="00BF1566" w:rsidRDefault="00BF1566" w:rsidP="00061BC7">
            <w:pPr>
              <w:pStyle w:val="8666f073"/>
              <w:jc w:val="both"/>
              <w:rPr>
                <w:bCs/>
                <w:sz w:val="28"/>
              </w:rPr>
            </w:pPr>
            <w:r>
              <w:rPr>
                <w:rFonts w:hint="eastAsia"/>
                <w:bCs/>
                <w:sz w:val="28"/>
              </w:rPr>
              <w:t>服务器密码机内部使用</w:t>
            </w:r>
          </w:p>
        </w:tc>
        <w:tc>
          <w:tcPr>
            <w:tcW w:w="992" w:type="dxa"/>
            <w:vAlign w:val="center"/>
          </w:tcPr>
          <w:p w14:paraId="1A5595A6" w14:textId="77777777" w:rsidR="00BF1566" w:rsidRDefault="00BF1566" w:rsidP="00061BC7">
            <w:pPr>
              <w:pStyle w:val="8666f073"/>
              <w:jc w:val="both"/>
              <w:rPr>
                <w:bCs/>
                <w:sz w:val="28"/>
              </w:rPr>
            </w:pPr>
            <w:r>
              <w:rPr>
                <w:rFonts w:hint="eastAsia"/>
                <w:bCs/>
                <w:sz w:val="28"/>
              </w:rPr>
              <w:t>密钥管理系统内部备份恢复</w:t>
            </w:r>
          </w:p>
        </w:tc>
        <w:tc>
          <w:tcPr>
            <w:tcW w:w="709" w:type="dxa"/>
            <w:vAlign w:val="center"/>
          </w:tcPr>
          <w:p w14:paraId="605AB873" w14:textId="77777777" w:rsidR="00BF1566" w:rsidRDefault="00BF1566" w:rsidP="00061BC7">
            <w:pPr>
              <w:pStyle w:val="8666f073"/>
              <w:jc w:val="both"/>
              <w:rPr>
                <w:bCs/>
                <w:sz w:val="28"/>
              </w:rPr>
            </w:pPr>
            <w:r>
              <w:rPr>
                <w:rFonts w:hint="eastAsia"/>
                <w:bCs/>
                <w:sz w:val="28"/>
              </w:rPr>
              <w:t>密钥管理系统内部归档</w:t>
            </w:r>
          </w:p>
        </w:tc>
        <w:tc>
          <w:tcPr>
            <w:tcW w:w="1145" w:type="dxa"/>
            <w:vAlign w:val="center"/>
          </w:tcPr>
          <w:p w14:paraId="136307FF" w14:textId="77777777" w:rsidR="00BF1566" w:rsidRDefault="00BF1566" w:rsidP="00061BC7">
            <w:pPr>
              <w:pStyle w:val="8666f073"/>
              <w:jc w:val="both"/>
              <w:rPr>
                <w:bCs/>
                <w:sz w:val="28"/>
              </w:rPr>
            </w:pPr>
            <w:r>
              <w:rPr>
                <w:rFonts w:hint="eastAsia"/>
                <w:bCs/>
                <w:sz w:val="28"/>
              </w:rPr>
              <w:t>密钥管理系统内部销毁；密码应用中间件内部销毁</w:t>
            </w:r>
          </w:p>
        </w:tc>
      </w:tr>
      <w:tr w:rsidR="00BF1566" w14:paraId="5DDA0DCE" w14:textId="77777777" w:rsidTr="00061BC7">
        <w:trPr>
          <w:trHeight w:val="131"/>
        </w:trPr>
        <w:tc>
          <w:tcPr>
            <w:tcW w:w="414" w:type="dxa"/>
            <w:vAlign w:val="center"/>
          </w:tcPr>
          <w:p w14:paraId="17A25D72" w14:textId="77777777" w:rsidR="00BF1566" w:rsidRDefault="00BF1566" w:rsidP="00061BC7">
            <w:pPr>
              <w:pStyle w:val="8666f073"/>
              <w:jc w:val="both"/>
              <w:rPr>
                <w:bCs/>
                <w:sz w:val="28"/>
              </w:rPr>
            </w:pPr>
            <w:r>
              <w:rPr>
                <w:rFonts w:hint="eastAsia"/>
                <w:bCs/>
                <w:sz w:val="28"/>
              </w:rPr>
              <w:t>9</w:t>
            </w:r>
          </w:p>
        </w:tc>
        <w:tc>
          <w:tcPr>
            <w:tcW w:w="851" w:type="dxa"/>
            <w:vAlign w:val="center"/>
          </w:tcPr>
          <w:p w14:paraId="4AE7970F" w14:textId="77777777" w:rsidR="00BF1566" w:rsidRDefault="00BF1566" w:rsidP="00061BC7">
            <w:pPr>
              <w:pStyle w:val="8666f073"/>
              <w:jc w:val="both"/>
              <w:rPr>
                <w:bCs/>
                <w:sz w:val="28"/>
              </w:rPr>
            </w:pPr>
            <w:r>
              <w:rPr>
                <w:rFonts w:hint="eastAsia"/>
                <w:bCs/>
                <w:sz w:val="28"/>
              </w:rPr>
              <w:t>应用系统主密钥保护密钥</w:t>
            </w:r>
          </w:p>
        </w:tc>
        <w:tc>
          <w:tcPr>
            <w:tcW w:w="1145" w:type="dxa"/>
            <w:vAlign w:val="center"/>
          </w:tcPr>
          <w:p w14:paraId="319B0094" w14:textId="77777777" w:rsidR="00BF1566" w:rsidRDefault="00BF1566" w:rsidP="00061BC7">
            <w:pPr>
              <w:pStyle w:val="8666f073"/>
              <w:jc w:val="both"/>
              <w:rPr>
                <w:bCs/>
                <w:sz w:val="28"/>
              </w:rPr>
            </w:pPr>
            <w:r>
              <w:rPr>
                <w:rFonts w:hint="eastAsia"/>
                <w:bCs/>
                <w:sz w:val="28"/>
              </w:rPr>
              <w:t>由服务器密码机内部产生</w:t>
            </w:r>
          </w:p>
        </w:tc>
        <w:tc>
          <w:tcPr>
            <w:tcW w:w="698" w:type="dxa"/>
            <w:vAlign w:val="center"/>
          </w:tcPr>
          <w:p w14:paraId="2271F759" w14:textId="77777777" w:rsidR="00BF1566" w:rsidRDefault="00BF1566" w:rsidP="00061BC7">
            <w:pPr>
              <w:pStyle w:val="8666f073"/>
              <w:jc w:val="both"/>
              <w:rPr>
                <w:bCs/>
                <w:sz w:val="28"/>
              </w:rPr>
            </w:pPr>
            <w:r>
              <w:rPr>
                <w:rFonts w:hint="eastAsia"/>
                <w:bCs/>
                <w:sz w:val="28"/>
              </w:rPr>
              <w:t>由服务器密码</w:t>
            </w:r>
            <w:r>
              <w:rPr>
                <w:rFonts w:hint="eastAsia"/>
                <w:bCs/>
                <w:sz w:val="28"/>
              </w:rPr>
              <w:lastRenderedPageBreak/>
              <w:t>机内部存储</w:t>
            </w:r>
          </w:p>
        </w:tc>
        <w:tc>
          <w:tcPr>
            <w:tcW w:w="1134" w:type="dxa"/>
            <w:vAlign w:val="center"/>
          </w:tcPr>
          <w:p w14:paraId="092AD30C" w14:textId="77777777" w:rsidR="00BF1566" w:rsidRDefault="00BF1566" w:rsidP="00061BC7">
            <w:pPr>
              <w:pStyle w:val="8666f073"/>
              <w:jc w:val="both"/>
              <w:rPr>
                <w:bCs/>
                <w:sz w:val="28"/>
              </w:rPr>
            </w:pPr>
            <w:r>
              <w:rPr>
                <w:rFonts w:hint="eastAsia"/>
                <w:bCs/>
                <w:sz w:val="28"/>
              </w:rPr>
              <w:lastRenderedPageBreak/>
              <w:t>不涉及</w:t>
            </w:r>
          </w:p>
        </w:tc>
        <w:tc>
          <w:tcPr>
            <w:tcW w:w="708" w:type="dxa"/>
            <w:vAlign w:val="center"/>
          </w:tcPr>
          <w:p w14:paraId="4AEF324C" w14:textId="77777777" w:rsidR="00BF1566" w:rsidRDefault="00BF1566" w:rsidP="00061BC7">
            <w:pPr>
              <w:pStyle w:val="8666f073"/>
              <w:jc w:val="both"/>
              <w:rPr>
                <w:bCs/>
                <w:sz w:val="28"/>
              </w:rPr>
            </w:pPr>
            <w:r>
              <w:rPr>
                <w:rFonts w:hint="eastAsia"/>
                <w:bCs/>
                <w:sz w:val="28"/>
              </w:rPr>
              <w:t>不涉及</w:t>
            </w:r>
          </w:p>
        </w:tc>
        <w:tc>
          <w:tcPr>
            <w:tcW w:w="709" w:type="dxa"/>
            <w:vAlign w:val="center"/>
          </w:tcPr>
          <w:p w14:paraId="55697DA0" w14:textId="77777777" w:rsidR="00BF1566" w:rsidRDefault="00BF1566" w:rsidP="00061BC7">
            <w:pPr>
              <w:pStyle w:val="8666f073"/>
              <w:jc w:val="both"/>
              <w:rPr>
                <w:bCs/>
                <w:sz w:val="28"/>
              </w:rPr>
            </w:pPr>
            <w:r>
              <w:rPr>
                <w:rFonts w:hint="eastAsia"/>
                <w:bCs/>
                <w:sz w:val="28"/>
              </w:rPr>
              <w:t>服务器密码机</w:t>
            </w:r>
            <w:r>
              <w:rPr>
                <w:rFonts w:hint="eastAsia"/>
                <w:bCs/>
                <w:sz w:val="28"/>
              </w:rPr>
              <w:lastRenderedPageBreak/>
              <w:t>内部使用</w:t>
            </w:r>
          </w:p>
        </w:tc>
        <w:tc>
          <w:tcPr>
            <w:tcW w:w="992" w:type="dxa"/>
            <w:vAlign w:val="center"/>
          </w:tcPr>
          <w:p w14:paraId="4B05522B" w14:textId="77777777" w:rsidR="00BF1566" w:rsidRDefault="00BF1566" w:rsidP="00061BC7">
            <w:pPr>
              <w:pStyle w:val="8666f073"/>
              <w:jc w:val="both"/>
              <w:rPr>
                <w:bCs/>
                <w:sz w:val="28"/>
              </w:rPr>
            </w:pPr>
            <w:r>
              <w:rPr>
                <w:rFonts w:hint="eastAsia"/>
                <w:bCs/>
                <w:sz w:val="28"/>
              </w:rPr>
              <w:lastRenderedPageBreak/>
              <w:t>服务器密码机内部备份恢复</w:t>
            </w:r>
          </w:p>
        </w:tc>
        <w:tc>
          <w:tcPr>
            <w:tcW w:w="709" w:type="dxa"/>
            <w:vAlign w:val="center"/>
          </w:tcPr>
          <w:p w14:paraId="262E1CCE" w14:textId="77777777" w:rsidR="00BF1566" w:rsidRDefault="00BF1566" w:rsidP="00061BC7">
            <w:pPr>
              <w:pStyle w:val="8666f073"/>
              <w:jc w:val="both"/>
              <w:rPr>
                <w:bCs/>
                <w:sz w:val="28"/>
              </w:rPr>
            </w:pPr>
            <w:r>
              <w:rPr>
                <w:rFonts w:hint="eastAsia"/>
                <w:bCs/>
                <w:sz w:val="28"/>
              </w:rPr>
              <w:t>不涉及</w:t>
            </w:r>
          </w:p>
        </w:tc>
        <w:tc>
          <w:tcPr>
            <w:tcW w:w="1145" w:type="dxa"/>
            <w:vAlign w:val="center"/>
          </w:tcPr>
          <w:p w14:paraId="5213D4DD" w14:textId="77777777" w:rsidR="00BF1566" w:rsidRDefault="00BF1566" w:rsidP="00061BC7">
            <w:pPr>
              <w:pStyle w:val="8666f073"/>
              <w:jc w:val="both"/>
              <w:rPr>
                <w:bCs/>
                <w:sz w:val="28"/>
              </w:rPr>
            </w:pPr>
            <w:r>
              <w:rPr>
                <w:rFonts w:hint="eastAsia"/>
                <w:bCs/>
                <w:sz w:val="28"/>
              </w:rPr>
              <w:t>服务器密码机内部销毁</w:t>
            </w:r>
          </w:p>
        </w:tc>
      </w:tr>
      <w:tr w:rsidR="00BF1566" w14:paraId="48729ADA" w14:textId="77777777" w:rsidTr="00061BC7">
        <w:trPr>
          <w:trHeight w:val="131"/>
        </w:trPr>
        <w:tc>
          <w:tcPr>
            <w:tcW w:w="414" w:type="dxa"/>
            <w:vAlign w:val="center"/>
          </w:tcPr>
          <w:p w14:paraId="11508AC7" w14:textId="77777777" w:rsidR="00BF1566" w:rsidRDefault="00BF1566" w:rsidP="00061BC7">
            <w:pPr>
              <w:pStyle w:val="8666f073"/>
              <w:jc w:val="both"/>
              <w:rPr>
                <w:bCs/>
                <w:sz w:val="28"/>
              </w:rPr>
            </w:pPr>
            <w:r>
              <w:rPr>
                <w:rFonts w:hint="eastAsia"/>
                <w:bCs/>
                <w:sz w:val="28"/>
              </w:rPr>
              <w:t>1</w:t>
            </w:r>
            <w:r>
              <w:rPr>
                <w:bCs/>
                <w:sz w:val="28"/>
              </w:rPr>
              <w:t>0</w:t>
            </w:r>
          </w:p>
        </w:tc>
        <w:tc>
          <w:tcPr>
            <w:tcW w:w="851" w:type="dxa"/>
            <w:vAlign w:val="center"/>
          </w:tcPr>
          <w:p w14:paraId="59E8C032" w14:textId="77777777" w:rsidR="00BF1566" w:rsidRDefault="00BF1566" w:rsidP="00061BC7">
            <w:pPr>
              <w:pStyle w:val="8666f073"/>
              <w:jc w:val="both"/>
              <w:rPr>
                <w:bCs/>
                <w:sz w:val="28"/>
              </w:rPr>
            </w:pPr>
            <w:r>
              <w:rPr>
                <w:rFonts w:hint="eastAsia"/>
                <w:bCs/>
                <w:sz w:val="28"/>
              </w:rPr>
              <w:t>重要数据存储完整性保护密钥</w:t>
            </w:r>
          </w:p>
        </w:tc>
        <w:tc>
          <w:tcPr>
            <w:tcW w:w="1145" w:type="dxa"/>
            <w:vAlign w:val="center"/>
          </w:tcPr>
          <w:p w14:paraId="51221814" w14:textId="77777777" w:rsidR="00BF1566" w:rsidRDefault="00BF1566" w:rsidP="00061BC7">
            <w:pPr>
              <w:pStyle w:val="8666f073"/>
              <w:jc w:val="both"/>
              <w:rPr>
                <w:bCs/>
                <w:sz w:val="28"/>
              </w:rPr>
            </w:pPr>
            <w:r>
              <w:rPr>
                <w:rFonts w:hint="eastAsia"/>
                <w:bCs/>
                <w:sz w:val="28"/>
              </w:rPr>
              <w:t>由服务器密码机通过应用系统主密钥进行密钥分散内部产生</w:t>
            </w:r>
          </w:p>
        </w:tc>
        <w:tc>
          <w:tcPr>
            <w:tcW w:w="698" w:type="dxa"/>
            <w:vAlign w:val="center"/>
          </w:tcPr>
          <w:p w14:paraId="24028FE8" w14:textId="77777777" w:rsidR="00BF1566" w:rsidRDefault="00BF1566" w:rsidP="00061BC7">
            <w:pPr>
              <w:pStyle w:val="8666f073"/>
              <w:jc w:val="both"/>
              <w:rPr>
                <w:bCs/>
                <w:sz w:val="28"/>
              </w:rPr>
            </w:pPr>
            <w:r>
              <w:rPr>
                <w:rFonts w:hint="eastAsia"/>
                <w:bCs/>
                <w:sz w:val="28"/>
              </w:rPr>
              <w:t>临时分散，用完销毁</w:t>
            </w:r>
          </w:p>
        </w:tc>
        <w:tc>
          <w:tcPr>
            <w:tcW w:w="1134" w:type="dxa"/>
            <w:vAlign w:val="center"/>
          </w:tcPr>
          <w:p w14:paraId="11578C8E" w14:textId="77777777" w:rsidR="00BF1566" w:rsidRDefault="00BF1566" w:rsidP="00061BC7">
            <w:pPr>
              <w:pStyle w:val="8666f073"/>
              <w:jc w:val="both"/>
              <w:rPr>
                <w:bCs/>
                <w:sz w:val="28"/>
              </w:rPr>
            </w:pPr>
            <w:r>
              <w:rPr>
                <w:rFonts w:hint="eastAsia"/>
                <w:bCs/>
                <w:sz w:val="28"/>
              </w:rPr>
              <w:t>不涉及</w:t>
            </w:r>
          </w:p>
        </w:tc>
        <w:tc>
          <w:tcPr>
            <w:tcW w:w="708" w:type="dxa"/>
            <w:vAlign w:val="center"/>
          </w:tcPr>
          <w:p w14:paraId="66B7CBD2" w14:textId="77777777" w:rsidR="00BF1566" w:rsidRDefault="00BF1566" w:rsidP="00061BC7">
            <w:pPr>
              <w:pStyle w:val="8666f073"/>
              <w:jc w:val="both"/>
              <w:rPr>
                <w:bCs/>
                <w:sz w:val="28"/>
              </w:rPr>
            </w:pPr>
            <w:r>
              <w:rPr>
                <w:rFonts w:hint="eastAsia"/>
                <w:bCs/>
                <w:sz w:val="28"/>
              </w:rPr>
              <w:t>不涉及</w:t>
            </w:r>
          </w:p>
        </w:tc>
        <w:tc>
          <w:tcPr>
            <w:tcW w:w="709" w:type="dxa"/>
            <w:vAlign w:val="center"/>
          </w:tcPr>
          <w:p w14:paraId="341325E2" w14:textId="77777777" w:rsidR="00BF1566" w:rsidRDefault="00BF1566" w:rsidP="00061BC7">
            <w:pPr>
              <w:pStyle w:val="8666f073"/>
              <w:jc w:val="both"/>
              <w:rPr>
                <w:bCs/>
                <w:sz w:val="28"/>
              </w:rPr>
            </w:pPr>
            <w:r>
              <w:rPr>
                <w:rFonts w:hint="eastAsia"/>
                <w:bCs/>
                <w:sz w:val="28"/>
              </w:rPr>
              <w:t>服务器密码机内部使用</w:t>
            </w:r>
          </w:p>
        </w:tc>
        <w:tc>
          <w:tcPr>
            <w:tcW w:w="992" w:type="dxa"/>
            <w:vAlign w:val="center"/>
          </w:tcPr>
          <w:p w14:paraId="5DA12CD6" w14:textId="77777777" w:rsidR="00BF1566" w:rsidRDefault="00BF1566" w:rsidP="00061BC7">
            <w:pPr>
              <w:pStyle w:val="8666f073"/>
              <w:jc w:val="both"/>
              <w:rPr>
                <w:bCs/>
                <w:sz w:val="28"/>
              </w:rPr>
            </w:pPr>
            <w:r>
              <w:rPr>
                <w:rFonts w:hint="eastAsia"/>
                <w:bCs/>
                <w:sz w:val="28"/>
              </w:rPr>
              <w:t>临时分散，用完销毁</w:t>
            </w:r>
          </w:p>
        </w:tc>
        <w:tc>
          <w:tcPr>
            <w:tcW w:w="709" w:type="dxa"/>
            <w:vAlign w:val="center"/>
          </w:tcPr>
          <w:p w14:paraId="0B41F080" w14:textId="77777777" w:rsidR="00BF1566" w:rsidRDefault="00BF1566" w:rsidP="00061BC7">
            <w:pPr>
              <w:pStyle w:val="8666f073"/>
              <w:jc w:val="both"/>
              <w:rPr>
                <w:bCs/>
                <w:sz w:val="28"/>
              </w:rPr>
            </w:pPr>
            <w:r>
              <w:rPr>
                <w:rFonts w:hint="eastAsia"/>
                <w:bCs/>
                <w:sz w:val="28"/>
              </w:rPr>
              <w:t>临时分散，用完销毁</w:t>
            </w:r>
          </w:p>
        </w:tc>
        <w:tc>
          <w:tcPr>
            <w:tcW w:w="1145" w:type="dxa"/>
            <w:vAlign w:val="center"/>
          </w:tcPr>
          <w:p w14:paraId="7BB42168" w14:textId="77777777" w:rsidR="00BF1566" w:rsidRDefault="00BF1566" w:rsidP="00061BC7">
            <w:pPr>
              <w:pStyle w:val="8666f073"/>
              <w:jc w:val="both"/>
              <w:rPr>
                <w:bCs/>
                <w:sz w:val="28"/>
              </w:rPr>
            </w:pPr>
            <w:r>
              <w:rPr>
                <w:rFonts w:hint="eastAsia"/>
                <w:bCs/>
                <w:sz w:val="28"/>
              </w:rPr>
              <w:t>临时分散，用完销毁</w:t>
            </w:r>
          </w:p>
        </w:tc>
      </w:tr>
      <w:tr w:rsidR="00BF1566" w14:paraId="32956BAF" w14:textId="77777777" w:rsidTr="00061BC7">
        <w:trPr>
          <w:trHeight w:val="131"/>
        </w:trPr>
        <w:tc>
          <w:tcPr>
            <w:tcW w:w="414" w:type="dxa"/>
            <w:vAlign w:val="center"/>
          </w:tcPr>
          <w:p w14:paraId="6FAB71A3" w14:textId="77777777" w:rsidR="00BF1566" w:rsidRDefault="00BF1566" w:rsidP="00061BC7">
            <w:pPr>
              <w:pStyle w:val="8666f073"/>
              <w:jc w:val="both"/>
              <w:rPr>
                <w:bCs/>
                <w:sz w:val="28"/>
              </w:rPr>
            </w:pPr>
            <w:r>
              <w:rPr>
                <w:rFonts w:hint="eastAsia"/>
                <w:bCs/>
                <w:sz w:val="28"/>
              </w:rPr>
              <w:t>1</w:t>
            </w:r>
            <w:r>
              <w:rPr>
                <w:bCs/>
                <w:sz w:val="28"/>
              </w:rPr>
              <w:t>1</w:t>
            </w:r>
          </w:p>
        </w:tc>
        <w:tc>
          <w:tcPr>
            <w:tcW w:w="851" w:type="dxa"/>
            <w:vAlign w:val="center"/>
          </w:tcPr>
          <w:p w14:paraId="1F336F41" w14:textId="77777777" w:rsidR="00BF1566" w:rsidRDefault="00BF1566" w:rsidP="00061BC7">
            <w:pPr>
              <w:pStyle w:val="8666f073"/>
              <w:jc w:val="both"/>
              <w:rPr>
                <w:bCs/>
                <w:sz w:val="28"/>
              </w:rPr>
            </w:pPr>
            <w:r>
              <w:rPr>
                <w:rFonts w:hint="eastAsia"/>
                <w:bCs/>
                <w:sz w:val="28"/>
              </w:rPr>
              <w:t>重要数据存储机密性保护密钥</w:t>
            </w:r>
          </w:p>
        </w:tc>
        <w:tc>
          <w:tcPr>
            <w:tcW w:w="1145" w:type="dxa"/>
            <w:vAlign w:val="center"/>
          </w:tcPr>
          <w:p w14:paraId="133FDFF7" w14:textId="77777777" w:rsidR="00BF1566" w:rsidRDefault="00BF1566" w:rsidP="00061BC7">
            <w:pPr>
              <w:pStyle w:val="8666f073"/>
              <w:jc w:val="both"/>
              <w:rPr>
                <w:bCs/>
                <w:sz w:val="28"/>
              </w:rPr>
            </w:pPr>
            <w:r>
              <w:rPr>
                <w:rFonts w:hint="eastAsia"/>
                <w:bCs/>
                <w:sz w:val="28"/>
              </w:rPr>
              <w:t>由服务器密码机通过应用系统主密钥进行密钥分散内部产生</w:t>
            </w:r>
          </w:p>
        </w:tc>
        <w:tc>
          <w:tcPr>
            <w:tcW w:w="698" w:type="dxa"/>
            <w:vAlign w:val="center"/>
          </w:tcPr>
          <w:p w14:paraId="147FC7EC" w14:textId="77777777" w:rsidR="00BF1566" w:rsidRDefault="00BF1566" w:rsidP="00061BC7">
            <w:pPr>
              <w:pStyle w:val="8666f073"/>
              <w:jc w:val="both"/>
              <w:rPr>
                <w:bCs/>
                <w:sz w:val="28"/>
              </w:rPr>
            </w:pPr>
            <w:r>
              <w:rPr>
                <w:rFonts w:hint="eastAsia"/>
                <w:bCs/>
                <w:sz w:val="28"/>
              </w:rPr>
              <w:t>临时分散，用完销毁</w:t>
            </w:r>
          </w:p>
        </w:tc>
        <w:tc>
          <w:tcPr>
            <w:tcW w:w="1134" w:type="dxa"/>
            <w:vAlign w:val="center"/>
          </w:tcPr>
          <w:p w14:paraId="05255D43" w14:textId="77777777" w:rsidR="00BF1566" w:rsidRDefault="00BF1566" w:rsidP="00061BC7">
            <w:pPr>
              <w:pStyle w:val="8666f073"/>
              <w:jc w:val="both"/>
              <w:rPr>
                <w:bCs/>
                <w:sz w:val="28"/>
              </w:rPr>
            </w:pPr>
            <w:r>
              <w:rPr>
                <w:rFonts w:hint="eastAsia"/>
                <w:bCs/>
                <w:sz w:val="28"/>
              </w:rPr>
              <w:t>不涉及</w:t>
            </w:r>
          </w:p>
        </w:tc>
        <w:tc>
          <w:tcPr>
            <w:tcW w:w="708" w:type="dxa"/>
            <w:vAlign w:val="center"/>
          </w:tcPr>
          <w:p w14:paraId="0577937B" w14:textId="77777777" w:rsidR="00BF1566" w:rsidRDefault="00BF1566" w:rsidP="00061BC7">
            <w:pPr>
              <w:pStyle w:val="8666f073"/>
              <w:jc w:val="both"/>
              <w:rPr>
                <w:bCs/>
                <w:sz w:val="28"/>
              </w:rPr>
            </w:pPr>
            <w:r>
              <w:rPr>
                <w:rFonts w:hint="eastAsia"/>
                <w:bCs/>
                <w:sz w:val="28"/>
              </w:rPr>
              <w:t>不涉及</w:t>
            </w:r>
          </w:p>
        </w:tc>
        <w:tc>
          <w:tcPr>
            <w:tcW w:w="709" w:type="dxa"/>
            <w:vAlign w:val="center"/>
          </w:tcPr>
          <w:p w14:paraId="57619BBE" w14:textId="77777777" w:rsidR="00BF1566" w:rsidRDefault="00BF1566" w:rsidP="00061BC7">
            <w:pPr>
              <w:pStyle w:val="8666f073"/>
              <w:jc w:val="both"/>
              <w:rPr>
                <w:bCs/>
                <w:sz w:val="28"/>
              </w:rPr>
            </w:pPr>
            <w:r>
              <w:rPr>
                <w:rFonts w:hint="eastAsia"/>
                <w:bCs/>
                <w:sz w:val="28"/>
              </w:rPr>
              <w:t>服务器密码机内部使用</w:t>
            </w:r>
          </w:p>
        </w:tc>
        <w:tc>
          <w:tcPr>
            <w:tcW w:w="992" w:type="dxa"/>
            <w:vAlign w:val="center"/>
          </w:tcPr>
          <w:p w14:paraId="56A09B7E" w14:textId="77777777" w:rsidR="00BF1566" w:rsidRDefault="00BF1566" w:rsidP="00061BC7">
            <w:pPr>
              <w:pStyle w:val="8666f073"/>
              <w:jc w:val="both"/>
              <w:rPr>
                <w:bCs/>
                <w:sz w:val="28"/>
              </w:rPr>
            </w:pPr>
            <w:r>
              <w:rPr>
                <w:rFonts w:hint="eastAsia"/>
                <w:bCs/>
                <w:sz w:val="28"/>
              </w:rPr>
              <w:t>临时分散，用完销毁</w:t>
            </w:r>
          </w:p>
        </w:tc>
        <w:tc>
          <w:tcPr>
            <w:tcW w:w="709" w:type="dxa"/>
            <w:vAlign w:val="center"/>
          </w:tcPr>
          <w:p w14:paraId="6A7A17F3" w14:textId="77777777" w:rsidR="00BF1566" w:rsidRDefault="00BF1566" w:rsidP="00061BC7">
            <w:pPr>
              <w:pStyle w:val="8666f073"/>
              <w:jc w:val="both"/>
              <w:rPr>
                <w:bCs/>
                <w:sz w:val="28"/>
              </w:rPr>
            </w:pPr>
            <w:r>
              <w:rPr>
                <w:rFonts w:hint="eastAsia"/>
                <w:bCs/>
                <w:sz w:val="28"/>
              </w:rPr>
              <w:t>临时分散，用完销毁</w:t>
            </w:r>
          </w:p>
        </w:tc>
        <w:tc>
          <w:tcPr>
            <w:tcW w:w="1145" w:type="dxa"/>
            <w:vAlign w:val="center"/>
          </w:tcPr>
          <w:p w14:paraId="68F5A3AF" w14:textId="77777777" w:rsidR="00BF1566" w:rsidRDefault="00BF1566" w:rsidP="00061BC7">
            <w:pPr>
              <w:pStyle w:val="8666f073"/>
              <w:jc w:val="both"/>
              <w:rPr>
                <w:bCs/>
                <w:sz w:val="28"/>
              </w:rPr>
            </w:pPr>
            <w:r>
              <w:rPr>
                <w:rFonts w:hint="eastAsia"/>
                <w:bCs/>
                <w:sz w:val="28"/>
              </w:rPr>
              <w:t>临时分散，用完销毁</w:t>
            </w:r>
          </w:p>
        </w:tc>
      </w:tr>
    </w:tbl>
    <w:p w14:paraId="2950DCC3" w14:textId="77777777" w:rsidR="00BF1566" w:rsidRDefault="00BF1566" w:rsidP="00BF1566">
      <w:pPr>
        <w:pStyle w:val="37f376b5"/>
        <w:spacing w:line="360" w:lineRule="auto"/>
        <w:rPr>
          <w:rFonts w:ascii="仿宋" w:eastAsia="仿宋" w:hAnsi="仿宋" w:cs="仿宋"/>
          <w:b/>
          <w:bCs/>
          <w:color w:val="FF0000"/>
          <w:sz w:val="21"/>
          <w:szCs w:val="21"/>
          <w:lang w:eastAsia="zh-CN"/>
        </w:rPr>
      </w:pPr>
    </w:p>
    <w:p w14:paraId="1E31E38F" w14:textId="77777777" w:rsidR="00BF1566" w:rsidRDefault="00BF1566" w:rsidP="00BF1566">
      <w:pPr>
        <w:pStyle w:val="37f376b5"/>
        <w:spacing w:line="360" w:lineRule="auto"/>
        <w:ind w:firstLineChars="200" w:firstLine="422"/>
        <w:rPr>
          <w:rFonts w:ascii="仿宋" w:eastAsia="仿宋" w:hAnsi="仿宋" w:cs="仿宋"/>
          <w:b/>
          <w:bCs/>
          <w:color w:val="FF0000"/>
          <w:sz w:val="21"/>
          <w:szCs w:val="21"/>
          <w:lang w:eastAsia="zh-CN"/>
        </w:rPr>
      </w:pPr>
    </w:p>
    <w:p w14:paraId="7AF399B2" w14:textId="77777777" w:rsidR="00BF1566" w:rsidRDefault="00BF1566" w:rsidP="00BF1566">
      <w:pPr>
        <w:pStyle w:val="1b777f87"/>
        <w:spacing w:line="360" w:lineRule="auto"/>
        <w:rPr>
          <w:lang w:eastAsia="zh-CN"/>
        </w:rPr>
      </w:pPr>
      <w:bookmarkStart w:id="33" w:name="_Toc167377463"/>
      <w:r>
        <w:rPr>
          <w:rFonts w:hint="eastAsia"/>
          <w:lang w:eastAsia="zh-CN"/>
        </w:rPr>
        <w:t>5.5</w:t>
      </w:r>
      <w:r>
        <w:rPr>
          <w:rFonts w:hint="eastAsia"/>
          <w:lang w:eastAsia="zh-CN"/>
        </w:rPr>
        <w:t>密码应用部署</w:t>
      </w:r>
      <w:bookmarkEnd w:id="33"/>
    </w:p>
    <w:p w14:paraId="6E5C3D12" w14:textId="77777777" w:rsidR="00BF1566" w:rsidRDefault="00BF1566" w:rsidP="00BF1566">
      <w:pPr>
        <w:pStyle w:val="37f376b5"/>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b/>
          <w:bCs/>
          <w:color w:val="FF0000"/>
          <w:sz w:val="21"/>
          <w:szCs w:val="21"/>
          <w:lang w:eastAsia="zh-CN"/>
        </w:rPr>
        <w:t>包括软硬件设备清单(软硬件设备均需包括已有的密码产品清单)、部署示意图及说明等,新增加的密码设备需要明确标识。</w:t>
      </w:r>
      <w:r>
        <w:rPr>
          <w:rFonts w:ascii="仿宋" w:eastAsia="仿宋" w:hAnsi="仿宋" w:cs="仿宋" w:hint="eastAsia"/>
          <w:b/>
          <w:bCs/>
          <w:color w:val="FF0000"/>
          <w:sz w:val="21"/>
          <w:szCs w:val="21"/>
          <w:lang w:eastAsia="zh-CN"/>
        </w:rPr>
        <w:t>示例写法如下：</w:t>
      </w:r>
    </w:p>
    <w:p w14:paraId="639FBBAC" w14:textId="77777777" w:rsidR="00BF1566" w:rsidRDefault="00BF1566" w:rsidP="00BF1566">
      <w:pPr>
        <w:pStyle w:val="37f376b5"/>
        <w:spacing w:line="360" w:lineRule="auto"/>
        <w:ind w:firstLineChars="200" w:firstLine="422"/>
        <w:rPr>
          <w:rFonts w:ascii="仿宋" w:eastAsia="仿宋" w:hAnsi="仿宋" w:cs="仿宋"/>
          <w:b/>
          <w:bCs/>
          <w:color w:val="FF0000"/>
          <w:sz w:val="21"/>
          <w:szCs w:val="21"/>
          <w:lang w:eastAsia="zh-CN"/>
        </w:rPr>
      </w:pPr>
    </w:p>
    <w:p w14:paraId="01EF9120" w14:textId="77777777" w:rsidR="00BF1566" w:rsidRDefault="00BF1566" w:rsidP="00BF1566">
      <w:pPr>
        <w:pStyle w:val="3f086a48"/>
        <w:spacing w:line="360" w:lineRule="auto"/>
        <w:ind w:left="0" w:firstLineChars="200" w:firstLine="560"/>
        <w:rPr>
          <w:rFonts w:cs="仿宋"/>
          <w:lang w:eastAsia="zh-CN"/>
        </w:rPr>
      </w:pPr>
      <w:r>
        <w:rPr>
          <w:rFonts w:cs="仿宋"/>
          <w:lang w:eastAsia="zh-CN"/>
        </w:rPr>
        <w:t>本系统部署和使用了</w:t>
      </w:r>
      <w:r>
        <w:rPr>
          <w:rFonts w:cs="仿宋" w:hint="eastAsia"/>
          <w:lang w:eastAsia="zh-CN"/>
        </w:rPr>
        <w:t>【服务器密码机、签名验签服务器、SSL VPN</w:t>
      </w:r>
      <w:r>
        <w:rPr>
          <w:rFonts w:cs="仿宋"/>
          <w:lang w:eastAsia="zh-CN"/>
        </w:rPr>
        <w:t>安全网关、</w:t>
      </w:r>
      <w:r>
        <w:rPr>
          <w:rFonts w:cs="仿宋" w:hint="eastAsia"/>
          <w:lang w:eastAsia="zh-CN"/>
        </w:rPr>
        <w:t>国密安全密码应用中间件</w:t>
      </w:r>
      <w:r>
        <w:rPr>
          <w:rFonts w:cs="仿宋"/>
          <w:lang w:eastAsia="zh-CN"/>
        </w:rPr>
        <w:t>、USBKey、IPSec VPN、电子签章系统、时间戳服务器</w:t>
      </w:r>
      <w:r>
        <w:rPr>
          <w:rFonts w:cs="仿宋" w:hint="eastAsia"/>
          <w:lang w:eastAsia="zh-CN"/>
        </w:rPr>
        <w:t>】</w:t>
      </w:r>
      <w:r>
        <w:rPr>
          <w:rFonts w:cs="仿宋"/>
          <w:lang w:eastAsia="zh-CN"/>
        </w:rPr>
        <w:t>等密码产品，均</w:t>
      </w:r>
      <w:r>
        <w:rPr>
          <w:rFonts w:cs="仿宋" w:hint="eastAsia"/>
          <w:lang w:eastAsia="zh-CN"/>
        </w:rPr>
        <w:t>具有商用密码产品认</w:t>
      </w:r>
      <w:r>
        <w:rPr>
          <w:rFonts w:cs="仿宋" w:hint="eastAsia"/>
          <w:lang w:eastAsia="zh-CN"/>
        </w:rPr>
        <w:lastRenderedPageBreak/>
        <w:t>证证书，满足</w:t>
      </w:r>
      <w:r>
        <w:rPr>
          <w:rFonts w:cs="仿宋"/>
          <w:lang w:eastAsia="zh-CN"/>
        </w:rPr>
        <w:t>GB/T 37092-2018 《信息安全技术密码模块安全要求》标准</w:t>
      </w:r>
      <w:r>
        <w:rPr>
          <w:rFonts w:cs="仿宋" w:hint="eastAsia"/>
          <w:lang w:eastAsia="zh-CN"/>
        </w:rPr>
        <w:t>二级模块</w:t>
      </w:r>
      <w:r>
        <w:rPr>
          <w:rFonts w:cs="仿宋"/>
          <w:lang w:eastAsia="zh-CN"/>
        </w:rPr>
        <w:t>要求</w:t>
      </w:r>
      <w:r>
        <w:rPr>
          <w:rFonts w:cs="仿宋" w:hint="eastAsia"/>
          <w:lang w:eastAsia="zh-CN"/>
        </w:rPr>
        <w:t>。密码应用部署示意图如下：</w:t>
      </w:r>
    </w:p>
    <w:p w14:paraId="5E9F31B8" w14:textId="77777777" w:rsidR="00BF1566" w:rsidRDefault="00BF1566" w:rsidP="00BF1566">
      <w:pPr>
        <w:pStyle w:val="3f086a48"/>
        <w:spacing w:line="360" w:lineRule="auto"/>
        <w:ind w:left="0" w:firstLineChars="0" w:firstLine="0"/>
        <w:rPr>
          <w:rFonts w:cs="仿宋"/>
          <w:position w:val="-142"/>
          <w:sz w:val="20"/>
          <w:szCs w:val="20"/>
          <w:lang w:eastAsia="zh-CN"/>
        </w:rPr>
      </w:pPr>
      <w:r>
        <w:rPr>
          <w:rFonts w:cs="仿宋" w:hint="eastAsia"/>
          <w:noProof/>
          <w:lang w:eastAsia="zh-CN"/>
        </w:rPr>
        <w:drawing>
          <wp:inline distT="0" distB="0" distL="114300" distR="114300" wp14:anchorId="19DA586C" wp14:editId="687ED4A4">
            <wp:extent cx="5271770" cy="4426585"/>
            <wp:effectExtent l="0" t="0" r="1270" b="8255"/>
            <wp:docPr id="3" name="图片 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
                    <pic:cNvPicPr>
                      <a:picLocks noChangeAspect="1"/>
                    </pic:cNvPicPr>
                  </pic:nvPicPr>
                  <pic:blipFill>
                    <a:blip r:embed="rId17"/>
                    <a:stretch>
                      <a:fillRect/>
                    </a:stretch>
                  </pic:blipFill>
                  <pic:spPr>
                    <a:xfrm>
                      <a:off x="0" y="0"/>
                      <a:ext cx="5271770" cy="4426585"/>
                    </a:xfrm>
                    <a:prstGeom prst="rect">
                      <a:avLst/>
                    </a:prstGeom>
                  </pic:spPr>
                </pic:pic>
              </a:graphicData>
            </a:graphic>
          </wp:inline>
        </w:drawing>
      </w:r>
    </w:p>
    <w:p w14:paraId="1C43496C" w14:textId="77777777" w:rsidR="00BF1566" w:rsidRDefault="00BF1566" w:rsidP="00BF1566">
      <w:pPr>
        <w:pStyle w:val="3f086a48"/>
        <w:spacing w:line="360" w:lineRule="auto"/>
        <w:ind w:left="0" w:firstLineChars="200" w:firstLine="562"/>
        <w:jc w:val="center"/>
        <w:rPr>
          <w:rFonts w:cs="仿宋"/>
          <w:b/>
          <w:bCs/>
          <w:lang w:eastAsia="zh-CN"/>
        </w:rPr>
      </w:pPr>
      <w:r>
        <w:rPr>
          <w:rFonts w:cs="仿宋" w:hint="eastAsia"/>
          <w:b/>
          <w:bCs/>
          <w:lang w:eastAsia="zh-CN"/>
        </w:rPr>
        <w:t>图3密码部署示意图</w:t>
      </w:r>
    </w:p>
    <w:p w14:paraId="5C647C17" w14:textId="77777777" w:rsidR="00BF1566" w:rsidRDefault="00BF1566" w:rsidP="00BF1566">
      <w:pPr>
        <w:pStyle w:val="adb216f5"/>
        <w:spacing w:line="360" w:lineRule="auto"/>
        <w:ind w:left="556" w:firstLineChars="0" w:firstLine="0"/>
      </w:pPr>
    </w:p>
    <w:p w14:paraId="15F95F9E" w14:textId="77777777" w:rsidR="00BF1566" w:rsidRDefault="00BF1566" w:rsidP="00BF1566">
      <w:pPr>
        <w:pStyle w:val="adb216f5"/>
        <w:numPr>
          <w:ilvl w:val="0"/>
          <w:numId w:val="101"/>
        </w:numPr>
        <w:spacing w:line="360" w:lineRule="auto"/>
        <w:ind w:firstLineChars="0"/>
      </w:pPr>
      <w:r>
        <w:rPr>
          <w:rFonts w:hint="eastAsia"/>
        </w:rPr>
        <w:t>在</w:t>
      </w:r>
      <w:r>
        <w:rPr>
          <w:rFonts w:hint="eastAsia"/>
        </w:rPr>
        <w:t>PC</w:t>
      </w:r>
      <w:r>
        <w:rPr>
          <w:rFonts w:hint="eastAsia"/>
        </w:rPr>
        <w:t>端配发</w:t>
      </w:r>
      <w:r>
        <w:rPr>
          <w:rFonts w:hint="eastAsia"/>
        </w:rPr>
        <w:t>USBKey</w:t>
      </w:r>
      <w:r>
        <w:rPr>
          <w:rFonts w:hint="eastAsia"/>
        </w:rPr>
        <w:t>智能密码钥匙。授权用户通过</w:t>
      </w:r>
      <w:r>
        <w:rPr>
          <w:rFonts w:hint="eastAsia"/>
        </w:rPr>
        <w:t>PC</w:t>
      </w:r>
      <w:r>
        <w:rPr>
          <w:rFonts w:hint="eastAsia"/>
        </w:rPr>
        <w:t>端登录，采用</w:t>
      </w:r>
      <w:r>
        <w:rPr>
          <w:rFonts w:hint="eastAsia"/>
        </w:rPr>
        <w:t>SM2</w:t>
      </w:r>
      <w:r>
        <w:rPr>
          <w:rFonts w:hint="eastAsia"/>
        </w:rPr>
        <w:t>数字证书认证机制，使用</w:t>
      </w:r>
      <w:r>
        <w:rPr>
          <w:rFonts w:hint="eastAsia"/>
        </w:rPr>
        <w:t>USBKey</w:t>
      </w:r>
      <w:r>
        <w:rPr>
          <w:rFonts w:hint="eastAsia"/>
        </w:rPr>
        <w:t>，与安全通道中的</w:t>
      </w:r>
      <w:r>
        <w:rPr>
          <w:rFonts w:hint="eastAsia"/>
        </w:rPr>
        <w:t>SSL</w:t>
      </w:r>
      <w:r>
        <w:t xml:space="preserve"> </w:t>
      </w:r>
      <w:r>
        <w:rPr>
          <w:rFonts w:hint="eastAsia"/>
        </w:rPr>
        <w:t>VPN</w:t>
      </w:r>
      <w:r>
        <w:rPr>
          <w:rFonts w:hint="eastAsia"/>
        </w:rPr>
        <w:t>安全网关之间，实现单向身份认证，确保授权用户身份的真实性。</w:t>
      </w:r>
    </w:p>
    <w:p w14:paraId="1AD5DB09" w14:textId="77777777" w:rsidR="00BF1566" w:rsidRDefault="00BF1566" w:rsidP="00BF1566">
      <w:pPr>
        <w:pStyle w:val="adb216f5"/>
        <w:numPr>
          <w:ilvl w:val="0"/>
          <w:numId w:val="101"/>
        </w:numPr>
        <w:spacing w:line="360" w:lineRule="auto"/>
        <w:ind w:firstLineChars="0"/>
      </w:pPr>
      <w:r>
        <w:rPr>
          <w:rFonts w:hint="eastAsia"/>
        </w:rPr>
        <w:t>安全通道部署</w:t>
      </w:r>
      <w:r>
        <w:rPr>
          <w:rFonts w:hint="eastAsia"/>
        </w:rPr>
        <w:t>SSL</w:t>
      </w:r>
      <w:r>
        <w:t xml:space="preserve"> </w:t>
      </w:r>
      <w:r>
        <w:rPr>
          <w:rFonts w:hint="eastAsia"/>
        </w:rPr>
        <w:t>VPN</w:t>
      </w:r>
      <w:r>
        <w:rPr>
          <w:rFonts w:hint="eastAsia"/>
        </w:rPr>
        <w:t>安全网关，系统运维人员配发智能密码钥匙，由</w:t>
      </w:r>
      <w:r>
        <w:rPr>
          <w:rFonts w:hint="eastAsia"/>
        </w:rPr>
        <w:t>CA</w:t>
      </w:r>
      <w:r>
        <w:rPr>
          <w:rFonts w:hint="eastAsia"/>
        </w:rPr>
        <w:t>机构签发</w:t>
      </w:r>
      <w:r>
        <w:rPr>
          <w:rFonts w:hint="eastAsia"/>
        </w:rPr>
        <w:t>SM2</w:t>
      </w:r>
      <w:r>
        <w:rPr>
          <w:rFonts w:hint="eastAsia"/>
        </w:rPr>
        <w:t>数字证书，实现客户端与</w:t>
      </w:r>
      <w:r>
        <w:rPr>
          <w:rFonts w:hint="eastAsia"/>
        </w:rPr>
        <w:t>SSL</w:t>
      </w:r>
      <w:r>
        <w:t xml:space="preserve"> </w:t>
      </w:r>
      <w:r>
        <w:rPr>
          <w:rFonts w:hint="eastAsia"/>
        </w:rPr>
        <w:t>VPN</w:t>
      </w:r>
      <w:r>
        <w:rPr>
          <w:rFonts w:hint="eastAsia"/>
        </w:rPr>
        <w:t>安全网关之间的单向身份认证。运维人员通过安装</w:t>
      </w:r>
      <w:r>
        <w:rPr>
          <w:rFonts w:hint="eastAsia"/>
        </w:rPr>
        <w:t>SSL</w:t>
      </w:r>
      <w:r>
        <w:t xml:space="preserve"> </w:t>
      </w:r>
      <w:r>
        <w:rPr>
          <w:rFonts w:hint="eastAsia"/>
        </w:rPr>
        <w:t>VPN</w:t>
      </w:r>
      <w:r>
        <w:rPr>
          <w:rFonts w:hint="eastAsia"/>
        </w:rPr>
        <w:t>客户端实现安全接入。</w:t>
      </w:r>
    </w:p>
    <w:p w14:paraId="1940A94F" w14:textId="77777777" w:rsidR="00BF1566" w:rsidRDefault="00BF1566" w:rsidP="00BF1566">
      <w:pPr>
        <w:pStyle w:val="adb216f5"/>
        <w:numPr>
          <w:ilvl w:val="0"/>
          <w:numId w:val="101"/>
        </w:numPr>
        <w:spacing w:line="360" w:lineRule="auto"/>
        <w:ind w:firstLineChars="0"/>
      </w:pPr>
      <w:r>
        <w:rPr>
          <w:rFonts w:hint="eastAsia"/>
        </w:rPr>
        <w:lastRenderedPageBreak/>
        <w:t>服务端包括交换机以及密码基础设施区，密码基础设施包括【服务器密码机、签名验签服务器、密钥管理系统、国密安全密码应用中间件】为上层提供各种密码服务：服务器密码机可以提供加解密服务和密钥管理服务；签名验签服务器可以提供签名验签服务，实现身份验证；密钥管理系统通过标准接口和不同密码设备对接，对外提供统一的密钥管理服务；国密安全密码应用中间件可以提供重要数据存储的机密性与完整性保护。</w:t>
      </w:r>
    </w:p>
    <w:p w14:paraId="60AC08A6" w14:textId="77777777" w:rsidR="00BF1566" w:rsidRDefault="00BF1566" w:rsidP="00BF1566">
      <w:pPr>
        <w:pStyle w:val="3f086a48"/>
        <w:spacing w:line="360" w:lineRule="auto"/>
        <w:ind w:left="0" w:firstLineChars="200" w:firstLine="562"/>
        <w:jc w:val="both"/>
        <w:rPr>
          <w:rFonts w:cs="仿宋"/>
          <w:b/>
          <w:bCs/>
          <w:lang w:eastAsia="zh-CN"/>
        </w:rPr>
      </w:pPr>
      <w:r>
        <w:rPr>
          <w:rFonts w:cs="仿宋" w:hint="eastAsia"/>
          <w:b/>
          <w:bCs/>
          <w:lang w:eastAsia="zh-CN"/>
        </w:rPr>
        <w:t>密码软硬件产品：</w:t>
      </w:r>
    </w:p>
    <w:p w14:paraId="42D4B70D" w14:textId="77777777" w:rsidR="00BF1566" w:rsidRDefault="00BF1566" w:rsidP="00BF1566">
      <w:pPr>
        <w:pStyle w:val="3f086a48"/>
        <w:spacing w:line="360" w:lineRule="auto"/>
        <w:ind w:left="0" w:firstLineChars="200" w:firstLine="560"/>
        <w:jc w:val="both"/>
        <w:rPr>
          <w:rFonts w:cs="仿宋"/>
          <w:lang w:eastAsia="zh-CN"/>
        </w:rPr>
      </w:pPr>
      <w:r>
        <w:rPr>
          <w:rFonts w:cs="仿宋" w:hint="eastAsia"/>
          <w:lang w:eastAsia="zh-CN"/>
        </w:rPr>
        <w:t>通过上述分析，该目标系统的密码应用改造所需的密码产品所包括硬件、软件以及相关的服务，如下表所示。</w:t>
      </w:r>
    </w:p>
    <w:tbl>
      <w:tblPr>
        <w:tblStyle w:val="f2e7a7e6"/>
        <w:tblpPr w:leftFromText="180" w:rightFromText="180" w:vertAnchor="text" w:horzAnchor="page" w:tblpXSpec="center" w:tblpY="253"/>
        <w:tblOverlap w:val="never"/>
        <w:tblW w:w="9040" w:type="dxa"/>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1"/>
        <w:gridCol w:w="1275"/>
        <w:gridCol w:w="1418"/>
        <w:gridCol w:w="4171"/>
        <w:gridCol w:w="565"/>
        <w:gridCol w:w="1200"/>
      </w:tblGrid>
      <w:tr w:rsidR="00BF1566" w14:paraId="45AF674A" w14:textId="77777777" w:rsidTr="00061B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757F3307" w14:textId="77777777" w:rsidR="00BF1566" w:rsidRDefault="00BF1566" w:rsidP="00061BC7">
            <w:pPr>
              <w:pStyle w:val="efb83464"/>
              <w:rPr>
                <w:b w:val="0"/>
                <w:bCs/>
                <w:sz w:val="28"/>
              </w:rPr>
            </w:pPr>
            <w:r>
              <w:rPr>
                <w:bCs/>
                <w:sz w:val="28"/>
              </w:rPr>
              <w:t>序号</w:t>
            </w:r>
          </w:p>
        </w:tc>
        <w:tc>
          <w:tcPr>
            <w:tcW w:w="1275" w:type="dxa"/>
            <w:tcBorders>
              <w:tl2br w:val="nil"/>
              <w:tr2bl w:val="nil"/>
            </w:tcBorders>
          </w:tcPr>
          <w:p w14:paraId="2BD5946C" w14:textId="77777777" w:rsidR="00BF1566" w:rsidRDefault="00BF1566" w:rsidP="00061BC7">
            <w:pPr>
              <w:pStyle w:val="efb83464"/>
              <w:cnfStyle w:val="100000000000" w:firstRow="1" w:lastRow="0" w:firstColumn="0" w:lastColumn="0" w:oddVBand="0" w:evenVBand="0" w:oddHBand="0" w:evenHBand="0" w:firstRowFirstColumn="0" w:firstRowLastColumn="0" w:lastRowFirstColumn="0" w:lastRowLastColumn="0"/>
              <w:rPr>
                <w:b w:val="0"/>
                <w:bCs/>
                <w:sz w:val="28"/>
              </w:rPr>
            </w:pPr>
            <w:r>
              <w:rPr>
                <w:bCs/>
                <w:sz w:val="28"/>
              </w:rPr>
              <w:t>产品名称</w:t>
            </w:r>
          </w:p>
        </w:tc>
        <w:tc>
          <w:tcPr>
            <w:tcW w:w="1418" w:type="dxa"/>
            <w:tcBorders>
              <w:tl2br w:val="nil"/>
              <w:tr2bl w:val="nil"/>
            </w:tcBorders>
          </w:tcPr>
          <w:p w14:paraId="3BABB6E5" w14:textId="77777777" w:rsidR="00BF1566" w:rsidRDefault="00BF1566" w:rsidP="00061BC7">
            <w:pPr>
              <w:pStyle w:val="efb83464"/>
              <w:cnfStyle w:val="100000000000" w:firstRow="1" w:lastRow="0" w:firstColumn="0" w:lastColumn="0" w:oddVBand="0" w:evenVBand="0" w:oddHBand="0" w:evenHBand="0" w:firstRowFirstColumn="0" w:firstRowLastColumn="0" w:lastRowFirstColumn="0" w:lastRowLastColumn="0"/>
              <w:rPr>
                <w:b w:val="0"/>
                <w:bCs/>
                <w:sz w:val="28"/>
              </w:rPr>
            </w:pPr>
            <w:r>
              <w:rPr>
                <w:bCs/>
                <w:sz w:val="28"/>
              </w:rPr>
              <w:t>部署位置</w:t>
            </w:r>
          </w:p>
        </w:tc>
        <w:tc>
          <w:tcPr>
            <w:tcW w:w="4171" w:type="dxa"/>
            <w:tcBorders>
              <w:tl2br w:val="nil"/>
              <w:tr2bl w:val="nil"/>
            </w:tcBorders>
          </w:tcPr>
          <w:p w14:paraId="459449DB" w14:textId="77777777" w:rsidR="00BF1566" w:rsidRDefault="00BF1566" w:rsidP="00061BC7">
            <w:pPr>
              <w:pStyle w:val="efb83464"/>
              <w:cnfStyle w:val="100000000000" w:firstRow="1" w:lastRow="0" w:firstColumn="0" w:lastColumn="0" w:oddVBand="0" w:evenVBand="0" w:oddHBand="0" w:evenHBand="0" w:firstRowFirstColumn="0" w:firstRowLastColumn="0" w:lastRowFirstColumn="0" w:lastRowLastColumn="0"/>
              <w:rPr>
                <w:b w:val="0"/>
                <w:bCs/>
                <w:sz w:val="28"/>
              </w:rPr>
            </w:pPr>
            <w:r>
              <w:rPr>
                <w:rFonts w:hint="eastAsia"/>
                <w:bCs/>
                <w:sz w:val="28"/>
              </w:rPr>
              <w:t>主要用途</w:t>
            </w:r>
          </w:p>
        </w:tc>
        <w:tc>
          <w:tcPr>
            <w:tcW w:w="565" w:type="dxa"/>
            <w:tcBorders>
              <w:tl2br w:val="nil"/>
              <w:tr2bl w:val="nil"/>
            </w:tcBorders>
          </w:tcPr>
          <w:p w14:paraId="64E22827" w14:textId="77777777" w:rsidR="00BF1566" w:rsidRDefault="00BF1566" w:rsidP="00061BC7">
            <w:pPr>
              <w:pStyle w:val="efb83464"/>
              <w:cnfStyle w:val="100000000000" w:firstRow="1" w:lastRow="0" w:firstColumn="0" w:lastColumn="0" w:oddVBand="0" w:evenVBand="0" w:oddHBand="0" w:evenHBand="0" w:firstRowFirstColumn="0" w:firstRowLastColumn="0" w:lastRowFirstColumn="0" w:lastRowLastColumn="0"/>
              <w:rPr>
                <w:b w:val="0"/>
                <w:bCs/>
                <w:sz w:val="28"/>
              </w:rPr>
            </w:pPr>
            <w:r>
              <w:rPr>
                <w:bCs/>
                <w:sz w:val="28"/>
              </w:rPr>
              <w:t>数量</w:t>
            </w:r>
          </w:p>
          <w:p w14:paraId="532B58F4" w14:textId="77777777" w:rsidR="00BF1566" w:rsidRDefault="00BF1566" w:rsidP="00061BC7">
            <w:pPr>
              <w:pStyle w:val="efb83464"/>
              <w:cnfStyle w:val="100000000000" w:firstRow="1" w:lastRow="0" w:firstColumn="0" w:lastColumn="0" w:oddVBand="0" w:evenVBand="0" w:oddHBand="0" w:evenHBand="0" w:firstRowFirstColumn="0" w:firstRowLastColumn="0" w:lastRowFirstColumn="0" w:lastRowLastColumn="0"/>
              <w:rPr>
                <w:b w:val="0"/>
                <w:bCs/>
                <w:sz w:val="28"/>
              </w:rPr>
            </w:pPr>
            <w:r>
              <w:rPr>
                <w:rFonts w:hint="eastAsia"/>
                <w:bCs/>
                <w:sz w:val="28"/>
                <w:szCs w:val="15"/>
              </w:rPr>
              <w:t>(</w:t>
            </w:r>
            <w:r>
              <w:rPr>
                <w:bCs/>
                <w:sz w:val="28"/>
                <w:szCs w:val="15"/>
              </w:rPr>
              <w:t>台</w:t>
            </w:r>
            <w:r>
              <w:rPr>
                <w:bCs/>
                <w:sz w:val="28"/>
                <w:szCs w:val="15"/>
              </w:rPr>
              <w:t>/</w:t>
            </w:r>
            <w:r>
              <w:rPr>
                <w:bCs/>
                <w:sz w:val="28"/>
                <w:szCs w:val="15"/>
              </w:rPr>
              <w:t>套</w:t>
            </w:r>
            <w:r>
              <w:rPr>
                <w:rFonts w:hint="eastAsia"/>
                <w:bCs/>
                <w:sz w:val="28"/>
                <w:szCs w:val="15"/>
              </w:rPr>
              <w:t>)</w:t>
            </w:r>
          </w:p>
        </w:tc>
        <w:tc>
          <w:tcPr>
            <w:tcW w:w="1200" w:type="dxa"/>
            <w:tcBorders>
              <w:tl2br w:val="nil"/>
              <w:tr2bl w:val="nil"/>
            </w:tcBorders>
          </w:tcPr>
          <w:p w14:paraId="41005AFD" w14:textId="77777777" w:rsidR="00BF1566" w:rsidRDefault="00BF1566" w:rsidP="00061BC7">
            <w:pPr>
              <w:pStyle w:val="efb83464"/>
              <w:cnfStyle w:val="100000000000" w:firstRow="1" w:lastRow="0" w:firstColumn="0" w:lastColumn="0" w:oddVBand="0" w:evenVBand="0" w:oddHBand="0" w:evenHBand="0" w:firstRowFirstColumn="0" w:firstRowLastColumn="0" w:lastRowFirstColumn="0" w:lastRowLastColumn="0"/>
              <w:rPr>
                <w:b w:val="0"/>
                <w:bCs/>
                <w:sz w:val="28"/>
              </w:rPr>
            </w:pPr>
            <w:r>
              <w:rPr>
                <w:rFonts w:hint="eastAsia"/>
                <w:bCs/>
                <w:sz w:val="28"/>
              </w:rPr>
              <w:t>备注</w:t>
            </w:r>
          </w:p>
        </w:tc>
      </w:tr>
      <w:tr w:rsidR="00BF1566" w14:paraId="3FD9B7FF"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751A5161" w14:textId="77777777" w:rsidR="00BF1566" w:rsidRDefault="00BF1566" w:rsidP="00061BC7">
            <w:pPr>
              <w:pStyle w:val="efb83464"/>
              <w:jc w:val="both"/>
              <w:rPr>
                <w:bCs/>
                <w:sz w:val="28"/>
              </w:rPr>
            </w:pPr>
            <w:r>
              <w:rPr>
                <w:bCs/>
                <w:sz w:val="28"/>
              </w:rPr>
              <w:t>1</w:t>
            </w:r>
          </w:p>
        </w:tc>
        <w:tc>
          <w:tcPr>
            <w:tcW w:w="1275" w:type="dxa"/>
            <w:tcBorders>
              <w:tl2br w:val="nil"/>
              <w:tr2bl w:val="nil"/>
            </w:tcBorders>
          </w:tcPr>
          <w:p w14:paraId="0DB0EBBB"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服务器密码机</w:t>
            </w:r>
          </w:p>
        </w:tc>
        <w:tc>
          <w:tcPr>
            <w:tcW w:w="1418" w:type="dxa"/>
            <w:tcBorders>
              <w:tl2br w:val="nil"/>
              <w:tr2bl w:val="nil"/>
            </w:tcBorders>
          </w:tcPr>
          <w:p w14:paraId="57501137"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密码资源池</w:t>
            </w:r>
          </w:p>
        </w:tc>
        <w:tc>
          <w:tcPr>
            <w:tcW w:w="4171" w:type="dxa"/>
            <w:tcBorders>
              <w:tl2br w:val="nil"/>
              <w:tr2bl w:val="nil"/>
            </w:tcBorders>
          </w:tcPr>
          <w:p w14:paraId="35B1523C"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提供身份鉴别，保证关键业务信息的真实性、完整性和不可否认性</w:t>
            </w:r>
          </w:p>
        </w:tc>
        <w:tc>
          <w:tcPr>
            <w:tcW w:w="565" w:type="dxa"/>
            <w:tcBorders>
              <w:tl2br w:val="nil"/>
              <w:tr2bl w:val="nil"/>
            </w:tcBorders>
          </w:tcPr>
          <w:p w14:paraId="6EAC86CF"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6BBCAA2F"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08A4276E"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1E749345" w14:textId="77777777" w:rsidR="00BF1566" w:rsidRDefault="00BF1566" w:rsidP="00061BC7">
            <w:pPr>
              <w:pStyle w:val="efb83464"/>
              <w:jc w:val="both"/>
              <w:rPr>
                <w:bCs/>
                <w:sz w:val="28"/>
              </w:rPr>
            </w:pPr>
            <w:r>
              <w:rPr>
                <w:rFonts w:hint="eastAsia"/>
                <w:bCs/>
                <w:sz w:val="28"/>
              </w:rPr>
              <w:t>2</w:t>
            </w:r>
          </w:p>
        </w:tc>
        <w:tc>
          <w:tcPr>
            <w:tcW w:w="1275" w:type="dxa"/>
            <w:tcBorders>
              <w:tl2br w:val="nil"/>
              <w:tr2bl w:val="nil"/>
            </w:tcBorders>
          </w:tcPr>
          <w:p w14:paraId="79428B8A"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签名验签服务器</w:t>
            </w:r>
          </w:p>
        </w:tc>
        <w:tc>
          <w:tcPr>
            <w:tcW w:w="1418" w:type="dxa"/>
            <w:tcBorders>
              <w:tl2br w:val="nil"/>
              <w:tr2bl w:val="nil"/>
            </w:tcBorders>
          </w:tcPr>
          <w:p w14:paraId="08F0264C"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密码资源池</w:t>
            </w:r>
          </w:p>
        </w:tc>
        <w:tc>
          <w:tcPr>
            <w:tcW w:w="4171" w:type="dxa"/>
            <w:tcBorders>
              <w:tl2br w:val="nil"/>
              <w:tr2bl w:val="nil"/>
            </w:tcBorders>
          </w:tcPr>
          <w:p w14:paraId="7FF9DA24"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提供身份鉴别，保证关键业务信息的真实性、完整性和不可否认性</w:t>
            </w:r>
          </w:p>
        </w:tc>
        <w:tc>
          <w:tcPr>
            <w:tcW w:w="565" w:type="dxa"/>
            <w:tcBorders>
              <w:tl2br w:val="nil"/>
              <w:tr2bl w:val="nil"/>
            </w:tcBorders>
          </w:tcPr>
          <w:p w14:paraId="2F32A18C"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446C451C"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725D5FF6"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1C895BCA" w14:textId="77777777" w:rsidR="00BF1566" w:rsidRDefault="00BF1566" w:rsidP="00061BC7">
            <w:pPr>
              <w:pStyle w:val="efb83464"/>
              <w:jc w:val="both"/>
              <w:rPr>
                <w:bCs/>
                <w:sz w:val="28"/>
              </w:rPr>
            </w:pPr>
            <w:r>
              <w:rPr>
                <w:rFonts w:hint="eastAsia"/>
                <w:bCs/>
                <w:sz w:val="28"/>
              </w:rPr>
              <w:t>3</w:t>
            </w:r>
          </w:p>
        </w:tc>
        <w:tc>
          <w:tcPr>
            <w:tcW w:w="1275" w:type="dxa"/>
            <w:tcBorders>
              <w:tl2br w:val="nil"/>
              <w:tr2bl w:val="nil"/>
            </w:tcBorders>
          </w:tcPr>
          <w:p w14:paraId="5C930A08"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国密安全密码应用中间件</w:t>
            </w:r>
          </w:p>
        </w:tc>
        <w:tc>
          <w:tcPr>
            <w:tcW w:w="1418" w:type="dxa"/>
            <w:tcBorders>
              <w:tl2br w:val="nil"/>
              <w:tr2bl w:val="nil"/>
            </w:tcBorders>
          </w:tcPr>
          <w:p w14:paraId="0FF4B0D9"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密码资源池</w:t>
            </w:r>
          </w:p>
        </w:tc>
        <w:tc>
          <w:tcPr>
            <w:tcW w:w="4171" w:type="dxa"/>
            <w:tcBorders>
              <w:tl2br w:val="nil"/>
              <w:tr2bl w:val="nil"/>
            </w:tcBorders>
          </w:tcPr>
          <w:p w14:paraId="39312370"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向下对接不同厂商的各类异构密码设备，向上提供统一的密码服务接口</w:t>
            </w:r>
          </w:p>
        </w:tc>
        <w:tc>
          <w:tcPr>
            <w:tcW w:w="565" w:type="dxa"/>
            <w:tcBorders>
              <w:tl2br w:val="nil"/>
              <w:tr2bl w:val="nil"/>
            </w:tcBorders>
          </w:tcPr>
          <w:p w14:paraId="2D2958C7"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263FA303"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778B3B1A"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03375137" w14:textId="77777777" w:rsidR="00BF1566" w:rsidRDefault="00BF1566" w:rsidP="00061BC7">
            <w:pPr>
              <w:pStyle w:val="efb83464"/>
              <w:jc w:val="both"/>
              <w:rPr>
                <w:bCs/>
                <w:sz w:val="28"/>
              </w:rPr>
            </w:pPr>
            <w:r>
              <w:rPr>
                <w:rFonts w:hint="eastAsia"/>
                <w:bCs/>
                <w:sz w:val="28"/>
              </w:rPr>
              <w:t>4</w:t>
            </w:r>
          </w:p>
        </w:tc>
        <w:tc>
          <w:tcPr>
            <w:tcW w:w="1275" w:type="dxa"/>
            <w:tcBorders>
              <w:tl2br w:val="nil"/>
              <w:tr2bl w:val="nil"/>
            </w:tcBorders>
          </w:tcPr>
          <w:p w14:paraId="7C334D5F"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密钥管理系统</w:t>
            </w:r>
          </w:p>
        </w:tc>
        <w:tc>
          <w:tcPr>
            <w:tcW w:w="1418" w:type="dxa"/>
            <w:tcBorders>
              <w:tl2br w:val="nil"/>
              <w:tr2bl w:val="nil"/>
            </w:tcBorders>
          </w:tcPr>
          <w:p w14:paraId="572C1DAA"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密码资源池</w:t>
            </w:r>
          </w:p>
        </w:tc>
        <w:tc>
          <w:tcPr>
            <w:tcW w:w="4171" w:type="dxa"/>
            <w:tcBorders>
              <w:tl2br w:val="nil"/>
              <w:tr2bl w:val="nil"/>
            </w:tcBorders>
          </w:tcPr>
          <w:p w14:paraId="527ADFBE"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通过标准接口和不同密码设备对接，对外提供统一的密钥管理服务</w:t>
            </w:r>
          </w:p>
        </w:tc>
        <w:tc>
          <w:tcPr>
            <w:tcW w:w="565" w:type="dxa"/>
            <w:tcBorders>
              <w:tl2br w:val="nil"/>
              <w:tr2bl w:val="nil"/>
            </w:tcBorders>
          </w:tcPr>
          <w:p w14:paraId="4EE665D2"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77DD1568"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57415E10"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33674C42" w14:textId="77777777" w:rsidR="00BF1566" w:rsidRDefault="00BF1566" w:rsidP="00061BC7">
            <w:pPr>
              <w:pStyle w:val="efb83464"/>
              <w:jc w:val="both"/>
              <w:rPr>
                <w:bCs/>
                <w:sz w:val="28"/>
              </w:rPr>
            </w:pPr>
            <w:r>
              <w:rPr>
                <w:rFonts w:hint="eastAsia"/>
                <w:bCs/>
                <w:sz w:val="28"/>
              </w:rPr>
              <w:t>5</w:t>
            </w:r>
          </w:p>
        </w:tc>
        <w:tc>
          <w:tcPr>
            <w:tcW w:w="1275" w:type="dxa"/>
            <w:tcBorders>
              <w:tl2br w:val="nil"/>
              <w:tr2bl w:val="nil"/>
            </w:tcBorders>
          </w:tcPr>
          <w:p w14:paraId="1CE5448A" w14:textId="77777777" w:rsidR="00BF1566" w:rsidRDefault="00BF1566" w:rsidP="00061BC7">
            <w:pPr>
              <w:pStyle w:val="8666f073"/>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国密数字证书</w:t>
            </w:r>
          </w:p>
        </w:tc>
        <w:tc>
          <w:tcPr>
            <w:tcW w:w="1418" w:type="dxa"/>
            <w:tcBorders>
              <w:tl2br w:val="nil"/>
              <w:tr2bl w:val="nil"/>
            </w:tcBorders>
          </w:tcPr>
          <w:p w14:paraId="22831D54" w14:textId="77777777" w:rsidR="00BF1566" w:rsidRDefault="00BF1566" w:rsidP="00061BC7">
            <w:pPr>
              <w:pStyle w:val="8666f073"/>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智能密码钥匙</w:t>
            </w:r>
          </w:p>
        </w:tc>
        <w:tc>
          <w:tcPr>
            <w:tcW w:w="4171" w:type="dxa"/>
            <w:tcBorders>
              <w:tl2br w:val="nil"/>
              <w:tr2bl w:val="nil"/>
            </w:tcBorders>
          </w:tcPr>
          <w:p w14:paraId="1B08E607" w14:textId="77777777" w:rsidR="00BF1566" w:rsidRDefault="00BF1566" w:rsidP="00061BC7">
            <w:pPr>
              <w:pStyle w:val="8666f073"/>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为系统提供基于密码技术的服务区分、标识、鉴别参与方身份</w:t>
            </w:r>
            <w:r>
              <w:rPr>
                <w:rFonts w:hint="eastAsia"/>
                <w:bCs/>
                <w:sz w:val="28"/>
              </w:rPr>
              <w:t>/</w:t>
            </w:r>
            <w:r>
              <w:rPr>
                <w:rFonts w:hint="eastAsia"/>
                <w:bCs/>
                <w:sz w:val="28"/>
              </w:rPr>
              <w:t>身份认证、电子签名</w:t>
            </w:r>
            <w:r>
              <w:rPr>
                <w:rFonts w:hint="eastAsia"/>
                <w:bCs/>
                <w:sz w:val="28"/>
              </w:rPr>
              <w:t>/</w:t>
            </w:r>
            <w:r>
              <w:rPr>
                <w:rFonts w:hint="eastAsia"/>
                <w:bCs/>
                <w:sz w:val="28"/>
              </w:rPr>
              <w:t>数据加密</w:t>
            </w:r>
          </w:p>
        </w:tc>
        <w:tc>
          <w:tcPr>
            <w:tcW w:w="565" w:type="dxa"/>
            <w:tcBorders>
              <w:tl2br w:val="nil"/>
              <w:tr2bl w:val="nil"/>
            </w:tcBorders>
          </w:tcPr>
          <w:p w14:paraId="3F6D4B19"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5EE6CC88"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05CF6CD4"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01C271CB" w14:textId="77777777" w:rsidR="00BF1566" w:rsidRDefault="00BF1566" w:rsidP="00061BC7">
            <w:pPr>
              <w:pStyle w:val="efb83464"/>
              <w:jc w:val="both"/>
              <w:rPr>
                <w:bCs/>
                <w:sz w:val="28"/>
              </w:rPr>
            </w:pPr>
            <w:r>
              <w:rPr>
                <w:rFonts w:hint="eastAsia"/>
                <w:bCs/>
                <w:sz w:val="28"/>
              </w:rPr>
              <w:t>6</w:t>
            </w:r>
          </w:p>
        </w:tc>
        <w:tc>
          <w:tcPr>
            <w:tcW w:w="1275" w:type="dxa"/>
            <w:tcBorders>
              <w:tl2br w:val="nil"/>
              <w:tr2bl w:val="nil"/>
            </w:tcBorders>
          </w:tcPr>
          <w:p w14:paraId="1B943464"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智能密码</w:t>
            </w:r>
            <w:r>
              <w:rPr>
                <w:rFonts w:hint="eastAsia"/>
                <w:bCs/>
                <w:color w:val="000000"/>
                <w:sz w:val="28"/>
              </w:rPr>
              <w:lastRenderedPageBreak/>
              <w:t>钥匙</w:t>
            </w:r>
          </w:p>
        </w:tc>
        <w:tc>
          <w:tcPr>
            <w:tcW w:w="1418" w:type="dxa"/>
            <w:tcBorders>
              <w:tl2br w:val="nil"/>
              <w:tr2bl w:val="nil"/>
            </w:tcBorders>
          </w:tcPr>
          <w:p w14:paraId="1FAAAA49"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lastRenderedPageBreak/>
              <w:t>用户及运</w:t>
            </w:r>
            <w:r>
              <w:rPr>
                <w:rFonts w:hint="eastAsia"/>
                <w:bCs/>
                <w:sz w:val="28"/>
              </w:rPr>
              <w:lastRenderedPageBreak/>
              <w:t>维人员</w:t>
            </w:r>
            <w:r>
              <w:rPr>
                <w:rFonts w:hint="eastAsia"/>
                <w:bCs/>
                <w:sz w:val="28"/>
              </w:rPr>
              <w:t>PC</w:t>
            </w:r>
            <w:r>
              <w:rPr>
                <w:rFonts w:hint="eastAsia"/>
                <w:bCs/>
                <w:sz w:val="28"/>
              </w:rPr>
              <w:t>端</w:t>
            </w:r>
          </w:p>
        </w:tc>
        <w:tc>
          <w:tcPr>
            <w:tcW w:w="4171" w:type="dxa"/>
            <w:tcBorders>
              <w:tl2br w:val="nil"/>
              <w:tr2bl w:val="nil"/>
            </w:tcBorders>
          </w:tcPr>
          <w:p w14:paraId="715387B6"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lastRenderedPageBreak/>
              <w:t>用于</w:t>
            </w:r>
            <w:r>
              <w:rPr>
                <w:rFonts w:hint="eastAsia"/>
                <w:bCs/>
                <w:sz w:val="28"/>
              </w:rPr>
              <w:t>PC</w:t>
            </w:r>
            <w:r>
              <w:rPr>
                <w:rFonts w:hint="eastAsia"/>
                <w:bCs/>
                <w:sz w:val="28"/>
              </w:rPr>
              <w:t>端登录，实现登录人员的</w:t>
            </w:r>
            <w:r>
              <w:rPr>
                <w:rFonts w:hint="eastAsia"/>
                <w:bCs/>
                <w:sz w:val="28"/>
              </w:rPr>
              <w:lastRenderedPageBreak/>
              <w:t>安全身份鉴别，防止非授权人员登录</w:t>
            </w:r>
          </w:p>
        </w:tc>
        <w:tc>
          <w:tcPr>
            <w:tcW w:w="565" w:type="dxa"/>
            <w:tcBorders>
              <w:tl2br w:val="nil"/>
              <w:tr2bl w:val="nil"/>
            </w:tcBorders>
          </w:tcPr>
          <w:p w14:paraId="2C8A3F1D"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4EA407E3"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3AEF9137"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018EC0EF" w14:textId="77777777" w:rsidR="00BF1566" w:rsidRDefault="00BF1566" w:rsidP="00061BC7">
            <w:pPr>
              <w:pStyle w:val="efb83464"/>
              <w:jc w:val="both"/>
              <w:rPr>
                <w:bCs/>
                <w:sz w:val="28"/>
              </w:rPr>
            </w:pPr>
            <w:r>
              <w:rPr>
                <w:rFonts w:hint="eastAsia"/>
                <w:bCs/>
                <w:sz w:val="28"/>
              </w:rPr>
              <w:t>7</w:t>
            </w:r>
          </w:p>
        </w:tc>
        <w:tc>
          <w:tcPr>
            <w:tcW w:w="1275" w:type="dxa"/>
            <w:tcBorders>
              <w:tl2br w:val="nil"/>
              <w:tr2bl w:val="nil"/>
            </w:tcBorders>
          </w:tcPr>
          <w:p w14:paraId="5C8C41FA"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SSL VPN</w:t>
            </w:r>
            <w:r>
              <w:rPr>
                <w:rFonts w:hint="eastAsia"/>
                <w:bCs/>
                <w:color w:val="000000"/>
                <w:sz w:val="28"/>
              </w:rPr>
              <w:t>安全网关</w:t>
            </w:r>
          </w:p>
        </w:tc>
        <w:tc>
          <w:tcPr>
            <w:tcW w:w="1418" w:type="dxa"/>
            <w:tcBorders>
              <w:tl2br w:val="nil"/>
              <w:tr2bl w:val="nil"/>
            </w:tcBorders>
          </w:tcPr>
          <w:p w14:paraId="0BCBF3A9"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网络接入区</w:t>
            </w:r>
          </w:p>
        </w:tc>
        <w:tc>
          <w:tcPr>
            <w:tcW w:w="4171" w:type="dxa"/>
            <w:tcBorders>
              <w:tl2br w:val="nil"/>
              <w:tr2bl w:val="nil"/>
            </w:tcBorders>
          </w:tcPr>
          <w:p w14:paraId="2A4F3F30"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基于国密</w:t>
            </w:r>
            <w:r>
              <w:rPr>
                <w:rFonts w:hint="eastAsia"/>
                <w:bCs/>
                <w:sz w:val="28"/>
              </w:rPr>
              <w:t>SSL</w:t>
            </w:r>
            <w:r>
              <w:rPr>
                <w:rFonts w:hint="eastAsia"/>
                <w:bCs/>
                <w:sz w:val="28"/>
              </w:rPr>
              <w:t>协议保证移动端、</w:t>
            </w:r>
            <w:r>
              <w:rPr>
                <w:rFonts w:hint="eastAsia"/>
                <w:bCs/>
                <w:sz w:val="28"/>
              </w:rPr>
              <w:t>PC</w:t>
            </w:r>
            <w:r>
              <w:rPr>
                <w:rFonts w:hint="eastAsia"/>
                <w:bCs/>
                <w:sz w:val="28"/>
              </w:rPr>
              <w:t>端与站点之间构建安全通道的设备</w:t>
            </w:r>
          </w:p>
        </w:tc>
        <w:tc>
          <w:tcPr>
            <w:tcW w:w="565" w:type="dxa"/>
            <w:tcBorders>
              <w:tl2br w:val="nil"/>
              <w:tr2bl w:val="nil"/>
            </w:tcBorders>
          </w:tcPr>
          <w:p w14:paraId="3D37CF08"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210E4165"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202FA2F8"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13A2B670" w14:textId="77777777" w:rsidR="00BF1566" w:rsidRDefault="00BF1566" w:rsidP="00061BC7">
            <w:pPr>
              <w:pStyle w:val="efb83464"/>
              <w:jc w:val="both"/>
              <w:rPr>
                <w:bCs/>
                <w:sz w:val="28"/>
              </w:rPr>
            </w:pPr>
            <w:r>
              <w:rPr>
                <w:rFonts w:hint="eastAsia"/>
                <w:bCs/>
                <w:sz w:val="28"/>
              </w:rPr>
              <w:t>8</w:t>
            </w:r>
          </w:p>
        </w:tc>
        <w:tc>
          <w:tcPr>
            <w:tcW w:w="1275" w:type="dxa"/>
            <w:tcBorders>
              <w:tl2br w:val="nil"/>
              <w:tr2bl w:val="nil"/>
            </w:tcBorders>
          </w:tcPr>
          <w:p w14:paraId="643D96CA"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color w:val="000000"/>
                <w:sz w:val="28"/>
              </w:rPr>
            </w:pPr>
            <w:r>
              <w:rPr>
                <w:rFonts w:hint="eastAsia"/>
                <w:bCs/>
                <w:color w:val="000000"/>
                <w:sz w:val="28"/>
              </w:rPr>
              <w:t>IPSec VPN</w:t>
            </w:r>
            <w:r>
              <w:rPr>
                <w:rFonts w:hint="eastAsia"/>
                <w:bCs/>
                <w:color w:val="000000"/>
                <w:sz w:val="28"/>
              </w:rPr>
              <w:t>安全网关</w:t>
            </w:r>
          </w:p>
        </w:tc>
        <w:tc>
          <w:tcPr>
            <w:tcW w:w="1418" w:type="dxa"/>
            <w:tcBorders>
              <w:tl2br w:val="nil"/>
              <w:tr2bl w:val="nil"/>
            </w:tcBorders>
          </w:tcPr>
          <w:p w14:paraId="29CEB4C0"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网络接入区</w:t>
            </w:r>
          </w:p>
        </w:tc>
        <w:tc>
          <w:tcPr>
            <w:tcW w:w="4171" w:type="dxa"/>
            <w:tcBorders>
              <w:tl2br w:val="nil"/>
              <w:tr2bl w:val="nil"/>
            </w:tcBorders>
          </w:tcPr>
          <w:p w14:paraId="79F8FCC4"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为进行数据灾备的通信双方进行双向</w:t>
            </w:r>
            <w:r>
              <w:rPr>
                <w:rFonts w:hint="eastAsia"/>
                <w:bCs/>
                <w:sz w:val="28"/>
              </w:rPr>
              <w:t xml:space="preserve"> </w:t>
            </w:r>
            <w:r>
              <w:rPr>
                <w:rFonts w:hint="eastAsia"/>
                <w:bCs/>
                <w:sz w:val="28"/>
              </w:rPr>
              <w:t>身份鉴别，</w:t>
            </w:r>
            <w:r>
              <w:rPr>
                <w:rFonts w:hint="eastAsia"/>
                <w:bCs/>
                <w:sz w:val="28"/>
              </w:rPr>
              <w:t xml:space="preserve"> </w:t>
            </w:r>
            <w:r>
              <w:rPr>
                <w:rFonts w:hint="eastAsia"/>
                <w:bCs/>
                <w:sz w:val="28"/>
              </w:rPr>
              <w:t>对数据</w:t>
            </w:r>
            <w:r>
              <w:rPr>
                <w:rFonts w:hint="eastAsia"/>
                <w:bCs/>
                <w:sz w:val="28"/>
              </w:rPr>
              <w:t xml:space="preserve"> </w:t>
            </w:r>
            <w:r>
              <w:rPr>
                <w:rFonts w:hint="eastAsia"/>
                <w:bCs/>
                <w:sz w:val="28"/>
              </w:rPr>
              <w:t>备份传输通道进行</w:t>
            </w:r>
            <w:r>
              <w:rPr>
                <w:rFonts w:hint="eastAsia"/>
                <w:bCs/>
                <w:sz w:val="28"/>
              </w:rPr>
              <w:t xml:space="preserve"> </w:t>
            </w:r>
            <w:r>
              <w:rPr>
                <w:rFonts w:hint="eastAsia"/>
                <w:bCs/>
                <w:sz w:val="28"/>
              </w:rPr>
              <w:t>传输机密性、</w:t>
            </w:r>
            <w:r>
              <w:rPr>
                <w:rFonts w:hint="eastAsia"/>
                <w:bCs/>
                <w:sz w:val="28"/>
              </w:rPr>
              <w:t xml:space="preserve"> </w:t>
            </w:r>
            <w:r>
              <w:rPr>
                <w:rFonts w:hint="eastAsia"/>
                <w:bCs/>
                <w:sz w:val="28"/>
              </w:rPr>
              <w:t>完整性保护</w:t>
            </w:r>
          </w:p>
        </w:tc>
        <w:tc>
          <w:tcPr>
            <w:tcW w:w="565" w:type="dxa"/>
            <w:tcBorders>
              <w:tl2br w:val="nil"/>
              <w:tr2bl w:val="nil"/>
            </w:tcBorders>
          </w:tcPr>
          <w:p w14:paraId="6005F54B"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5FA03575" w14:textId="77777777" w:rsidR="00BF1566" w:rsidRDefault="00BF1566" w:rsidP="00061BC7">
            <w:pPr>
              <w:pStyle w:val="efb83464"/>
              <w:jc w:val="both"/>
              <w:cnfStyle w:val="000000000000" w:firstRow="0" w:lastRow="0" w:firstColumn="0" w:lastColumn="0" w:oddVBand="0" w:evenVBand="0" w:oddHBand="0" w:evenHBand="0" w:firstRowFirstColumn="0" w:firstRowLastColumn="0" w:lastRowFirstColumn="0" w:lastRowLastColumn="0"/>
              <w:rPr>
                <w:bCs/>
                <w:sz w:val="28"/>
              </w:rPr>
            </w:pPr>
          </w:p>
        </w:tc>
      </w:tr>
    </w:tbl>
    <w:p w14:paraId="593A463C" w14:textId="77777777" w:rsidR="00967D64" w:rsidRDefault="00967D64">
      <w:pPr>
        <w:pStyle w:val="37f376b5"/>
        <w:spacing w:line="360" w:lineRule="auto"/>
        <w:rPr>
          <w:lang w:eastAsia="zh-CN"/>
        </w:rPr>
      </w:pPr>
    </w:p>
    <w:p w14:paraId="590D5991" w14:textId="77777777" w:rsidR="007A4CA2" w:rsidRDefault="007A4CA2" w:rsidP="007A4CA2">
      <w:pPr>
        <w:pStyle w:val="a8e1d533"/>
        <w:ind w:right="100"/>
        <w:jc w:val="both"/>
        <w:rPr>
          <w:rFonts w:ascii="宋体" w:eastAsia="宋体" w:hAnsi="宋体" w:cs="宋体"/>
          <w:sz w:val="48"/>
          <w:szCs w:val="48"/>
          <w:lang w:eastAsia="zh-CN"/>
        </w:rPr>
      </w:pPr>
    </w:p>
    <w:p w14:paraId="5BCE1B55" w14:textId="438A23DD" w:rsidR="003A0016" w:rsidRPr="007A4CA2" w:rsidRDefault="003A0016" w:rsidP="007A4CA2">
      <w:pPr>
        <w:pStyle w:val="a8e1d533"/>
        <w:tabs>
          <w:tab w:val="left" w:pos="6139"/>
        </w:tabs>
        <w:ind w:right="100"/>
        <w:rPr>
          <w:rFonts w:ascii="宋体" w:eastAsia="宋体" w:hAnsi="宋体" w:cs="宋体"/>
          <w:sz w:val="48"/>
          <w:szCs w:val="48"/>
          <w:lang w:eastAsia="zh-CN"/>
        </w:rPr>
        <w:sectPr w:rsidR="003A0016" w:rsidRPr="007A4CA2">
          <w:headerReference w:type="default" r:id="rId8"/>
          <w:pgSz w:w="11906" w:h="16838"/>
          <w:pgMar w:top="1440" w:right="1800" w:bottom="1440" w:left="1800" w:header="851" w:footer="992" w:gutter="0"/>
          <w:cols w:space="425"/>
          <w:docGrid w:type="lines" w:linePitch="312"/>
        </w:sectPr>
      </w:pPr>
    </w:p>
    <w:p w14:paraId="1C2EABFA" w14:textId="3E95224F" w:rsidR="003A0016" w:rsidRDefault="00B83BAA" w:rsidP="00B83BAA">
      <w:pPr>
        <w:pStyle w:val="be3c8923"/>
        <w:rPr>
          <w:lang w:eastAsia="zh-CN"/>
        </w:rPr>
      </w:pPr>
      <w:bookmarkStart w:id="0" w:name="_Toc167377464"/>
      <w:r>
        <w:rPr>
          <w:rFonts w:hint="eastAsia"/>
          <w:lang w:eastAsia="zh-CN"/>
        </w:rPr>
        <w:lastRenderedPageBreak/>
        <w:t xml:space="preserve">6 </w:t>
      </w:r>
      <w:r w:rsidR="0008438E">
        <w:rPr>
          <w:rFonts w:hint="eastAsia"/>
          <w:lang w:eastAsia="zh-CN"/>
        </w:rPr>
        <w:t>安全管理方案</w:t>
      </w:r>
      <w:bookmarkEnd w:id="0"/>
    </w:p>
    <w:p w14:paraId="1BD1F35B" w14:textId="77777777" w:rsidR="003A0016" w:rsidRDefault="0008438E">
      <w:pPr>
        <w:pStyle w:val="46a8b35a"/>
        <w:rPr>
          <w:lang w:eastAsia="zh-CN"/>
        </w:rPr>
      </w:pPr>
      <w:bookmarkStart w:id="1" w:name="_Toc167377465"/>
      <w:r>
        <w:rPr>
          <w:rFonts w:hint="eastAsia"/>
          <w:lang w:eastAsia="zh-CN"/>
        </w:rPr>
        <w:t>6.1</w:t>
      </w:r>
      <w:r>
        <w:rPr>
          <w:rFonts w:hint="eastAsia"/>
          <w:lang w:eastAsia="zh-CN"/>
        </w:rPr>
        <w:t>管理制度</w:t>
      </w:r>
      <w:bookmarkEnd w:id="1"/>
    </w:p>
    <w:p w14:paraId="6071B6A2"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保障商用密码应用的合</w:t>
      </w:r>
      <w:proofErr w:type="gramStart"/>
      <w:r>
        <w:rPr>
          <w:rFonts w:ascii="仿宋" w:eastAsia="仿宋" w:hAnsi="仿宋" w:cs="仿宋" w:hint="eastAsia"/>
          <w:sz w:val="28"/>
          <w:szCs w:val="28"/>
          <w:lang w:eastAsia="zh-CN"/>
        </w:rPr>
        <w:t>规</w:t>
      </w:r>
      <w:proofErr w:type="gramEnd"/>
      <w:r>
        <w:rPr>
          <w:rFonts w:ascii="仿宋" w:eastAsia="仿宋" w:hAnsi="仿宋" w:cs="仿宋" w:hint="eastAsia"/>
          <w:sz w:val="28"/>
          <w:szCs w:val="28"/>
          <w:lang w:eastAsia="zh-CN"/>
        </w:rPr>
        <w:t>性、正确性和有效性，除了技术，配套的管理也是必不可少的。根据GB/T 39786-2021《信息安全技术 信息系统密码应用基本要求》，分别从密码安全管理制度、人员管理、密钥管理、建设运行、密码软硬件及介质管理和应急处置等几方面提出密码安全管理方案，建立配套密码安全管理制度，保障信息系统的正常运行以及数据安全，指导、规范信息系统密码应用的规划、建设、运行、应急及测评，为该系统提供管理方面的密码应用安全保障。</w:t>
      </w:r>
    </w:p>
    <w:p w14:paraId="0578571F"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本管理办法适用于本单位密码设备、密钥、相关信息系统的管理、操作和维护活动。</w:t>
      </w:r>
    </w:p>
    <w:p w14:paraId="74B2F3CF"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本管理办法所称密码设备，包括但不限于服务器密码机、签名验签服务器、智能密码钥匙等。</w:t>
      </w:r>
    </w:p>
    <w:p w14:paraId="10404B35"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本管理办法所称密钥，包括但不限于非对称密钥对、对称密钥、MAC密钥等。</w:t>
      </w:r>
    </w:p>
    <w:p w14:paraId="0D91DF3D" w14:textId="77777777" w:rsidR="003A0016" w:rsidRDefault="0008438E">
      <w:pPr>
        <w:pStyle w:val="46a8b35a"/>
        <w:rPr>
          <w:lang w:eastAsia="zh-CN"/>
        </w:rPr>
      </w:pPr>
      <w:bookmarkStart w:id="2" w:name="_Toc167377466"/>
      <w:r>
        <w:rPr>
          <w:rFonts w:hint="eastAsia"/>
          <w:lang w:eastAsia="zh-CN"/>
        </w:rPr>
        <w:t>6</w:t>
      </w:r>
      <w:r>
        <w:rPr>
          <w:lang w:eastAsia="zh-CN"/>
        </w:rPr>
        <w:t xml:space="preserve">.1 </w:t>
      </w:r>
      <w:r>
        <w:rPr>
          <w:rFonts w:hint="eastAsia"/>
          <w:lang w:eastAsia="zh-CN"/>
        </w:rPr>
        <w:t>密码安全管理制度</w:t>
      </w:r>
      <w:bookmarkEnd w:id="2"/>
    </w:p>
    <w:p w14:paraId="302DD65E" w14:textId="77777777" w:rsidR="003A0016" w:rsidRDefault="0008438E">
      <w:pPr>
        <w:pStyle w:val="a8e1d533"/>
        <w:ind w:firstLine="560"/>
        <w:rPr>
          <w:rFonts w:cs="Times New Roman"/>
          <w:lang w:eastAsia="zh-CN"/>
        </w:rPr>
      </w:pPr>
      <w:r>
        <w:rPr>
          <w:rFonts w:ascii="仿宋" w:eastAsia="仿宋" w:hAnsi="仿宋" w:cs="仿宋" w:hint="eastAsia"/>
          <w:sz w:val="28"/>
          <w:szCs w:val="28"/>
          <w:lang w:eastAsia="zh-CN"/>
        </w:rPr>
        <w:t>为了加强密码设备管理工作，确保安全使用密码，根据《中华人民共和国密码法》、《商用密码管理条例》、GB/T 39786-2021《信息安全技术 信息系统密码应用基本要求》等国家有关法规规</w:t>
      </w:r>
      <w:r>
        <w:rPr>
          <w:rFonts w:ascii="仿宋" w:eastAsia="仿宋" w:hAnsi="仿宋" w:cs="仿宋" w:hint="eastAsia"/>
          <w:sz w:val="28"/>
          <w:szCs w:val="28"/>
          <w:lang w:eastAsia="zh-CN"/>
        </w:rPr>
        <w:lastRenderedPageBreak/>
        <w:t>定，制定本制度。单位涉及密码管理、使用和运维等相关人员均需遵守本规定。</w:t>
      </w:r>
    </w:p>
    <w:p w14:paraId="69859842" w14:textId="77777777" w:rsidR="003A0016" w:rsidRDefault="0008438E">
      <w:pPr>
        <w:pStyle w:val="c02a6f0f"/>
        <w:rPr>
          <w:lang w:eastAsia="zh-CN"/>
        </w:rPr>
      </w:pPr>
      <w:r>
        <w:rPr>
          <w:rFonts w:hint="eastAsia"/>
          <w:lang w:eastAsia="zh-CN"/>
        </w:rPr>
        <w:t>6</w:t>
      </w:r>
      <w:r>
        <w:rPr>
          <w:lang w:eastAsia="zh-CN"/>
        </w:rPr>
        <w:t xml:space="preserve">.1.1 </w:t>
      </w:r>
      <w:r>
        <w:rPr>
          <w:rFonts w:hint="eastAsia"/>
          <w:lang w:eastAsia="zh-CN"/>
        </w:rPr>
        <w:t>密码建设要求</w:t>
      </w:r>
    </w:p>
    <w:p w14:paraId="452EFA16"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1、信息系统密码建设应符合密码相关法律与行业相关政策要求进行建设。</w:t>
      </w:r>
    </w:p>
    <w:p w14:paraId="363CFD3A"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2、统筹系统密码应用，应与业务系统统一设计，同步规划、同步建设、同步运行密码保障系统并定期进行评估。</w:t>
      </w:r>
    </w:p>
    <w:p w14:paraId="5CCB6EBD"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3、信息系统规划阶段，依据相关标准，制定密码引用方案，组织专家进行评审，评审意见作为项目规划立项重要材料。通过专家审定后的方案应作为建设、验收和测评的重要依据。</w:t>
      </w:r>
    </w:p>
    <w:p w14:paraId="03642C3E"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4、对未及时开展密码建设的系统，应逐步完成密码建设的备案、整改、测评等工作。</w:t>
      </w:r>
    </w:p>
    <w:p w14:paraId="3502095C" w14:textId="77777777" w:rsidR="003A0016" w:rsidRDefault="0008438E">
      <w:pPr>
        <w:pStyle w:val="a8e1d533"/>
        <w:ind w:firstLine="560"/>
        <w:rPr>
          <w:rFonts w:cs="Times New Roman"/>
          <w:lang w:eastAsia="zh-CN"/>
        </w:rPr>
      </w:pPr>
      <w:r>
        <w:rPr>
          <w:rFonts w:ascii="仿宋" w:eastAsia="仿宋" w:hAnsi="仿宋" w:cs="仿宋" w:hint="eastAsia"/>
          <w:sz w:val="28"/>
          <w:szCs w:val="28"/>
          <w:lang w:eastAsia="zh-CN"/>
        </w:rPr>
        <w:t>5、密码建设产品应当采用符合国家密码管理部门核准的密码产品、许可的密码服务，产品应具备最新商用密码产品型号证书的产品。</w:t>
      </w:r>
    </w:p>
    <w:p w14:paraId="2A2DE929" w14:textId="77777777" w:rsidR="003A0016" w:rsidRDefault="0008438E">
      <w:pPr>
        <w:pStyle w:val="c02a6f0f"/>
        <w:rPr>
          <w:lang w:eastAsia="zh-CN"/>
        </w:rPr>
      </w:pPr>
      <w:r>
        <w:rPr>
          <w:rFonts w:hint="eastAsia"/>
          <w:lang w:eastAsia="zh-CN"/>
        </w:rPr>
        <w:t>6</w:t>
      </w:r>
      <w:r>
        <w:rPr>
          <w:lang w:eastAsia="zh-CN"/>
        </w:rPr>
        <w:t xml:space="preserve">.1.2 </w:t>
      </w:r>
      <w:r>
        <w:rPr>
          <w:rFonts w:hint="eastAsia"/>
          <w:lang w:eastAsia="zh-CN"/>
        </w:rPr>
        <w:t>密码运行要求</w:t>
      </w:r>
    </w:p>
    <w:p w14:paraId="3E56A276"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1、信息系统投入运行前，应经过密码测评机构进行安全性评估，评估通过方可投入正式运行。</w:t>
      </w:r>
    </w:p>
    <w:p w14:paraId="1CA3572B" w14:textId="77777777" w:rsidR="003A0016" w:rsidRDefault="0008438E">
      <w:pPr>
        <w:pStyle w:val="a8e1d533"/>
        <w:ind w:firstLine="560"/>
        <w:rPr>
          <w:rFonts w:cs="Times New Roman"/>
          <w:lang w:eastAsia="zh-CN"/>
        </w:rPr>
      </w:pPr>
      <w:r>
        <w:rPr>
          <w:rFonts w:ascii="仿宋" w:eastAsia="仿宋" w:hAnsi="仿宋" w:cs="仿宋" w:hint="eastAsia"/>
          <w:sz w:val="28"/>
          <w:szCs w:val="28"/>
          <w:lang w:eastAsia="zh-CN"/>
        </w:rPr>
        <w:t>2、信息系统投入运行后，本单位主管责任人应委托密码测评机构开展密码应用安全性评估，并根据评估意见进行整改；如若有重</w:t>
      </w:r>
      <w:r>
        <w:rPr>
          <w:rFonts w:ascii="仿宋" w:eastAsia="仿宋" w:hAnsi="仿宋" w:cs="仿宋" w:hint="eastAsia"/>
          <w:sz w:val="28"/>
          <w:szCs w:val="28"/>
          <w:lang w:eastAsia="zh-CN"/>
        </w:rPr>
        <w:lastRenderedPageBreak/>
        <w:t>大安全隐患，应停止系统运行，制定整改方案，整改完成并通过后方可投入运行。</w:t>
      </w:r>
    </w:p>
    <w:p w14:paraId="4153DF58" w14:textId="77777777" w:rsidR="003A0016" w:rsidRDefault="0008438E">
      <w:pPr>
        <w:pStyle w:val="c02a6f0f"/>
        <w:rPr>
          <w:lang w:eastAsia="zh-CN"/>
        </w:rPr>
      </w:pPr>
      <w:r>
        <w:rPr>
          <w:lang w:eastAsia="zh-CN"/>
        </w:rPr>
        <w:t xml:space="preserve">6.1.3 </w:t>
      </w:r>
      <w:r>
        <w:rPr>
          <w:rFonts w:hint="eastAsia"/>
          <w:lang w:eastAsia="zh-CN"/>
        </w:rPr>
        <w:t>密码人员管理要求</w:t>
      </w:r>
    </w:p>
    <w:p w14:paraId="49ABFAD3"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1、结合系统分析、风险分析和安全需求分析的结果，明确密码安全管理人员。</w:t>
      </w:r>
    </w:p>
    <w:p w14:paraId="65C251E8"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2、结合系统建设具体现状明确本管理机构内密码管理人员组成与职能，明确管理责任，做到责任到部门、责任到人。</w:t>
      </w:r>
    </w:p>
    <w:p w14:paraId="6ACD28A4"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3、根据密码管理政策、数据安全保密政策，结合本组织实际情况，设立密钥管理员、密码安全审计员、密码操作员等关键安全岗位。</w:t>
      </w:r>
    </w:p>
    <w:p w14:paraId="5B9D02FA"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4、密钥管理员、密码安全审计员、密码操作员人员职责相互制约相互监督，关键设备的管理和使用账号不得多人共用。</w:t>
      </w:r>
    </w:p>
    <w:p w14:paraId="31882423"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5、建立人员考核制度，定期进行岗位人员考核，建立健全奖惩制度。</w:t>
      </w:r>
    </w:p>
    <w:p w14:paraId="4EDF1B18"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6、建立人员培训制度，对于涉及密码的操作和管理以及密钥管理人员进行专门培训。</w:t>
      </w:r>
    </w:p>
    <w:p w14:paraId="601F5364" w14:textId="77777777" w:rsidR="003A0016" w:rsidRDefault="0008438E">
      <w:pPr>
        <w:pStyle w:val="a8e1d533"/>
        <w:ind w:firstLine="560"/>
        <w:rPr>
          <w:rFonts w:cs="Times New Roman"/>
          <w:lang w:eastAsia="zh-CN"/>
        </w:rPr>
      </w:pPr>
      <w:r>
        <w:rPr>
          <w:rFonts w:ascii="仿宋" w:eastAsia="仿宋" w:hAnsi="仿宋" w:cs="仿宋" w:hint="eastAsia"/>
          <w:sz w:val="28"/>
          <w:szCs w:val="28"/>
          <w:lang w:eastAsia="zh-CN"/>
        </w:rPr>
        <w:t>7、建立关键岗位人员保密制度和调离制度，签订保密合同，承担保密义务。</w:t>
      </w:r>
    </w:p>
    <w:p w14:paraId="2CCEFDD8" w14:textId="77777777" w:rsidR="003A0016" w:rsidRDefault="0008438E">
      <w:pPr>
        <w:pStyle w:val="c02a6f0f"/>
        <w:rPr>
          <w:lang w:eastAsia="zh-CN"/>
        </w:rPr>
      </w:pPr>
      <w:r>
        <w:rPr>
          <w:rFonts w:hint="eastAsia"/>
          <w:lang w:eastAsia="zh-CN"/>
        </w:rPr>
        <w:t>6</w:t>
      </w:r>
      <w:r>
        <w:rPr>
          <w:lang w:eastAsia="zh-CN"/>
        </w:rPr>
        <w:t xml:space="preserve">.1.4 </w:t>
      </w:r>
      <w:r>
        <w:rPr>
          <w:rFonts w:hint="eastAsia"/>
          <w:lang w:eastAsia="zh-CN"/>
        </w:rPr>
        <w:t>密码使用责任要求</w:t>
      </w:r>
    </w:p>
    <w:p w14:paraId="1BED0B22"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1、密码使用单位应当建立密码管理责任人，落实信息系统密码</w:t>
      </w:r>
      <w:r>
        <w:rPr>
          <w:rFonts w:ascii="仿宋" w:eastAsia="仿宋" w:hAnsi="仿宋" w:cs="仿宋" w:hint="eastAsia"/>
          <w:sz w:val="28"/>
          <w:szCs w:val="28"/>
          <w:lang w:eastAsia="zh-CN"/>
        </w:rPr>
        <w:lastRenderedPageBreak/>
        <w:t>应用工作。</w:t>
      </w:r>
    </w:p>
    <w:p w14:paraId="6FD0CBA6"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2、密码使用单位应严格遵循相关要求，使用密码技术完善系统的安全保护功能，因密码使用不当导致信息泄密、数据破坏的，追究相关单位密码管理部门和管理人员责任，并按要求整改。</w:t>
      </w:r>
    </w:p>
    <w:p w14:paraId="38219744"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3、本单位应当严格遵守相关保密制度，保管好个人数字证书，不得出借或使用他人证书登录信息系统平台。</w:t>
      </w:r>
    </w:p>
    <w:p w14:paraId="7BB4DE32" w14:textId="77777777" w:rsidR="003A0016" w:rsidRDefault="0008438E">
      <w:pPr>
        <w:pStyle w:val="a8e1d533"/>
        <w:ind w:firstLine="560"/>
        <w:rPr>
          <w:rFonts w:cs="Times New Roman"/>
          <w:lang w:eastAsia="zh-CN"/>
        </w:rPr>
      </w:pPr>
      <w:r>
        <w:rPr>
          <w:rFonts w:ascii="仿宋" w:eastAsia="仿宋" w:hAnsi="仿宋" w:cs="仿宋" w:hint="eastAsia"/>
          <w:sz w:val="28"/>
          <w:szCs w:val="28"/>
          <w:lang w:eastAsia="zh-CN"/>
        </w:rPr>
        <w:t>4、个人数字证书介质一旦丢失，应立即进行挂失，并按规定流程到证书发放机构申请新的证书和介质。</w:t>
      </w:r>
    </w:p>
    <w:p w14:paraId="64BD23D7" w14:textId="77777777" w:rsidR="003A0016" w:rsidRDefault="0008438E">
      <w:pPr>
        <w:pStyle w:val="c02a6f0f"/>
        <w:rPr>
          <w:lang w:eastAsia="zh-CN"/>
        </w:rPr>
      </w:pPr>
      <w:r>
        <w:rPr>
          <w:rFonts w:hint="eastAsia"/>
          <w:lang w:eastAsia="zh-CN"/>
        </w:rPr>
        <w:t>6</w:t>
      </w:r>
      <w:r>
        <w:rPr>
          <w:lang w:eastAsia="zh-CN"/>
        </w:rPr>
        <w:t xml:space="preserve">.1.5 </w:t>
      </w:r>
      <w:r>
        <w:rPr>
          <w:rFonts w:hint="eastAsia"/>
          <w:lang w:eastAsia="zh-CN"/>
        </w:rPr>
        <w:t>密码设备维护规定</w:t>
      </w:r>
    </w:p>
    <w:p w14:paraId="4714DCBA"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1、密码设备维护人员需经过培训，取得相关资质才能上岗，并需严格按照设备维护规范和使用说明开展维护工作。</w:t>
      </w:r>
    </w:p>
    <w:p w14:paraId="06649B73"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2、密码设备应当按照要求定期完成设备巡检、升级和维保工作，至少每半年集中检查一次，密码设备操作必须经过授权，且不得接入互联网访问。</w:t>
      </w:r>
    </w:p>
    <w:p w14:paraId="5CAC3004"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3、建立密码设备故障和应急保障机制，定期开展应急演练，确保设备发生故障时能及时上报、恢复。事件处理完成后及时向同级密码负责人报告事件发生情况和处理办法。</w:t>
      </w:r>
    </w:p>
    <w:p w14:paraId="54BAEDDB" w14:textId="77777777" w:rsidR="003A0016" w:rsidRDefault="0008438E">
      <w:pPr>
        <w:pStyle w:val="a8e1d533"/>
        <w:ind w:firstLine="560"/>
        <w:rPr>
          <w:rFonts w:cs="Times New Roman"/>
          <w:lang w:eastAsia="zh-CN"/>
        </w:rPr>
      </w:pPr>
      <w:r>
        <w:rPr>
          <w:rFonts w:ascii="仿宋" w:eastAsia="仿宋" w:hAnsi="仿宋" w:cs="仿宋" w:hint="eastAsia"/>
          <w:sz w:val="28"/>
          <w:szCs w:val="28"/>
          <w:lang w:eastAsia="zh-CN"/>
        </w:rPr>
        <w:t>4、加强密码设备的日常监控，评估系统安全风险，及时进行扩容和升级。</w:t>
      </w:r>
    </w:p>
    <w:p w14:paraId="2243D3AF" w14:textId="77777777" w:rsidR="003A0016" w:rsidRDefault="0008438E">
      <w:pPr>
        <w:pStyle w:val="46a8b35a"/>
        <w:rPr>
          <w:lang w:eastAsia="zh-CN"/>
        </w:rPr>
      </w:pPr>
      <w:bookmarkStart w:id="3" w:name="_Toc167377467"/>
      <w:r>
        <w:rPr>
          <w:rFonts w:hint="eastAsia"/>
          <w:lang w:eastAsia="zh-CN"/>
        </w:rPr>
        <w:lastRenderedPageBreak/>
        <w:t>6</w:t>
      </w:r>
      <w:r>
        <w:rPr>
          <w:lang w:eastAsia="zh-CN"/>
        </w:rPr>
        <w:t xml:space="preserve">.2 </w:t>
      </w:r>
      <w:r>
        <w:rPr>
          <w:rFonts w:hint="eastAsia"/>
          <w:lang w:eastAsia="zh-CN"/>
        </w:rPr>
        <w:t>人员管理</w:t>
      </w:r>
      <w:bookmarkEnd w:id="3"/>
    </w:p>
    <w:p w14:paraId="1F1CB459" w14:textId="77777777" w:rsidR="003A0016" w:rsidRDefault="0008438E">
      <w:pPr>
        <w:pStyle w:val="a8e1d533"/>
        <w:ind w:firstLine="560"/>
        <w:rPr>
          <w:rFonts w:cs="Times New Roman"/>
          <w:lang w:eastAsia="zh-CN"/>
        </w:rPr>
      </w:pPr>
      <w:r>
        <w:rPr>
          <w:rFonts w:ascii="仿宋" w:eastAsia="仿宋" w:hAnsi="仿宋" w:cs="仿宋" w:hint="eastAsia"/>
          <w:sz w:val="28"/>
          <w:szCs w:val="28"/>
          <w:lang w:eastAsia="zh-CN"/>
        </w:rPr>
        <w:t>依据本单位《商用密码安全管理制度》设立本管理制度，主要用于对人员的相关合</w:t>
      </w:r>
      <w:proofErr w:type="gramStart"/>
      <w:r>
        <w:rPr>
          <w:rFonts w:ascii="仿宋" w:eastAsia="仿宋" w:hAnsi="仿宋" w:cs="仿宋" w:hint="eastAsia"/>
          <w:sz w:val="28"/>
          <w:szCs w:val="28"/>
          <w:lang w:eastAsia="zh-CN"/>
        </w:rPr>
        <w:t>规</w:t>
      </w:r>
      <w:proofErr w:type="gramEnd"/>
      <w:r>
        <w:rPr>
          <w:rFonts w:ascii="仿宋" w:eastAsia="仿宋" w:hAnsi="仿宋" w:cs="仿宋" w:hint="eastAsia"/>
          <w:sz w:val="28"/>
          <w:szCs w:val="28"/>
          <w:lang w:eastAsia="zh-CN"/>
        </w:rPr>
        <w:t>性要求、培训、奖惩制度的说明和建立。</w:t>
      </w:r>
    </w:p>
    <w:p w14:paraId="2B3F70A8" w14:textId="77777777" w:rsidR="003A0016" w:rsidRDefault="0008438E">
      <w:pPr>
        <w:pStyle w:val="c02a6f0f"/>
        <w:rPr>
          <w:lang w:eastAsia="zh-CN"/>
        </w:rPr>
      </w:pPr>
      <w:r>
        <w:rPr>
          <w:rFonts w:hint="eastAsia"/>
          <w:lang w:eastAsia="zh-CN"/>
        </w:rPr>
        <w:t>6</w:t>
      </w:r>
      <w:r>
        <w:rPr>
          <w:lang w:eastAsia="zh-CN"/>
        </w:rPr>
        <w:t xml:space="preserve">.2.1 </w:t>
      </w:r>
      <w:r>
        <w:rPr>
          <w:rFonts w:hint="eastAsia"/>
          <w:lang w:eastAsia="zh-CN"/>
        </w:rPr>
        <w:t>总章</w:t>
      </w:r>
    </w:p>
    <w:p w14:paraId="3BD1AAF5"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密码人员应了解并遵守密码相关法律法规。</w:t>
      </w:r>
    </w:p>
    <w:p w14:paraId="75984F3E" w14:textId="77777777" w:rsidR="003A0016" w:rsidRDefault="0008438E">
      <w:pPr>
        <w:pStyle w:val="a8e1d533"/>
        <w:ind w:firstLine="560"/>
        <w:rPr>
          <w:rFonts w:cs="Times New Roman"/>
          <w:lang w:eastAsia="zh-CN"/>
        </w:rPr>
      </w:pPr>
      <w:r>
        <w:rPr>
          <w:rFonts w:ascii="仿宋" w:eastAsia="仿宋" w:hAnsi="仿宋" w:cs="仿宋" w:hint="eastAsia"/>
          <w:sz w:val="28"/>
          <w:szCs w:val="28"/>
          <w:lang w:eastAsia="zh-CN"/>
        </w:rPr>
        <w:t>在岗密码人员应能够正确、合理使用密码产品。</w:t>
      </w:r>
    </w:p>
    <w:p w14:paraId="6F250058" w14:textId="77777777" w:rsidR="003A0016" w:rsidRDefault="0008438E">
      <w:pPr>
        <w:pStyle w:val="c02a6f0f"/>
        <w:rPr>
          <w:lang w:eastAsia="zh-CN"/>
        </w:rPr>
      </w:pPr>
      <w:r>
        <w:rPr>
          <w:rFonts w:hint="eastAsia"/>
          <w:lang w:eastAsia="zh-CN"/>
        </w:rPr>
        <w:t>6</w:t>
      </w:r>
      <w:r>
        <w:rPr>
          <w:lang w:eastAsia="zh-CN"/>
        </w:rPr>
        <w:t xml:space="preserve">.2.2 </w:t>
      </w:r>
      <w:r>
        <w:rPr>
          <w:rFonts w:hint="eastAsia"/>
          <w:lang w:eastAsia="zh-CN"/>
        </w:rPr>
        <w:t>第一章</w:t>
      </w:r>
      <w:r>
        <w:rPr>
          <w:rFonts w:hint="eastAsia"/>
          <w:lang w:eastAsia="zh-CN"/>
        </w:rPr>
        <w:t xml:space="preserve"> </w:t>
      </w:r>
      <w:r>
        <w:rPr>
          <w:rFonts w:hint="eastAsia"/>
          <w:lang w:eastAsia="zh-CN"/>
        </w:rPr>
        <w:t>密码人员岗位与职责</w:t>
      </w:r>
    </w:p>
    <w:p w14:paraId="798B35DD"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1、结合系统分析、风险分析和安全需求分析的结果，明确密码安全管理人员。</w:t>
      </w:r>
    </w:p>
    <w:p w14:paraId="6C9E4FE6"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2、结合系统建设具体现状明确本管理机构内密码管理人员组成与职能，明确管理责任，做到责任到部门、责任到人。</w:t>
      </w:r>
    </w:p>
    <w:p w14:paraId="106C2B0F" w14:textId="77777777" w:rsidR="003A0016" w:rsidRDefault="0008438E">
      <w:pPr>
        <w:pStyle w:val="a8e1d533"/>
        <w:ind w:firstLine="560"/>
        <w:rPr>
          <w:rFonts w:cs="Times New Roman"/>
          <w:lang w:eastAsia="zh-CN"/>
        </w:rPr>
      </w:pPr>
      <w:r>
        <w:rPr>
          <w:rFonts w:ascii="仿宋" w:eastAsia="仿宋" w:hAnsi="仿宋" w:cs="仿宋" w:hint="eastAsia"/>
          <w:sz w:val="28"/>
          <w:szCs w:val="28"/>
          <w:lang w:eastAsia="zh-CN"/>
        </w:rPr>
        <w:t>3、根据密码管理政策、数据安全保密政策，结合本组织实际情况，设立密钥管理员、密码安全审计员、密码操作员等关键安全岗位，并制定规范边界任务。</w:t>
      </w:r>
    </w:p>
    <w:p w14:paraId="20BCA5B5" w14:textId="77777777" w:rsidR="003A0016" w:rsidRDefault="0008438E">
      <w:pPr>
        <w:pStyle w:val="29ff0f12"/>
        <w:numPr>
          <w:ilvl w:val="0"/>
          <w:numId w:val="119"/>
        </w:numPr>
      </w:pPr>
      <w:proofErr w:type="spellStart"/>
      <w:r>
        <w:rPr>
          <w:rFonts w:hint="eastAsia"/>
        </w:rPr>
        <w:t>密码系统管理员职责</w:t>
      </w:r>
      <w:proofErr w:type="spellEnd"/>
    </w:p>
    <w:p w14:paraId="002DE0A2" w14:textId="77777777" w:rsidR="003A0016" w:rsidRDefault="0008438E">
      <w:pPr>
        <w:pStyle w:val="a8e1d533"/>
        <w:ind w:firstLine="560"/>
        <w:rPr>
          <w:rFonts w:cs="Times New Roman"/>
          <w:lang w:eastAsia="zh-CN"/>
        </w:rPr>
      </w:pPr>
      <w:r>
        <w:rPr>
          <w:rFonts w:ascii="仿宋" w:eastAsia="仿宋" w:hAnsi="仿宋" w:cs="仿宋" w:hint="eastAsia"/>
          <w:sz w:val="28"/>
          <w:szCs w:val="28"/>
          <w:lang w:eastAsia="zh-CN"/>
        </w:rPr>
        <w:t>制定严格的规章制度并认真执行。建立完善的变更管理审核和批准制度，对任何可能影响系统正常运行的密码软硬件变更，包括更改设置、软硬件升级等，应及时登记报备。</w:t>
      </w:r>
    </w:p>
    <w:p w14:paraId="7B0F4C16" w14:textId="77777777" w:rsidR="003A0016" w:rsidRDefault="0008438E">
      <w:pPr>
        <w:pStyle w:val="29ff0f12"/>
        <w:numPr>
          <w:ilvl w:val="0"/>
          <w:numId w:val="119"/>
        </w:numPr>
      </w:pPr>
      <w:proofErr w:type="spellStart"/>
      <w:r>
        <w:rPr>
          <w:rFonts w:hint="eastAsia"/>
        </w:rPr>
        <w:lastRenderedPageBreak/>
        <w:t>密钥管理员职责</w:t>
      </w:r>
      <w:proofErr w:type="spellEnd"/>
    </w:p>
    <w:p w14:paraId="14E6F2C4" w14:textId="77777777" w:rsidR="003A0016" w:rsidRDefault="0008438E">
      <w:pPr>
        <w:pStyle w:val="a8e1d533"/>
        <w:ind w:firstLine="560"/>
        <w:rPr>
          <w:rFonts w:cs="Times New Roman"/>
        </w:rPr>
      </w:pPr>
      <w:r>
        <w:rPr>
          <w:rFonts w:ascii="仿宋" w:eastAsia="仿宋" w:hAnsi="仿宋" w:cs="仿宋" w:hint="eastAsia"/>
          <w:sz w:val="28"/>
          <w:szCs w:val="28"/>
          <w:lang w:eastAsia="zh-CN"/>
        </w:rPr>
        <w:t>负责对应用系统密钥的保管、监督、变更、撤销等具体操作，包括对密钥的生成、存储、分发、导入导出、使用、备份恢复、归档、销毁等全生命周期的管理。</w:t>
      </w:r>
      <w:proofErr w:type="spellStart"/>
      <w:r>
        <w:rPr>
          <w:rFonts w:ascii="仿宋" w:eastAsia="仿宋" w:hAnsi="仿宋" w:cs="仿宋" w:hint="eastAsia"/>
          <w:sz w:val="28"/>
          <w:szCs w:val="28"/>
        </w:rPr>
        <w:t>协助完成定期或不定期的专项辅导检查工作</w:t>
      </w:r>
      <w:proofErr w:type="spellEnd"/>
      <w:r>
        <w:rPr>
          <w:rFonts w:ascii="仿宋" w:eastAsia="仿宋" w:hAnsi="仿宋" w:cs="仿宋" w:hint="eastAsia"/>
          <w:sz w:val="28"/>
          <w:szCs w:val="28"/>
        </w:rPr>
        <w:t>。</w:t>
      </w:r>
    </w:p>
    <w:p w14:paraId="7AFBF3FC" w14:textId="77777777" w:rsidR="003A0016" w:rsidRDefault="0008438E">
      <w:pPr>
        <w:pStyle w:val="29ff0f12"/>
        <w:numPr>
          <w:ilvl w:val="0"/>
          <w:numId w:val="119"/>
        </w:numPr>
      </w:pPr>
      <w:proofErr w:type="spellStart"/>
      <w:r>
        <w:rPr>
          <w:rFonts w:hint="eastAsia"/>
        </w:rPr>
        <w:t>密码安全审计员职责</w:t>
      </w:r>
      <w:proofErr w:type="spellEnd"/>
    </w:p>
    <w:p w14:paraId="2ECBFFE3" w14:textId="77777777" w:rsidR="003A0016" w:rsidRDefault="0008438E">
      <w:pPr>
        <w:pStyle w:val="a8e1d533"/>
        <w:ind w:firstLine="560"/>
        <w:rPr>
          <w:rFonts w:cs="Times New Roman"/>
        </w:rPr>
      </w:pPr>
      <w:r>
        <w:rPr>
          <w:rFonts w:ascii="仿宋" w:eastAsia="仿宋" w:hAnsi="仿宋" w:cs="仿宋" w:hint="eastAsia"/>
          <w:sz w:val="28"/>
          <w:szCs w:val="28"/>
          <w:lang w:eastAsia="zh-CN"/>
        </w:rPr>
        <w:t>密码安全审计员负责监督审计本单位密码安全管理的各项工作，及时制止不正确操作，杜绝违规操作或越权操作行为。严格监督本单位密码相关重要岗位的工作状况，对不适合密码管理与维护工作或发现有不良行为的人员，提出调整建议。</w:t>
      </w:r>
      <w:proofErr w:type="spellStart"/>
      <w:r>
        <w:rPr>
          <w:rFonts w:ascii="仿宋" w:eastAsia="仿宋" w:hAnsi="仿宋" w:cs="仿宋" w:hint="eastAsia"/>
          <w:sz w:val="28"/>
          <w:szCs w:val="28"/>
        </w:rPr>
        <w:t>协助完成定期或不定期的专项辅导检查工作</w:t>
      </w:r>
      <w:proofErr w:type="spellEnd"/>
      <w:r>
        <w:rPr>
          <w:rFonts w:ascii="仿宋" w:eastAsia="仿宋" w:hAnsi="仿宋" w:cs="仿宋" w:hint="eastAsia"/>
          <w:sz w:val="28"/>
          <w:szCs w:val="28"/>
        </w:rPr>
        <w:t>。</w:t>
      </w:r>
    </w:p>
    <w:p w14:paraId="63246C52" w14:textId="77777777" w:rsidR="003A0016" w:rsidRDefault="0008438E">
      <w:pPr>
        <w:pStyle w:val="29ff0f12"/>
        <w:numPr>
          <w:ilvl w:val="0"/>
          <w:numId w:val="119"/>
        </w:numPr>
      </w:pPr>
      <w:proofErr w:type="spellStart"/>
      <w:r>
        <w:rPr>
          <w:rFonts w:hint="eastAsia"/>
        </w:rPr>
        <w:t>密码操作员职责</w:t>
      </w:r>
      <w:proofErr w:type="spellEnd"/>
    </w:p>
    <w:p w14:paraId="075C8339" w14:textId="77777777" w:rsidR="003A0016" w:rsidRDefault="0008438E">
      <w:pPr>
        <w:pStyle w:val="a8e1d533"/>
        <w:ind w:firstLine="560"/>
        <w:rPr>
          <w:rFonts w:cs="Times New Roman"/>
          <w:lang w:eastAsia="zh-CN"/>
        </w:rPr>
      </w:pPr>
      <w:r>
        <w:rPr>
          <w:rFonts w:ascii="仿宋" w:eastAsia="仿宋" w:hAnsi="仿宋" w:cs="仿宋" w:hint="eastAsia"/>
          <w:sz w:val="28"/>
          <w:szCs w:val="28"/>
          <w:lang w:eastAsia="zh-CN"/>
        </w:rPr>
        <w:t>认真执行密码安全相关制度；管理用户账户的密码，包括密码重置、设置和解锁；遵循密码策略，确保用户密码的复杂性和安全性；记录密码变更和重置的审计日志。协助完成定期或不定期的专项辅导检查工作。</w:t>
      </w:r>
    </w:p>
    <w:p w14:paraId="0322D7BC" w14:textId="77777777" w:rsidR="003A0016" w:rsidRDefault="0008438E">
      <w:pPr>
        <w:pStyle w:val="c02a6f0f"/>
        <w:rPr>
          <w:lang w:eastAsia="zh-CN"/>
        </w:rPr>
      </w:pPr>
      <w:r>
        <w:rPr>
          <w:rFonts w:hint="eastAsia"/>
          <w:lang w:eastAsia="zh-CN"/>
        </w:rPr>
        <w:t>6</w:t>
      </w:r>
      <w:r>
        <w:rPr>
          <w:lang w:eastAsia="zh-CN"/>
        </w:rPr>
        <w:t xml:space="preserve">.2.3 </w:t>
      </w:r>
      <w:r>
        <w:rPr>
          <w:rFonts w:hint="eastAsia"/>
          <w:lang w:eastAsia="zh-CN"/>
        </w:rPr>
        <w:t>第二章</w:t>
      </w:r>
      <w:r>
        <w:rPr>
          <w:rFonts w:hint="eastAsia"/>
          <w:lang w:eastAsia="zh-CN"/>
        </w:rPr>
        <w:t xml:space="preserve"> </w:t>
      </w:r>
      <w:r>
        <w:rPr>
          <w:rFonts w:hint="eastAsia"/>
          <w:lang w:eastAsia="zh-CN"/>
        </w:rPr>
        <w:t>密码人员培训规范</w:t>
      </w:r>
    </w:p>
    <w:p w14:paraId="6ABAF959"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1、制定密码人员学习管理制度。制定密码人员学习、培训档案管理、培训考核等相关制度要求。</w:t>
      </w:r>
    </w:p>
    <w:p w14:paraId="21FCB210"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lastRenderedPageBreak/>
        <w:t>2、培训参加。定期参与省密码管理局开展的密码培训会议，使密码人员了解密码相关的法律和法规，掌握密码基本原理，并遵照执行。建立本单位内密码培训工作档案，记录包括培训范围、培训方式、培训内容、培训人数、培训时间和其他情况。</w:t>
      </w:r>
    </w:p>
    <w:p w14:paraId="7647DB6A"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3、人员档案管理。建立针对密码管理人员建立员工培训档案，接收培训的具体情况和培训结果应详细记录备案，包括培训时间、培训地点、培训内容、培训目的以及培训效果。</w:t>
      </w:r>
    </w:p>
    <w:p w14:paraId="3DB955EA"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4、培训档案管理。应对培训过程进行记录保存，培训资料应以纸质、电子文档、录音、录像等形式记录保存，并通过口令或专用加密软件加密保存至专用存储设备（如U盘、移动硬盘、NAS服务器等，纸质应单独文件柜）统一管理，培训档案留存时间应保存五年，五年后可销毁。</w:t>
      </w:r>
    </w:p>
    <w:p w14:paraId="0A21B4C6" w14:textId="77777777" w:rsidR="003A0016" w:rsidRDefault="0008438E">
      <w:pPr>
        <w:pStyle w:val="a8e1d533"/>
        <w:ind w:firstLine="560"/>
        <w:rPr>
          <w:rFonts w:cs="Times New Roman"/>
          <w:lang w:eastAsia="zh-CN"/>
        </w:rPr>
      </w:pPr>
      <w:r>
        <w:rPr>
          <w:rFonts w:ascii="仿宋" w:eastAsia="仿宋" w:hAnsi="仿宋" w:cs="仿宋" w:hint="eastAsia"/>
          <w:sz w:val="28"/>
          <w:szCs w:val="28"/>
          <w:lang w:eastAsia="zh-CN"/>
        </w:rPr>
        <w:t>5、日常工作应用。针对密码人员的日常工作进行评估，针对培训填写“课程评估调查表”对省密码管理局是否具备工作改善计划或方案。</w:t>
      </w:r>
    </w:p>
    <w:p w14:paraId="4A20BD56" w14:textId="77777777" w:rsidR="003A0016" w:rsidRDefault="0008438E">
      <w:pPr>
        <w:pStyle w:val="c02a6f0f"/>
        <w:rPr>
          <w:lang w:eastAsia="zh-CN"/>
        </w:rPr>
      </w:pPr>
      <w:r>
        <w:rPr>
          <w:rFonts w:hint="eastAsia"/>
          <w:lang w:eastAsia="zh-CN"/>
        </w:rPr>
        <w:t>6</w:t>
      </w:r>
      <w:r>
        <w:rPr>
          <w:lang w:eastAsia="zh-CN"/>
        </w:rPr>
        <w:t xml:space="preserve">.2.4 </w:t>
      </w:r>
      <w:r>
        <w:rPr>
          <w:rFonts w:hint="eastAsia"/>
          <w:lang w:eastAsia="zh-CN"/>
        </w:rPr>
        <w:t>第三章</w:t>
      </w:r>
      <w:r>
        <w:rPr>
          <w:rFonts w:hint="eastAsia"/>
          <w:lang w:eastAsia="zh-CN"/>
        </w:rPr>
        <w:t xml:space="preserve"> </w:t>
      </w:r>
      <w:r>
        <w:rPr>
          <w:rFonts w:hint="eastAsia"/>
          <w:lang w:eastAsia="zh-CN"/>
        </w:rPr>
        <w:t>密码人员考核与奖惩</w:t>
      </w:r>
    </w:p>
    <w:p w14:paraId="650C68ED"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1、依托本单位人员绩效考核管理制度，制定密码人员考核管理办法。</w:t>
      </w:r>
    </w:p>
    <w:p w14:paraId="28224063"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2、针对测评机构、市密码管理局、省密码管理局、国家密码管理局的定期检查、抽查效果作为基本考核单元。对重大隐患、系统测评问题应及时上报处理、备案。</w:t>
      </w:r>
    </w:p>
    <w:p w14:paraId="450CEC35"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lastRenderedPageBreak/>
        <w:t>3、定期针对业务系统开展密码使用情况年度自查，并纳入责任单位相关人员考核。</w:t>
      </w:r>
    </w:p>
    <w:p w14:paraId="1BCE89B8"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4、在当年密码应用考核中被处理的，原则上取消当年评优评先资格。</w:t>
      </w:r>
    </w:p>
    <w:p w14:paraId="5D8610DD" w14:textId="77777777" w:rsidR="003A0016" w:rsidRDefault="0008438E">
      <w:pPr>
        <w:pStyle w:val="a8e1d533"/>
        <w:ind w:firstLine="560"/>
        <w:rPr>
          <w:rFonts w:cs="Times New Roman"/>
          <w:lang w:eastAsia="zh-CN"/>
        </w:rPr>
      </w:pPr>
      <w:r>
        <w:rPr>
          <w:rFonts w:ascii="仿宋" w:eastAsia="仿宋" w:hAnsi="仿宋" w:cs="仿宋" w:hint="eastAsia"/>
          <w:sz w:val="28"/>
          <w:szCs w:val="28"/>
          <w:lang w:eastAsia="zh-CN"/>
        </w:rPr>
        <w:t>5、在当年密码应用考核中表现突出的，依托本单位人员绩效考核管理制度酌情予以表彰、评优评先。</w:t>
      </w:r>
    </w:p>
    <w:p w14:paraId="7B41D0E3" w14:textId="77777777" w:rsidR="003A0016" w:rsidRDefault="0008438E">
      <w:pPr>
        <w:pStyle w:val="46a8b35a"/>
        <w:rPr>
          <w:lang w:eastAsia="zh-CN"/>
        </w:rPr>
      </w:pPr>
      <w:bookmarkStart w:id="4" w:name="_Toc167377468"/>
      <w:r>
        <w:rPr>
          <w:rFonts w:hint="eastAsia"/>
          <w:lang w:eastAsia="zh-CN"/>
        </w:rPr>
        <w:t>6</w:t>
      </w:r>
      <w:r>
        <w:rPr>
          <w:lang w:eastAsia="zh-CN"/>
        </w:rPr>
        <w:t xml:space="preserve">.3 </w:t>
      </w:r>
      <w:r>
        <w:rPr>
          <w:rFonts w:hint="eastAsia"/>
          <w:lang w:eastAsia="zh-CN"/>
        </w:rPr>
        <w:t>密钥管理</w:t>
      </w:r>
      <w:bookmarkEnd w:id="4"/>
    </w:p>
    <w:p w14:paraId="26F7962B" w14:textId="77777777" w:rsidR="003A0016" w:rsidRDefault="0008438E">
      <w:pPr>
        <w:pStyle w:val="a8e1d533"/>
        <w:ind w:firstLine="560"/>
        <w:rPr>
          <w:rFonts w:cs="Times New Roman"/>
          <w:lang w:eastAsia="zh-CN"/>
        </w:rPr>
      </w:pPr>
      <w:r>
        <w:rPr>
          <w:rFonts w:ascii="仿宋" w:eastAsia="仿宋" w:hAnsi="仿宋" w:cs="仿宋" w:hint="eastAsia"/>
          <w:sz w:val="28"/>
          <w:szCs w:val="28"/>
          <w:lang w:eastAsia="zh-CN"/>
        </w:rPr>
        <w:t>本单位依据《商用密码安全管理制度》设定对密钥管理的相关管理制度。管理内容包括对密钥的生成、存储、分发、导入、导出、使用、备份、恢复、归档、销毁等环节进行管理和策略制定的全过程。</w:t>
      </w:r>
    </w:p>
    <w:p w14:paraId="0348B349" w14:textId="77777777" w:rsidR="003A0016" w:rsidRDefault="0008438E">
      <w:pPr>
        <w:pStyle w:val="c02a6f0f"/>
        <w:rPr>
          <w:lang w:eastAsia="zh-CN"/>
        </w:rPr>
      </w:pPr>
      <w:r>
        <w:rPr>
          <w:lang w:eastAsia="zh-CN"/>
        </w:rPr>
        <w:t>6</w:t>
      </w:r>
      <w:r>
        <w:rPr>
          <w:rFonts w:hint="eastAsia"/>
          <w:lang w:eastAsia="zh-CN"/>
        </w:rPr>
        <w:t>.3.1</w:t>
      </w:r>
      <w:r>
        <w:rPr>
          <w:lang w:eastAsia="zh-CN"/>
        </w:rPr>
        <w:t xml:space="preserve"> </w:t>
      </w:r>
      <w:r>
        <w:rPr>
          <w:rFonts w:hint="eastAsia"/>
          <w:lang w:eastAsia="zh-CN"/>
        </w:rPr>
        <w:t>密钥生成</w:t>
      </w:r>
    </w:p>
    <w:p w14:paraId="1712ABD3" w14:textId="77777777" w:rsidR="003A0016" w:rsidRDefault="0008438E">
      <w:pPr>
        <w:pStyle w:val="a8e1d533"/>
        <w:ind w:firstLine="560"/>
        <w:rPr>
          <w:rFonts w:cs="Times New Roman"/>
          <w:lang w:eastAsia="zh-CN"/>
        </w:rPr>
      </w:pPr>
      <w:r>
        <w:rPr>
          <w:rFonts w:ascii="仿宋" w:eastAsia="仿宋" w:hAnsi="仿宋" w:cs="仿宋" w:hint="eastAsia"/>
          <w:sz w:val="28"/>
          <w:szCs w:val="28"/>
          <w:lang w:eastAsia="zh-CN"/>
        </w:rPr>
        <w:t>本单位所使用的密钥生成使用的随机数均符合GM/T 0005要求，密钥均在符合GM/T 0028的密码模块中产生；密钥均在密码模块内部产生，不会以明文方式出现在密码模块之外；密码模块均具备检查和剔除弱密钥的能力。</w:t>
      </w:r>
    </w:p>
    <w:p w14:paraId="425668E3" w14:textId="77777777" w:rsidR="003A0016" w:rsidRDefault="0008438E">
      <w:pPr>
        <w:pStyle w:val="c02a6f0f"/>
        <w:rPr>
          <w:lang w:eastAsia="zh-CN"/>
        </w:rPr>
      </w:pPr>
      <w:r>
        <w:rPr>
          <w:lang w:eastAsia="zh-CN"/>
        </w:rPr>
        <w:t>6</w:t>
      </w:r>
      <w:r>
        <w:rPr>
          <w:rFonts w:hint="eastAsia"/>
          <w:lang w:eastAsia="zh-CN"/>
        </w:rPr>
        <w:t>.3.</w:t>
      </w:r>
      <w:r>
        <w:rPr>
          <w:lang w:eastAsia="zh-CN"/>
        </w:rPr>
        <w:t xml:space="preserve">2 </w:t>
      </w:r>
      <w:r>
        <w:rPr>
          <w:rFonts w:hint="eastAsia"/>
          <w:lang w:eastAsia="zh-CN"/>
        </w:rPr>
        <w:t>密钥存储</w:t>
      </w:r>
    </w:p>
    <w:p w14:paraId="0802B5E5" w14:textId="77777777" w:rsidR="003A0016" w:rsidRDefault="0008438E">
      <w:pPr>
        <w:pStyle w:val="a8e1d533"/>
        <w:ind w:firstLine="560"/>
        <w:rPr>
          <w:rFonts w:cs="Times New Roman"/>
          <w:lang w:eastAsia="zh-CN"/>
        </w:rPr>
      </w:pPr>
      <w:r>
        <w:rPr>
          <w:rFonts w:ascii="仿宋" w:eastAsia="仿宋" w:hAnsi="仿宋" w:cs="仿宋" w:hint="eastAsia"/>
          <w:sz w:val="28"/>
          <w:szCs w:val="28"/>
          <w:lang w:eastAsia="zh-CN"/>
        </w:rPr>
        <w:t>本单位所使用的密钥均采用加密存储，并采取严格的安全防护措施，防止密钥被非法获取；密钥加密密钥均存储在符合GM/T 0028的二级及以上密码模块中。</w:t>
      </w:r>
    </w:p>
    <w:p w14:paraId="6B08B51B" w14:textId="77777777" w:rsidR="003A0016" w:rsidRDefault="0008438E">
      <w:pPr>
        <w:pStyle w:val="c02a6f0f"/>
        <w:rPr>
          <w:lang w:eastAsia="zh-CN"/>
        </w:rPr>
      </w:pPr>
      <w:r>
        <w:rPr>
          <w:lang w:eastAsia="zh-CN"/>
        </w:rPr>
        <w:lastRenderedPageBreak/>
        <w:t>6</w:t>
      </w:r>
      <w:r>
        <w:rPr>
          <w:rFonts w:hint="eastAsia"/>
          <w:lang w:eastAsia="zh-CN"/>
        </w:rPr>
        <w:t>.3.</w:t>
      </w:r>
      <w:r>
        <w:rPr>
          <w:lang w:eastAsia="zh-CN"/>
        </w:rPr>
        <w:t xml:space="preserve">3 </w:t>
      </w:r>
      <w:r>
        <w:rPr>
          <w:rFonts w:hint="eastAsia"/>
          <w:lang w:eastAsia="zh-CN"/>
        </w:rPr>
        <w:t>密钥分发</w:t>
      </w:r>
    </w:p>
    <w:p w14:paraId="4818BF60"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本单位在密钥分发时均采取身份鉴别、数据完整性、数据机密性等安全措施，均能够抗截取、假冒、篡改、重放等攻击，保证密钥的安全性。</w:t>
      </w:r>
    </w:p>
    <w:p w14:paraId="7872955F" w14:textId="77777777" w:rsidR="003A0016" w:rsidRDefault="0008438E">
      <w:pPr>
        <w:pStyle w:val="c02a6f0f"/>
        <w:rPr>
          <w:lang w:eastAsia="zh-CN"/>
        </w:rPr>
      </w:pPr>
      <w:r>
        <w:rPr>
          <w:lang w:eastAsia="zh-CN"/>
        </w:rPr>
        <w:t>6</w:t>
      </w:r>
      <w:r>
        <w:rPr>
          <w:rFonts w:hint="eastAsia"/>
          <w:lang w:eastAsia="zh-CN"/>
        </w:rPr>
        <w:t>.3.</w:t>
      </w:r>
      <w:r>
        <w:rPr>
          <w:lang w:eastAsia="zh-CN"/>
        </w:rPr>
        <w:t xml:space="preserve">4 </w:t>
      </w:r>
      <w:r>
        <w:rPr>
          <w:rFonts w:hint="eastAsia"/>
          <w:lang w:eastAsia="zh-CN"/>
        </w:rPr>
        <w:t>密钥导入与导出</w:t>
      </w:r>
    </w:p>
    <w:p w14:paraId="5ED952FF"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本单位已采取安全措施，防止密钥导入导出时被非法获取或篡改，并保证密钥的正确性。</w:t>
      </w:r>
    </w:p>
    <w:p w14:paraId="5251F9A5" w14:textId="77777777" w:rsidR="003A0016" w:rsidRDefault="0008438E">
      <w:pPr>
        <w:pStyle w:val="c02a6f0f"/>
        <w:rPr>
          <w:lang w:eastAsia="zh-CN"/>
        </w:rPr>
      </w:pPr>
      <w:r>
        <w:rPr>
          <w:lang w:eastAsia="zh-CN"/>
        </w:rPr>
        <w:t>6</w:t>
      </w:r>
      <w:r>
        <w:rPr>
          <w:rFonts w:hint="eastAsia"/>
          <w:lang w:eastAsia="zh-CN"/>
        </w:rPr>
        <w:t>.3.</w:t>
      </w:r>
      <w:r>
        <w:rPr>
          <w:lang w:eastAsia="zh-CN"/>
        </w:rPr>
        <w:t xml:space="preserve">5 </w:t>
      </w:r>
      <w:r>
        <w:rPr>
          <w:rFonts w:hint="eastAsia"/>
          <w:lang w:eastAsia="zh-CN"/>
        </w:rPr>
        <w:t>密钥使用</w:t>
      </w:r>
    </w:p>
    <w:p w14:paraId="2DE31632"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本单位在密钥使用时已明确用途，并按用途正确使用；对于公</w:t>
      </w:r>
      <w:proofErr w:type="gramStart"/>
      <w:r>
        <w:rPr>
          <w:rFonts w:ascii="仿宋" w:eastAsia="仿宋" w:hAnsi="仿宋" w:cs="仿宋" w:hint="eastAsia"/>
          <w:sz w:val="28"/>
          <w:szCs w:val="28"/>
          <w:lang w:eastAsia="zh-CN"/>
        </w:rPr>
        <w:t>钥</w:t>
      </w:r>
      <w:proofErr w:type="gramEnd"/>
      <w:r>
        <w:rPr>
          <w:rFonts w:ascii="仿宋" w:eastAsia="仿宋" w:hAnsi="仿宋" w:cs="仿宋" w:hint="eastAsia"/>
          <w:sz w:val="28"/>
          <w:szCs w:val="28"/>
          <w:lang w:eastAsia="zh-CN"/>
        </w:rPr>
        <w:t>密码体制，在使用公</w:t>
      </w:r>
      <w:proofErr w:type="gramStart"/>
      <w:r>
        <w:rPr>
          <w:rFonts w:ascii="仿宋" w:eastAsia="仿宋" w:hAnsi="仿宋" w:cs="仿宋" w:hint="eastAsia"/>
          <w:sz w:val="28"/>
          <w:szCs w:val="28"/>
          <w:lang w:eastAsia="zh-CN"/>
        </w:rPr>
        <w:t>钥</w:t>
      </w:r>
      <w:proofErr w:type="gramEnd"/>
      <w:r>
        <w:rPr>
          <w:rFonts w:ascii="仿宋" w:eastAsia="仿宋" w:hAnsi="仿宋" w:cs="仿宋" w:hint="eastAsia"/>
          <w:sz w:val="28"/>
          <w:szCs w:val="28"/>
          <w:lang w:eastAsia="zh-CN"/>
        </w:rPr>
        <w:t>之前均对其进行验证；均有安全措施防止密钥的泄露和替换；密钥泄露时，立即停止使用，并启动相应的应急处理和响应措施。密钥使用时均按照密钥更换周期要求更换密钥；已采取有效的安全措施，保证密钥更换时的安全性。</w:t>
      </w:r>
    </w:p>
    <w:p w14:paraId="7BD73B2D" w14:textId="77777777" w:rsidR="003A0016" w:rsidRDefault="0008438E">
      <w:pPr>
        <w:pStyle w:val="c02a6f0f"/>
        <w:rPr>
          <w:lang w:eastAsia="zh-CN"/>
        </w:rPr>
      </w:pPr>
      <w:r>
        <w:rPr>
          <w:lang w:eastAsia="zh-CN"/>
        </w:rPr>
        <w:t>6</w:t>
      </w:r>
      <w:r>
        <w:rPr>
          <w:rFonts w:hint="eastAsia"/>
          <w:lang w:eastAsia="zh-CN"/>
        </w:rPr>
        <w:t>.3.</w:t>
      </w:r>
      <w:r>
        <w:rPr>
          <w:lang w:eastAsia="zh-CN"/>
        </w:rPr>
        <w:t xml:space="preserve">6 </w:t>
      </w:r>
      <w:r>
        <w:rPr>
          <w:rFonts w:hint="eastAsia"/>
          <w:lang w:eastAsia="zh-CN"/>
        </w:rPr>
        <w:t>密钥备份与恢复</w:t>
      </w:r>
    </w:p>
    <w:p w14:paraId="0B062456"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本单位已制定明确的密钥备份策略，采用安全可靠的密钥备份恢复机制，对密钥进行备份或恢复；密钥备份或恢复应进行记录，生成审计信息；审计信息包括备份或恢复的主体、备份或恢复的时间等。</w:t>
      </w:r>
    </w:p>
    <w:p w14:paraId="05ACBBCE" w14:textId="77777777" w:rsidR="003A0016" w:rsidRDefault="0008438E">
      <w:pPr>
        <w:pStyle w:val="c02a6f0f"/>
        <w:rPr>
          <w:lang w:eastAsia="zh-CN"/>
        </w:rPr>
      </w:pPr>
      <w:r>
        <w:rPr>
          <w:lang w:eastAsia="zh-CN"/>
        </w:rPr>
        <w:lastRenderedPageBreak/>
        <w:t>6</w:t>
      </w:r>
      <w:r>
        <w:rPr>
          <w:rFonts w:hint="eastAsia"/>
          <w:lang w:eastAsia="zh-CN"/>
        </w:rPr>
        <w:t>.3.</w:t>
      </w:r>
      <w:r>
        <w:rPr>
          <w:lang w:eastAsia="zh-CN"/>
        </w:rPr>
        <w:t xml:space="preserve">7 </w:t>
      </w:r>
      <w:r>
        <w:rPr>
          <w:rFonts w:hint="eastAsia"/>
          <w:lang w:eastAsia="zh-CN"/>
        </w:rPr>
        <w:t>密钥归档</w:t>
      </w:r>
    </w:p>
    <w:p w14:paraId="4EAD8907"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本单位已采取有效的安全措施，保证归档密钥的安全性和正确性；归档密钥只能用于解密该密钥加密的历史信息或验证该密钥签名的历史信息；密钥归档应进行记录，并生成审计信息；审计信息包括归档的密钥、归档的时间等；归档密钥应进行数据备份，并采用有效的安全保护措施。</w:t>
      </w:r>
    </w:p>
    <w:p w14:paraId="726EBE69" w14:textId="77777777" w:rsidR="003A0016" w:rsidRDefault="0008438E">
      <w:pPr>
        <w:pStyle w:val="c02a6f0f"/>
        <w:rPr>
          <w:lang w:eastAsia="zh-CN"/>
        </w:rPr>
      </w:pPr>
      <w:r>
        <w:rPr>
          <w:lang w:eastAsia="zh-CN"/>
        </w:rPr>
        <w:t>6</w:t>
      </w:r>
      <w:r>
        <w:rPr>
          <w:rFonts w:hint="eastAsia"/>
          <w:lang w:eastAsia="zh-CN"/>
        </w:rPr>
        <w:t>.3.</w:t>
      </w:r>
      <w:r>
        <w:rPr>
          <w:lang w:eastAsia="zh-CN"/>
        </w:rPr>
        <w:t xml:space="preserve">8 </w:t>
      </w:r>
      <w:r>
        <w:rPr>
          <w:rFonts w:hint="eastAsia"/>
          <w:lang w:eastAsia="zh-CN"/>
        </w:rPr>
        <w:t>密钥销毁</w:t>
      </w:r>
    </w:p>
    <w:p w14:paraId="1D8BBF6D" w14:textId="77777777" w:rsidR="003A0016" w:rsidRDefault="0008438E">
      <w:pPr>
        <w:pStyle w:val="a8e1d533"/>
        <w:ind w:firstLine="560"/>
        <w:rPr>
          <w:rFonts w:cs="Times New Roman"/>
          <w:lang w:eastAsia="zh-CN"/>
        </w:rPr>
      </w:pPr>
      <w:r>
        <w:rPr>
          <w:rFonts w:ascii="仿宋" w:eastAsia="仿宋" w:hAnsi="仿宋" w:cs="仿宋" w:hint="eastAsia"/>
          <w:sz w:val="28"/>
          <w:szCs w:val="28"/>
          <w:lang w:eastAsia="zh-CN"/>
        </w:rPr>
        <w:t>本单位已具有在紧急情况下销毁密钥的措施。</w:t>
      </w:r>
    </w:p>
    <w:p w14:paraId="153B870D" w14:textId="77777777" w:rsidR="003A0016" w:rsidRDefault="0008438E">
      <w:pPr>
        <w:pStyle w:val="46a8b35a"/>
        <w:rPr>
          <w:lang w:eastAsia="zh-CN"/>
        </w:rPr>
      </w:pPr>
      <w:bookmarkStart w:id="5" w:name="_Toc167377469"/>
      <w:r>
        <w:rPr>
          <w:rFonts w:hint="eastAsia"/>
          <w:lang w:eastAsia="zh-CN"/>
        </w:rPr>
        <w:t>6</w:t>
      </w:r>
      <w:r>
        <w:rPr>
          <w:lang w:eastAsia="zh-CN"/>
        </w:rPr>
        <w:t xml:space="preserve">.4 </w:t>
      </w:r>
      <w:r>
        <w:rPr>
          <w:rFonts w:hint="eastAsia"/>
          <w:lang w:eastAsia="zh-CN"/>
        </w:rPr>
        <w:t>建设运行</w:t>
      </w:r>
      <w:bookmarkEnd w:id="5"/>
    </w:p>
    <w:p w14:paraId="27B8B805"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系统的建设运行过程中，应注意的以下8点：</w:t>
      </w:r>
    </w:p>
    <w:p w14:paraId="7478576D"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需要使用密码产品或密码模块时，应优先采购具有国家密码管理部门颁发的密码产品型号证书的密码产品或密码模块，若不能选购有资质密码产品，需要提供合理说明。</w:t>
      </w:r>
    </w:p>
    <w:p w14:paraId="47BEF8F8"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当需要使用密码服务时，应优先采购具有电子认证服务许可的电子认证机构的服务。</w:t>
      </w:r>
    </w:p>
    <w:p w14:paraId="04620C0D"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当需要使用密码算法时，应优先选择国家密码管理部门批准的密码算法，若不能采用国家密码管理部门批准的密码算法，需要提供合理说明。</w:t>
      </w:r>
    </w:p>
    <w:p w14:paraId="40750CEA"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系统在规划阶段，应制定密码应用建设方案，并组织专家对建设方案进行评审，若系统已投入运行，需在系统改造前制定密码应</w:t>
      </w:r>
      <w:r>
        <w:rPr>
          <w:rFonts w:ascii="仿宋" w:eastAsia="仿宋" w:hAnsi="仿宋" w:cs="仿宋" w:hint="eastAsia"/>
          <w:sz w:val="28"/>
          <w:szCs w:val="28"/>
          <w:lang w:eastAsia="zh-CN"/>
        </w:rPr>
        <w:lastRenderedPageBreak/>
        <w:t>用建设方案，组织专家对建设方案进行评审。</w:t>
      </w:r>
    </w:p>
    <w:p w14:paraId="657D3DB4"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系统在建设阶段，应制定密码应用实施方案，若系统已投入运行，需在系统改造过程中制定密码应用实施方案。</w:t>
      </w:r>
    </w:p>
    <w:p w14:paraId="10B51449"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信息系统投入运行前，应经商用密码应用安全性测评机构进行安全性评估，评估通过后方可投入正式运行，若系统已投入运行，改造后的系统应进行商用密码应用安全性评估。</w:t>
      </w:r>
    </w:p>
    <w:p w14:paraId="0DD7EB98"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信息系统投入运行后，每年应委托商用密码应用安全性测评机构开展密码应用安全性评估，若系统已投入运行，改造后的系统应每年进行商用密码应用安全性评估。</w:t>
      </w:r>
    </w:p>
    <w:p w14:paraId="2F75ED1A" w14:textId="77777777" w:rsidR="003A0016" w:rsidRDefault="0008438E">
      <w:pPr>
        <w:pStyle w:val="a8e1d533"/>
        <w:ind w:firstLine="560"/>
        <w:rPr>
          <w:rFonts w:ascii="仿宋" w:eastAsia="仿宋" w:hAnsi="仿宋" w:cs="仿宋"/>
          <w:sz w:val="28"/>
          <w:szCs w:val="28"/>
          <w:lang w:eastAsia="zh-CN"/>
        </w:rPr>
      </w:pPr>
      <w:r>
        <w:rPr>
          <w:rFonts w:ascii="仿宋" w:eastAsia="仿宋" w:hAnsi="仿宋" w:cs="仿宋" w:hint="eastAsia"/>
          <w:sz w:val="28"/>
          <w:szCs w:val="28"/>
          <w:lang w:eastAsia="zh-CN"/>
        </w:rPr>
        <w:t>制定应急预案，定期开展应急演练，形成完善的安全事件处理和上报机制。</w:t>
      </w:r>
    </w:p>
    <w:p w14:paraId="5A15D1D7" w14:textId="77777777" w:rsidR="003A0016" w:rsidRDefault="0008438E">
      <w:pPr>
        <w:pStyle w:val="46a8b35a"/>
        <w:rPr>
          <w:lang w:eastAsia="zh-CN"/>
        </w:rPr>
      </w:pPr>
      <w:bookmarkStart w:id="6" w:name="_Toc167377470"/>
      <w:r>
        <w:rPr>
          <w:rFonts w:hint="eastAsia"/>
          <w:lang w:eastAsia="zh-CN"/>
        </w:rPr>
        <w:t xml:space="preserve">6.5 </w:t>
      </w:r>
      <w:r>
        <w:rPr>
          <w:rFonts w:hint="eastAsia"/>
          <w:lang w:eastAsia="zh-CN"/>
        </w:rPr>
        <w:t>密码软硬件及介质管理</w:t>
      </w:r>
      <w:bookmarkEnd w:id="6"/>
    </w:p>
    <w:p w14:paraId="12200551" w14:textId="77777777" w:rsidR="003A0016" w:rsidRDefault="0008438E">
      <w:pPr>
        <w:pStyle w:val="7a387c45"/>
        <w:ind w:firstLine="560"/>
      </w:pPr>
      <w:r>
        <w:rPr>
          <w:rFonts w:hint="eastAsia"/>
        </w:rPr>
        <w:t>认真执行岗位责任制和相关规章制度。</w:t>
      </w:r>
    </w:p>
    <w:p w14:paraId="7178B097" w14:textId="77777777" w:rsidR="003A0016" w:rsidRDefault="0008438E">
      <w:pPr>
        <w:pStyle w:val="7a387c45"/>
        <w:ind w:firstLine="560"/>
      </w:pPr>
      <w:r>
        <w:rPr>
          <w:rFonts w:hint="eastAsia"/>
        </w:rPr>
        <w:t>严格遵守安全操作规程，保证密码设备的安全运行。</w:t>
      </w:r>
    </w:p>
    <w:p w14:paraId="3E1B8B97" w14:textId="77777777" w:rsidR="003A0016" w:rsidRDefault="0008438E">
      <w:pPr>
        <w:pStyle w:val="7a387c45"/>
        <w:ind w:firstLine="560"/>
      </w:pPr>
      <w:r>
        <w:rPr>
          <w:rFonts w:hint="eastAsia"/>
        </w:rPr>
        <w:t>及时准确地填写各项原始记录和统计报表，并及时反馈密码设备存在的问题。</w:t>
      </w:r>
    </w:p>
    <w:p w14:paraId="41C6E7B6" w14:textId="77777777" w:rsidR="003A0016" w:rsidRDefault="0008438E">
      <w:pPr>
        <w:pStyle w:val="7a387c45"/>
        <w:ind w:firstLine="560"/>
      </w:pPr>
      <w:r>
        <w:rPr>
          <w:rFonts w:hint="eastAsia"/>
        </w:rPr>
        <w:t>密码设备操作人员必须经过培训，并留存培训记录。</w:t>
      </w:r>
    </w:p>
    <w:p w14:paraId="06B41261" w14:textId="77777777" w:rsidR="003A0016" w:rsidRDefault="0008438E">
      <w:pPr>
        <w:pStyle w:val="7a387c45"/>
        <w:ind w:firstLine="560"/>
      </w:pPr>
      <w:r>
        <w:rPr>
          <w:rFonts w:hint="eastAsia"/>
        </w:rPr>
        <w:t>密码设备操作应由密码操作人员进行，禁止任何非专业人员对机房设备进行任何操作。</w:t>
      </w:r>
    </w:p>
    <w:p w14:paraId="4531BDDF" w14:textId="77777777" w:rsidR="003A0016" w:rsidRDefault="0008438E">
      <w:pPr>
        <w:pStyle w:val="7a387c45"/>
        <w:ind w:firstLine="560"/>
      </w:pPr>
      <w:r>
        <w:rPr>
          <w:rFonts w:hint="eastAsia"/>
        </w:rPr>
        <w:t>密码设备操作应严格遵守相关规章制度和操作规范。</w:t>
      </w:r>
    </w:p>
    <w:p w14:paraId="204DFB6A" w14:textId="77777777" w:rsidR="003A0016" w:rsidRDefault="0008438E">
      <w:pPr>
        <w:pStyle w:val="7a387c45"/>
        <w:ind w:firstLine="560"/>
      </w:pPr>
      <w:r>
        <w:rPr>
          <w:rFonts w:hint="eastAsia"/>
        </w:rPr>
        <w:t>密码设备操作应由两人或两人以上互相监督操作运行，确保操作正确。</w:t>
      </w:r>
    </w:p>
    <w:p w14:paraId="6AB2DE75" w14:textId="77777777" w:rsidR="003A0016" w:rsidRDefault="0008438E">
      <w:pPr>
        <w:pStyle w:val="7a387c45"/>
        <w:ind w:firstLine="560"/>
      </w:pPr>
      <w:r>
        <w:rPr>
          <w:rFonts w:hint="eastAsia"/>
        </w:rPr>
        <w:t>密码设备操作前应检查，操作后应查看策略，确保业务能够正常</w:t>
      </w:r>
      <w:r>
        <w:rPr>
          <w:rFonts w:hint="eastAsia"/>
        </w:rPr>
        <w:lastRenderedPageBreak/>
        <w:t>运行。</w:t>
      </w:r>
    </w:p>
    <w:p w14:paraId="6B0D1D3F" w14:textId="77777777" w:rsidR="003A0016" w:rsidRDefault="0008438E">
      <w:pPr>
        <w:pStyle w:val="7a387c45"/>
        <w:ind w:firstLine="560"/>
      </w:pPr>
      <w:r>
        <w:rPr>
          <w:rFonts w:hint="eastAsia"/>
        </w:rPr>
        <w:t>对于可能影响业务的操作，操作前需要提前进行测试，或在专业人员配合下操作，确保安全后方可执行。</w:t>
      </w:r>
    </w:p>
    <w:p w14:paraId="7127E58E" w14:textId="77777777" w:rsidR="003A0016" w:rsidRDefault="0008438E">
      <w:pPr>
        <w:pStyle w:val="7a387c45"/>
        <w:ind w:firstLine="560"/>
      </w:pPr>
      <w:r>
        <w:rPr>
          <w:rFonts w:hint="eastAsia"/>
        </w:rPr>
        <w:t>严禁在各密码设备或管理客户端上安装一切与操作无关的软件。</w:t>
      </w:r>
    </w:p>
    <w:p w14:paraId="229E798A" w14:textId="77777777" w:rsidR="003A0016" w:rsidRDefault="0008438E">
      <w:pPr>
        <w:pStyle w:val="7a387c45"/>
        <w:ind w:firstLine="560"/>
      </w:pPr>
      <w:r>
        <w:rPr>
          <w:rFonts w:hint="eastAsia"/>
        </w:rPr>
        <w:t>严禁将来历不明的移动存储介质（含光盘、磁盘、</w:t>
      </w:r>
      <w:proofErr w:type="gramStart"/>
      <w:r>
        <w:rPr>
          <w:rFonts w:hint="eastAsia"/>
        </w:rPr>
        <w:t>优盘等</w:t>
      </w:r>
      <w:proofErr w:type="gramEnd"/>
      <w:r>
        <w:rPr>
          <w:rFonts w:hint="eastAsia"/>
        </w:rPr>
        <w:t>）在密码设备、管理客户端上使用。</w:t>
      </w:r>
    </w:p>
    <w:p w14:paraId="34A96DD6" w14:textId="77777777" w:rsidR="003A0016" w:rsidRDefault="0008438E">
      <w:pPr>
        <w:pStyle w:val="7a387c45"/>
        <w:ind w:firstLine="560"/>
      </w:pPr>
      <w:r>
        <w:rPr>
          <w:rFonts w:hint="eastAsia"/>
        </w:rPr>
        <w:t>操作时若需要连接笔记本电脑操作，应制</w:t>
      </w:r>
      <w:proofErr w:type="gramStart"/>
      <w:r>
        <w:rPr>
          <w:rFonts w:hint="eastAsia"/>
        </w:rPr>
        <w:t>定操作</w:t>
      </w:r>
      <w:proofErr w:type="gramEnd"/>
      <w:r>
        <w:rPr>
          <w:rFonts w:hint="eastAsia"/>
        </w:rPr>
        <w:t>密码专用笔记本进行操作，专用笔记本应由专人保管，并设置复杂度较高的口令，由操作人员进行管理。设备应严禁安装与操作无关的任何软件等。操作专用笔记本禁止连接外网；专用笔记本电脑应当安装防病毒软件并定期更新，更新时应使用</w:t>
      </w:r>
      <w:proofErr w:type="gramStart"/>
      <w:r>
        <w:rPr>
          <w:rFonts w:hint="eastAsia"/>
        </w:rPr>
        <w:t>优盘通过</w:t>
      </w:r>
      <w:proofErr w:type="gramEnd"/>
      <w:r>
        <w:rPr>
          <w:rFonts w:hint="eastAsia"/>
        </w:rPr>
        <w:t>补丁进行更新，确保系统安全。</w:t>
      </w:r>
    </w:p>
    <w:p w14:paraId="62E78840" w14:textId="77777777" w:rsidR="003A0016" w:rsidRDefault="0008438E">
      <w:pPr>
        <w:pStyle w:val="7a387c45"/>
        <w:ind w:firstLine="560"/>
      </w:pPr>
      <w:r>
        <w:rPr>
          <w:rFonts w:hint="eastAsia"/>
        </w:rPr>
        <w:t>厂家人员操作，应用相关技术人员全程陪同监督。</w:t>
      </w:r>
    </w:p>
    <w:p w14:paraId="6762F376" w14:textId="77777777" w:rsidR="003A0016" w:rsidRDefault="0008438E">
      <w:pPr>
        <w:pStyle w:val="7a387c45"/>
        <w:ind w:firstLine="560"/>
      </w:pPr>
      <w:r>
        <w:rPr>
          <w:rFonts w:hint="eastAsia"/>
        </w:rPr>
        <w:t>若需要远程操作，应由相关人员提出申请，经审批后方可执行。厂家人员远程操作，应确保两人及以上同时进行远程操作，同时由相关技术人员陪同并得到证实。</w:t>
      </w:r>
    </w:p>
    <w:p w14:paraId="5A22EB81" w14:textId="77777777" w:rsidR="003A0016" w:rsidRDefault="0008438E">
      <w:pPr>
        <w:pStyle w:val="7a387c45"/>
        <w:ind w:firstLine="560"/>
      </w:pPr>
      <w:r>
        <w:rPr>
          <w:rFonts w:hint="eastAsia"/>
        </w:rPr>
        <w:t>在申请数字证书时应提供真实、完整、准确的身份信息和其他相关信息，并在这些信息变更时及时到与密码小组管理员沟通变更手续；</w:t>
      </w:r>
    </w:p>
    <w:p w14:paraId="08B19473" w14:textId="77777777" w:rsidR="003A0016" w:rsidRDefault="0008438E">
      <w:pPr>
        <w:pStyle w:val="7a387c45"/>
        <w:ind w:firstLine="560"/>
      </w:pPr>
      <w:r>
        <w:rPr>
          <w:rFonts w:hint="eastAsia"/>
        </w:rPr>
        <w:t>获取数字证书时，应当使用安全的工具产生并存储私</w:t>
      </w:r>
      <w:proofErr w:type="gramStart"/>
      <w:r>
        <w:rPr>
          <w:rFonts w:hint="eastAsia"/>
        </w:rPr>
        <w:t>钥</w:t>
      </w:r>
      <w:proofErr w:type="gramEnd"/>
      <w:r>
        <w:rPr>
          <w:rFonts w:hint="eastAsia"/>
        </w:rPr>
        <w:t>及证书，比如使用</w:t>
      </w:r>
      <w:r>
        <w:rPr>
          <w:rFonts w:hint="eastAsia"/>
        </w:rPr>
        <w:t>USB Key</w:t>
      </w:r>
      <w:r>
        <w:rPr>
          <w:rFonts w:hint="eastAsia"/>
        </w:rPr>
        <w:t>来存储数字证书；使用完</w:t>
      </w:r>
      <w:r>
        <w:rPr>
          <w:rFonts w:hint="eastAsia"/>
        </w:rPr>
        <w:t>USB Key</w:t>
      </w:r>
      <w:r>
        <w:rPr>
          <w:rFonts w:hint="eastAsia"/>
        </w:rPr>
        <w:t>后应立即将其从电脑上拔出，不要将</w:t>
      </w:r>
      <w:r>
        <w:rPr>
          <w:rFonts w:hint="eastAsia"/>
        </w:rPr>
        <w:t>USB Key</w:t>
      </w:r>
      <w:r>
        <w:rPr>
          <w:rFonts w:hint="eastAsia"/>
        </w:rPr>
        <w:t>长时间留在电脑上；不使用已被证实产生弱私</w:t>
      </w:r>
      <w:proofErr w:type="gramStart"/>
      <w:r>
        <w:rPr>
          <w:rFonts w:hint="eastAsia"/>
        </w:rPr>
        <w:t>钥</w:t>
      </w:r>
      <w:proofErr w:type="gramEnd"/>
      <w:r>
        <w:rPr>
          <w:rFonts w:hint="eastAsia"/>
        </w:rPr>
        <w:t>的工具来产生私</w:t>
      </w:r>
      <w:proofErr w:type="gramStart"/>
      <w:r>
        <w:rPr>
          <w:rFonts w:hint="eastAsia"/>
        </w:rPr>
        <w:t>钥</w:t>
      </w:r>
      <w:proofErr w:type="gramEnd"/>
      <w:r>
        <w:rPr>
          <w:rFonts w:hint="eastAsia"/>
        </w:rPr>
        <w:t>。</w:t>
      </w:r>
    </w:p>
    <w:p w14:paraId="1F98B86D" w14:textId="77777777" w:rsidR="003A0016" w:rsidRDefault="0008438E">
      <w:pPr>
        <w:pStyle w:val="7a387c45"/>
        <w:ind w:firstLine="560"/>
      </w:pPr>
      <w:r>
        <w:rPr>
          <w:rFonts w:hint="eastAsia"/>
        </w:rPr>
        <w:t>设置密码口令时，避免设置与个人资料相关的简单口令，如身份证号码、出生日期、电话号码等，应定期更改口令；</w:t>
      </w:r>
    </w:p>
    <w:p w14:paraId="40E7ED5D" w14:textId="77777777" w:rsidR="003A0016" w:rsidRDefault="0008438E">
      <w:pPr>
        <w:pStyle w:val="7a387c45"/>
        <w:ind w:firstLine="560"/>
      </w:pPr>
      <w:r>
        <w:rPr>
          <w:rFonts w:hint="eastAsia"/>
        </w:rPr>
        <w:t>务必妥善保管数字证书使用密码口令及存储数字证书的</w:t>
      </w:r>
      <w:r>
        <w:rPr>
          <w:rFonts w:hint="eastAsia"/>
        </w:rPr>
        <w:t>USB Key</w:t>
      </w:r>
      <w:r>
        <w:rPr>
          <w:rFonts w:hint="eastAsia"/>
        </w:rPr>
        <w:t>设备，防止机密信息泄漏或被他人窃取；如果数字证书遗失，或</w:t>
      </w:r>
      <w:r>
        <w:rPr>
          <w:rFonts w:hint="eastAsia"/>
        </w:rPr>
        <w:lastRenderedPageBreak/>
        <w:t>者发现相关的密码泄漏，务必及时到申请网点办理挂失手续并按照规定重新办理证书和</w:t>
      </w:r>
      <w:r>
        <w:rPr>
          <w:rFonts w:hint="eastAsia"/>
        </w:rPr>
        <w:t>/</w:t>
      </w:r>
      <w:r>
        <w:rPr>
          <w:rFonts w:hint="eastAsia"/>
        </w:rPr>
        <w:t>或设置密码；</w:t>
      </w:r>
    </w:p>
    <w:p w14:paraId="1C89D25E" w14:textId="77777777" w:rsidR="003A0016" w:rsidRDefault="0008438E">
      <w:pPr>
        <w:pStyle w:val="7a387c45"/>
        <w:ind w:firstLine="560"/>
      </w:pPr>
      <w:r>
        <w:rPr>
          <w:rFonts w:hint="eastAsia"/>
        </w:rPr>
        <w:t>避免在公共场所或他人计算机上使用数字证书；</w:t>
      </w:r>
    </w:p>
    <w:p w14:paraId="6E5821DC" w14:textId="77777777" w:rsidR="003A0016" w:rsidRDefault="0008438E">
      <w:pPr>
        <w:pStyle w:val="7a387c45"/>
        <w:ind w:firstLine="560"/>
      </w:pPr>
      <w:r>
        <w:rPr>
          <w:rFonts w:hint="eastAsia"/>
        </w:rPr>
        <w:t>在使用数字证书的电脑上要及时安装操作系统和浏览器的最新安全补丁，提高系统安全性；安装个人防火墙，防止他人的非法访问和恶意攻击；安装并定期更新防病毒软件，防止受到新病毒的侵害；切勿在使用数字证书的电脑上随意登陆不明网络站点，下载、安装不明软件或运行不明程序。</w:t>
      </w:r>
    </w:p>
    <w:p w14:paraId="4617DA3A" w14:textId="77777777" w:rsidR="003A0016" w:rsidRDefault="0008438E">
      <w:pPr>
        <w:pStyle w:val="46a8b35a"/>
        <w:rPr>
          <w:lang w:eastAsia="zh-CN"/>
        </w:rPr>
      </w:pPr>
      <w:bookmarkStart w:id="7" w:name="_Toc167377471"/>
      <w:r>
        <w:rPr>
          <w:rFonts w:hint="eastAsia"/>
          <w:lang w:eastAsia="zh-CN"/>
        </w:rPr>
        <w:t>6</w:t>
      </w:r>
      <w:r>
        <w:rPr>
          <w:lang w:eastAsia="zh-CN"/>
        </w:rPr>
        <w:t xml:space="preserve">.6 </w:t>
      </w:r>
      <w:r>
        <w:rPr>
          <w:rFonts w:hint="eastAsia"/>
          <w:lang w:eastAsia="zh-CN"/>
        </w:rPr>
        <w:t>应急方案</w:t>
      </w:r>
      <w:bookmarkEnd w:id="7"/>
    </w:p>
    <w:p w14:paraId="1C1BACBA" w14:textId="77777777" w:rsidR="003A0016" w:rsidRDefault="0008438E">
      <w:pPr>
        <w:pStyle w:val="7a387c45"/>
        <w:ind w:firstLine="560"/>
      </w:pPr>
      <w:r>
        <w:rPr>
          <w:rFonts w:hint="eastAsia"/>
        </w:rPr>
        <w:t>根据《基本要求》中安全管理应急方面的要求，系统应制定密码相关应急处置预案，并做好应急资源准备，明确密码安全事件处理流程及其它管理措施。主要包括：</w:t>
      </w:r>
    </w:p>
    <w:p w14:paraId="6CBE2440" w14:textId="77777777" w:rsidR="003A0016" w:rsidRDefault="0008438E">
      <w:pPr>
        <w:pStyle w:val="7a387c45"/>
        <w:ind w:firstLine="560"/>
      </w:pPr>
      <w:r>
        <w:rPr>
          <w:rFonts w:hint="eastAsia"/>
        </w:rPr>
        <w:t>1</w:t>
      </w:r>
      <w:r>
        <w:rPr>
          <w:rFonts w:hint="eastAsia"/>
        </w:rPr>
        <w:t>、对信息系统现有的应急管理制度进行完善，补充制定密码相关应急处置预案，并做好应急资源准备，明确密码安全事件处理流程及其它管理措施。</w:t>
      </w:r>
    </w:p>
    <w:p w14:paraId="55818C6E" w14:textId="77777777" w:rsidR="003A0016" w:rsidRDefault="0008438E">
      <w:pPr>
        <w:pStyle w:val="7a387c45"/>
        <w:ind w:firstLine="560"/>
      </w:pPr>
      <w:r>
        <w:t>2</w:t>
      </w:r>
      <w:r>
        <w:rPr>
          <w:rFonts w:hint="eastAsia"/>
        </w:rPr>
        <w:t>、当信息系统发生密码相关安全事件时，在事发后</w:t>
      </w:r>
      <w:r>
        <w:rPr>
          <w:rFonts w:hint="eastAsia"/>
        </w:rPr>
        <w:t>/</w:t>
      </w:r>
      <w:r>
        <w:rPr>
          <w:rFonts w:hint="eastAsia"/>
        </w:rPr>
        <w:t>事件处置完成后及时向用户主管单位进行报告。</w:t>
      </w:r>
    </w:p>
    <w:p w14:paraId="65F5486D" w14:textId="77777777" w:rsidR="003A0016" w:rsidRDefault="0008438E">
      <w:pPr>
        <w:pStyle w:val="c02a6f0f"/>
        <w:rPr>
          <w:lang w:eastAsia="zh-CN"/>
        </w:rPr>
      </w:pPr>
      <w:bookmarkStart w:id="8" w:name="_Hlk143174588"/>
      <w:r>
        <w:rPr>
          <w:rFonts w:hint="eastAsia"/>
          <w:lang w:eastAsia="zh-CN"/>
        </w:rPr>
        <w:t>6</w:t>
      </w:r>
      <w:r>
        <w:rPr>
          <w:lang w:eastAsia="zh-CN"/>
        </w:rPr>
        <w:t xml:space="preserve">.6.1 </w:t>
      </w:r>
      <w:r>
        <w:rPr>
          <w:rFonts w:hint="eastAsia"/>
          <w:lang w:eastAsia="zh-CN"/>
        </w:rPr>
        <w:t>潜在的安全事件分析</w:t>
      </w:r>
    </w:p>
    <w:bookmarkEnd w:id="8"/>
    <w:p w14:paraId="0DE87017" w14:textId="77777777" w:rsidR="003A0016" w:rsidRDefault="0008438E">
      <w:pPr>
        <w:pStyle w:val="7a387c45"/>
        <w:ind w:firstLine="560"/>
      </w:pPr>
      <w:r>
        <w:rPr>
          <w:rFonts w:hint="eastAsia"/>
        </w:rPr>
        <w:t>1</w:t>
      </w:r>
      <w:r>
        <w:rPr>
          <w:rFonts w:hint="eastAsia"/>
        </w:rPr>
        <w:t>、</w:t>
      </w:r>
      <w:r>
        <w:rPr>
          <w:rFonts w:hint="eastAsia"/>
        </w:rPr>
        <w:t xml:space="preserve"> </w:t>
      </w:r>
      <w:r>
        <w:rPr>
          <w:rFonts w:hint="eastAsia"/>
        </w:rPr>
        <w:t>事件分类</w:t>
      </w:r>
    </w:p>
    <w:p w14:paraId="2920EAD0" w14:textId="77777777" w:rsidR="003A0016" w:rsidRDefault="0008438E">
      <w:pPr>
        <w:pStyle w:val="7a387c45"/>
        <w:ind w:firstLine="560"/>
      </w:pPr>
      <w:r>
        <w:rPr>
          <w:rFonts w:hint="eastAsia"/>
        </w:rPr>
        <w:t>按项目时间周期划分，对系统可用性、安全性会造成影响的密码应用安全事件可以归纳为如下两类。</w:t>
      </w:r>
    </w:p>
    <w:p w14:paraId="6EDCF9D6" w14:textId="77777777" w:rsidR="003A0016" w:rsidRDefault="0008438E">
      <w:pPr>
        <w:pStyle w:val="7a387c45"/>
        <w:ind w:firstLine="560"/>
      </w:pPr>
      <w:r>
        <w:rPr>
          <w:rFonts w:hint="eastAsia"/>
        </w:rPr>
        <w:t>（</w:t>
      </w:r>
      <w:r>
        <w:rPr>
          <w:rFonts w:hint="eastAsia"/>
        </w:rPr>
        <w:t>1</w:t>
      </w:r>
      <w:r>
        <w:rPr>
          <w:rFonts w:hint="eastAsia"/>
        </w:rPr>
        <w:t>）</w:t>
      </w:r>
      <w:r>
        <w:rPr>
          <w:rFonts w:hint="eastAsia"/>
        </w:rPr>
        <w:t xml:space="preserve"> </w:t>
      </w:r>
      <w:r>
        <w:rPr>
          <w:rFonts w:hint="eastAsia"/>
        </w:rPr>
        <w:t>项目实施过程中的安全事件</w:t>
      </w:r>
    </w:p>
    <w:p w14:paraId="2E698380" w14:textId="77777777" w:rsidR="003A0016" w:rsidRDefault="0008438E">
      <w:pPr>
        <w:pStyle w:val="7a387c45"/>
        <w:ind w:firstLine="560"/>
      </w:pPr>
      <w:r>
        <w:rPr>
          <w:rFonts w:hint="eastAsia"/>
        </w:rPr>
        <w:t>①</w:t>
      </w:r>
      <w:r>
        <w:rPr>
          <w:rFonts w:hint="eastAsia"/>
        </w:rPr>
        <w:t xml:space="preserve"> </w:t>
      </w:r>
      <w:r>
        <w:rPr>
          <w:rFonts w:hint="eastAsia"/>
        </w:rPr>
        <w:t>业务系统密码应用集成故障：因业务系统开发商的工作疏忽</w:t>
      </w:r>
      <w:r>
        <w:rPr>
          <w:rFonts w:hint="eastAsia"/>
        </w:rPr>
        <w:lastRenderedPageBreak/>
        <w:t>或对密码产品接口掌握不全，造成业务系统无法正常使用密码产品的事件。</w:t>
      </w:r>
    </w:p>
    <w:p w14:paraId="20E6899D" w14:textId="77777777" w:rsidR="003A0016" w:rsidRDefault="0008438E">
      <w:pPr>
        <w:pStyle w:val="7a387c45"/>
        <w:ind w:firstLine="560"/>
      </w:pPr>
      <w:r>
        <w:rPr>
          <w:rFonts w:hint="eastAsia"/>
        </w:rPr>
        <w:t>②</w:t>
      </w:r>
      <w:r>
        <w:rPr>
          <w:rFonts w:hint="eastAsia"/>
        </w:rPr>
        <w:t xml:space="preserve"> </w:t>
      </w:r>
      <w:r>
        <w:rPr>
          <w:rFonts w:hint="eastAsia"/>
        </w:rPr>
        <w:t>密码产品部署故障：因密码产品实施人员工作疏忽，造成密码产品无法正常工作的事件。</w:t>
      </w:r>
    </w:p>
    <w:p w14:paraId="473A03C8" w14:textId="77777777" w:rsidR="003A0016" w:rsidRDefault="0008438E">
      <w:pPr>
        <w:pStyle w:val="7a387c45"/>
        <w:ind w:firstLine="560"/>
      </w:pPr>
      <w:r>
        <w:rPr>
          <w:rFonts w:hint="eastAsia"/>
        </w:rPr>
        <w:t>③</w:t>
      </w:r>
      <w:r>
        <w:rPr>
          <w:rFonts w:hint="eastAsia"/>
        </w:rPr>
        <w:t xml:space="preserve"> </w:t>
      </w:r>
      <w:r>
        <w:rPr>
          <w:rFonts w:hint="eastAsia"/>
        </w:rPr>
        <w:t>业务系统密码应用集成漏洞：因业务系统开发商的工作疏忽或对密码产品接口掌握不全，造成业务系统密码应用存在漏洞的事件。典型的有：身份鉴别时对证书有效性验证不严谨，造成已过期的、被注销的、非受信</w:t>
      </w:r>
      <w:r>
        <w:rPr>
          <w:rFonts w:hint="eastAsia"/>
        </w:rPr>
        <w:t>CA</w:t>
      </w:r>
      <w:r>
        <w:rPr>
          <w:rFonts w:hint="eastAsia"/>
        </w:rPr>
        <w:t>颁发的证书可以通过认证；身份鉴别时没有采用随机数签名，造成身份鉴别信息可被重放攻击等。</w:t>
      </w:r>
    </w:p>
    <w:p w14:paraId="17AFEEE5" w14:textId="77777777" w:rsidR="003A0016" w:rsidRDefault="0008438E">
      <w:pPr>
        <w:pStyle w:val="7a387c45"/>
        <w:ind w:firstLine="560"/>
      </w:pPr>
      <w:r>
        <w:rPr>
          <w:rFonts w:hint="eastAsia"/>
        </w:rPr>
        <w:t>（</w:t>
      </w:r>
      <w:r>
        <w:rPr>
          <w:rFonts w:hint="eastAsia"/>
        </w:rPr>
        <w:t>2</w:t>
      </w:r>
      <w:r>
        <w:rPr>
          <w:rFonts w:hint="eastAsia"/>
        </w:rPr>
        <w:t>）</w:t>
      </w:r>
      <w:r>
        <w:rPr>
          <w:rFonts w:hint="eastAsia"/>
        </w:rPr>
        <w:t xml:space="preserve"> </w:t>
      </w:r>
      <w:r>
        <w:rPr>
          <w:rFonts w:hint="eastAsia"/>
        </w:rPr>
        <w:t>密码运行过程中出现的安全事件</w:t>
      </w:r>
    </w:p>
    <w:p w14:paraId="536C757F" w14:textId="77777777" w:rsidR="003A0016" w:rsidRDefault="0008438E">
      <w:pPr>
        <w:pStyle w:val="7a387c45"/>
        <w:ind w:firstLine="560"/>
      </w:pPr>
      <w:r>
        <w:rPr>
          <w:rFonts w:hint="eastAsia"/>
        </w:rPr>
        <w:t>①</w:t>
      </w:r>
      <w:r>
        <w:rPr>
          <w:rFonts w:hint="eastAsia"/>
        </w:rPr>
        <w:t xml:space="preserve"> </w:t>
      </w:r>
      <w:r>
        <w:rPr>
          <w:rFonts w:hint="eastAsia"/>
          <w:b/>
          <w:bCs/>
        </w:rPr>
        <w:t>系统管理员证书失效</w:t>
      </w:r>
      <w:r>
        <w:rPr>
          <w:rFonts w:hint="eastAsia"/>
        </w:rPr>
        <w:t>：系统管理员证书在过期前没有及时去续期、系统管理员证书介质</w:t>
      </w:r>
      <w:r>
        <w:rPr>
          <w:rFonts w:hint="eastAsia"/>
        </w:rPr>
        <w:t>PIN</w:t>
      </w:r>
      <w:r>
        <w:rPr>
          <w:rFonts w:hint="eastAsia"/>
        </w:rPr>
        <w:t>锁死或介质损坏的事件。这些会造成系统管理员无法正常登录业务系统进行维护和管理工作，对业务系统的可用性可能会造成影响。</w:t>
      </w:r>
    </w:p>
    <w:p w14:paraId="02E46CB8" w14:textId="77777777" w:rsidR="003A0016" w:rsidRDefault="0008438E">
      <w:pPr>
        <w:pStyle w:val="7a387c45"/>
        <w:ind w:firstLine="560"/>
      </w:pPr>
      <w:r>
        <w:rPr>
          <w:rFonts w:hint="eastAsia"/>
        </w:rPr>
        <w:t>②</w:t>
      </w:r>
      <w:r>
        <w:rPr>
          <w:rFonts w:hint="eastAsia"/>
        </w:rPr>
        <w:t xml:space="preserve"> </w:t>
      </w:r>
      <w:r>
        <w:rPr>
          <w:rFonts w:hint="eastAsia"/>
          <w:b/>
          <w:bCs/>
        </w:rPr>
        <w:t>业务系统服务器证书失效</w:t>
      </w:r>
      <w:r>
        <w:rPr>
          <w:rFonts w:hint="eastAsia"/>
        </w:rPr>
        <w:t>：业务系统的服务器证书在过期前没有及时去续期、业务系统</w:t>
      </w:r>
      <w:r>
        <w:rPr>
          <w:rFonts w:hint="eastAsia"/>
        </w:rPr>
        <w:t>IP</w:t>
      </w:r>
      <w:r>
        <w:rPr>
          <w:rFonts w:hint="eastAsia"/>
        </w:rPr>
        <w:t>或域名修改的事件。这些会造成服务器证书验证失败，影响业务系统的正常访问。</w:t>
      </w:r>
    </w:p>
    <w:p w14:paraId="102B91AF" w14:textId="77777777" w:rsidR="003A0016" w:rsidRDefault="0008438E">
      <w:pPr>
        <w:pStyle w:val="7a387c45"/>
        <w:ind w:firstLine="560"/>
      </w:pPr>
      <w:r>
        <w:rPr>
          <w:rFonts w:hint="eastAsia"/>
        </w:rPr>
        <w:t>③</w:t>
      </w:r>
      <w:r>
        <w:rPr>
          <w:rFonts w:hint="eastAsia"/>
        </w:rPr>
        <w:t xml:space="preserve"> </w:t>
      </w:r>
      <w:r>
        <w:rPr>
          <w:rFonts w:hint="eastAsia"/>
          <w:b/>
          <w:bCs/>
        </w:rPr>
        <w:t>服务端密钥泄露</w:t>
      </w:r>
      <w:r>
        <w:rPr>
          <w:rFonts w:hint="eastAsia"/>
        </w:rPr>
        <w:t>：主要是指服务端的服务器密码机、签名验签服务器设备里的密钥（包括私</w:t>
      </w:r>
      <w:proofErr w:type="gramStart"/>
      <w:r>
        <w:rPr>
          <w:rFonts w:hint="eastAsia"/>
        </w:rPr>
        <w:t>钥</w:t>
      </w:r>
      <w:proofErr w:type="gramEnd"/>
      <w:r>
        <w:rPr>
          <w:rFonts w:hint="eastAsia"/>
        </w:rPr>
        <w:t>、对称密钥、</w:t>
      </w:r>
      <w:r>
        <w:rPr>
          <w:rFonts w:hint="eastAsia"/>
        </w:rPr>
        <w:t>MAC</w:t>
      </w:r>
      <w:r>
        <w:rPr>
          <w:rFonts w:hint="eastAsia"/>
        </w:rPr>
        <w:t>密钥）泄露事件。这些会造成关键敏感数据存储与传输的私密性、完整性被破解。</w:t>
      </w:r>
    </w:p>
    <w:p w14:paraId="72809AF3" w14:textId="77777777" w:rsidR="003A0016" w:rsidRDefault="0008438E">
      <w:pPr>
        <w:pStyle w:val="7a387c45"/>
        <w:ind w:firstLine="560"/>
      </w:pPr>
      <w:r>
        <w:rPr>
          <w:rFonts w:hint="eastAsia"/>
        </w:rPr>
        <w:t>④</w:t>
      </w:r>
      <w:r>
        <w:rPr>
          <w:rFonts w:hint="eastAsia"/>
        </w:rPr>
        <w:t xml:space="preserve"> </w:t>
      </w:r>
      <w:r>
        <w:rPr>
          <w:rFonts w:hint="eastAsia"/>
          <w:b/>
          <w:bCs/>
        </w:rPr>
        <w:t>服务端密码设备故障</w:t>
      </w:r>
      <w:r>
        <w:rPr>
          <w:rFonts w:hint="eastAsia"/>
        </w:rPr>
        <w:t>：主要是指服务端的服务器密码机、签名验签服务器设备故障事件。这些会造成业务系统身份鉴别、数据安全存储、数据安全传输等功能异常。</w:t>
      </w:r>
    </w:p>
    <w:p w14:paraId="4AC54BD8" w14:textId="77777777" w:rsidR="003A0016" w:rsidRDefault="0008438E">
      <w:pPr>
        <w:pStyle w:val="7a387c45"/>
        <w:ind w:firstLine="560"/>
      </w:pPr>
      <w:r>
        <w:rPr>
          <w:rFonts w:hint="eastAsia"/>
        </w:rPr>
        <w:t>⑤</w:t>
      </w:r>
      <w:r>
        <w:rPr>
          <w:rFonts w:hint="eastAsia"/>
        </w:rPr>
        <w:t xml:space="preserve"> </w:t>
      </w:r>
      <w:r>
        <w:rPr>
          <w:rFonts w:hint="eastAsia"/>
          <w:b/>
          <w:bCs/>
        </w:rPr>
        <w:t>密码设备的安全漏洞</w:t>
      </w:r>
      <w:r>
        <w:rPr>
          <w:rFonts w:hint="eastAsia"/>
        </w:rPr>
        <w:t>：主要是指服务器密码机、签名验签服务器、智能密码钥匙等密码设备存在软件或硬件上的安全漏洞事件。</w:t>
      </w:r>
      <w:r>
        <w:rPr>
          <w:rFonts w:hint="eastAsia"/>
        </w:rPr>
        <w:lastRenderedPageBreak/>
        <w:t>这些可能会造成密码设备可以被非法访问、私</w:t>
      </w:r>
      <w:proofErr w:type="gramStart"/>
      <w:r>
        <w:rPr>
          <w:rFonts w:hint="eastAsia"/>
        </w:rPr>
        <w:t>钥</w:t>
      </w:r>
      <w:proofErr w:type="gramEnd"/>
      <w:r>
        <w:rPr>
          <w:rFonts w:hint="eastAsia"/>
        </w:rPr>
        <w:t>可被猜测等安全问题。</w:t>
      </w:r>
    </w:p>
    <w:p w14:paraId="0DFB8925" w14:textId="77777777" w:rsidR="003A0016" w:rsidRDefault="0008438E">
      <w:pPr>
        <w:pStyle w:val="7a387c45"/>
        <w:ind w:firstLine="560"/>
      </w:pPr>
      <w:r>
        <w:rPr>
          <w:rFonts w:hint="eastAsia"/>
        </w:rPr>
        <w:t>2</w:t>
      </w:r>
      <w:r>
        <w:rPr>
          <w:rFonts w:hint="eastAsia"/>
        </w:rPr>
        <w:t>、</w:t>
      </w:r>
      <w:r>
        <w:rPr>
          <w:rFonts w:hint="eastAsia"/>
        </w:rPr>
        <w:t xml:space="preserve"> </w:t>
      </w:r>
      <w:r>
        <w:rPr>
          <w:rFonts w:hint="eastAsia"/>
        </w:rPr>
        <w:t>事件定级</w:t>
      </w:r>
    </w:p>
    <w:p w14:paraId="05C90498" w14:textId="77777777" w:rsidR="003A0016" w:rsidRDefault="0008438E">
      <w:pPr>
        <w:pStyle w:val="7a387c45"/>
        <w:ind w:firstLine="560"/>
      </w:pPr>
      <w:r>
        <w:rPr>
          <w:rFonts w:hint="eastAsia"/>
        </w:rPr>
        <w:t>从以上的安全事件分类分析可知，不同的安全事件对系统可用性、安全性造成的破坏，严重程度不同。这里根据系统可用性和安全性遭受破坏的程度，对以上安全事件进行定级，分为一般事件、紧急事件、严重事件共三级。</w:t>
      </w:r>
    </w:p>
    <w:p w14:paraId="0BC1FEE2" w14:textId="77777777" w:rsidR="003A0016" w:rsidRDefault="0008438E">
      <w:pPr>
        <w:pStyle w:val="7a387c45"/>
        <w:ind w:firstLine="560"/>
      </w:pPr>
      <w:r>
        <w:rPr>
          <w:rFonts w:hint="eastAsia"/>
        </w:rPr>
        <w:t>（</w:t>
      </w:r>
      <w:r>
        <w:rPr>
          <w:rFonts w:hint="eastAsia"/>
        </w:rPr>
        <w:t>1</w:t>
      </w:r>
      <w:r>
        <w:rPr>
          <w:rFonts w:hint="eastAsia"/>
        </w:rPr>
        <w:t>）</w:t>
      </w:r>
      <w:r>
        <w:rPr>
          <w:rFonts w:hint="eastAsia"/>
        </w:rPr>
        <w:t xml:space="preserve"> </w:t>
      </w:r>
      <w:r>
        <w:rPr>
          <w:rFonts w:hint="eastAsia"/>
        </w:rPr>
        <w:t>一般事件（</w:t>
      </w:r>
      <w:r>
        <w:rPr>
          <w:rFonts w:hint="eastAsia"/>
        </w:rPr>
        <w:t>I</w:t>
      </w:r>
      <w:r>
        <w:rPr>
          <w:rFonts w:hint="eastAsia"/>
        </w:rPr>
        <w:t>级）</w:t>
      </w:r>
    </w:p>
    <w:p w14:paraId="2C5BD867" w14:textId="77777777" w:rsidR="003A0016" w:rsidRDefault="0008438E">
      <w:pPr>
        <w:pStyle w:val="7a387c45"/>
        <w:ind w:firstLine="560"/>
      </w:pPr>
      <w:r>
        <w:rPr>
          <w:rFonts w:hint="eastAsia"/>
        </w:rPr>
        <w:t>一般事件只对系统可用性造成轻微破坏，稍加修正即可使系统恢复正常使用。一般事件不会影响到系统的安全性，主要包括：</w:t>
      </w:r>
    </w:p>
    <w:p w14:paraId="5A89B903" w14:textId="77777777" w:rsidR="003A0016" w:rsidRDefault="0008438E">
      <w:pPr>
        <w:pStyle w:val="7a387c45"/>
        <w:ind w:firstLine="560"/>
      </w:pPr>
      <w:r>
        <w:rPr>
          <w:rFonts w:hint="eastAsia"/>
        </w:rPr>
        <w:t>①</w:t>
      </w:r>
      <w:r>
        <w:t xml:space="preserve"> </w:t>
      </w:r>
      <w:r>
        <w:rPr>
          <w:rFonts w:hint="eastAsia"/>
        </w:rPr>
        <w:t>业务系统密码应用集成故障</w:t>
      </w:r>
    </w:p>
    <w:p w14:paraId="708BA0DF" w14:textId="77777777" w:rsidR="003A0016" w:rsidRDefault="0008438E">
      <w:pPr>
        <w:pStyle w:val="7a387c45"/>
        <w:ind w:firstLine="560"/>
      </w:pPr>
      <w:r>
        <w:rPr>
          <w:rFonts w:hint="eastAsia"/>
        </w:rPr>
        <w:t>②</w:t>
      </w:r>
      <w:r>
        <w:t xml:space="preserve"> </w:t>
      </w:r>
      <w:r>
        <w:rPr>
          <w:rFonts w:hint="eastAsia"/>
        </w:rPr>
        <w:t>密码产品部署故障</w:t>
      </w:r>
    </w:p>
    <w:p w14:paraId="37A783B9" w14:textId="77777777" w:rsidR="003A0016" w:rsidRDefault="0008438E">
      <w:pPr>
        <w:pStyle w:val="7a387c45"/>
        <w:ind w:firstLine="560"/>
      </w:pPr>
      <w:r>
        <w:rPr>
          <w:rFonts w:hint="eastAsia"/>
        </w:rPr>
        <w:t>③</w:t>
      </w:r>
      <w:r>
        <w:t xml:space="preserve"> </w:t>
      </w:r>
      <w:r>
        <w:rPr>
          <w:rFonts w:hint="eastAsia"/>
        </w:rPr>
        <w:t>系统管理员证书失效</w:t>
      </w:r>
    </w:p>
    <w:p w14:paraId="30751BA9" w14:textId="77777777" w:rsidR="003A0016" w:rsidRDefault="0008438E">
      <w:pPr>
        <w:pStyle w:val="7a387c45"/>
        <w:ind w:firstLine="560"/>
      </w:pPr>
      <w:r>
        <w:rPr>
          <w:rFonts w:hint="eastAsia"/>
        </w:rPr>
        <w:t>（</w:t>
      </w:r>
      <w:r>
        <w:rPr>
          <w:rFonts w:hint="eastAsia"/>
        </w:rPr>
        <w:t>2</w:t>
      </w:r>
      <w:r>
        <w:rPr>
          <w:rFonts w:hint="eastAsia"/>
        </w:rPr>
        <w:t>）</w:t>
      </w:r>
      <w:r>
        <w:rPr>
          <w:rFonts w:hint="eastAsia"/>
        </w:rPr>
        <w:t xml:space="preserve"> </w:t>
      </w:r>
      <w:r>
        <w:rPr>
          <w:rFonts w:hint="eastAsia"/>
        </w:rPr>
        <w:t>紧急事件（</w:t>
      </w:r>
      <w:r>
        <w:rPr>
          <w:rFonts w:hint="eastAsia"/>
        </w:rPr>
        <w:t>II</w:t>
      </w:r>
      <w:r>
        <w:rPr>
          <w:rFonts w:hint="eastAsia"/>
        </w:rPr>
        <w:t>级）</w:t>
      </w:r>
    </w:p>
    <w:p w14:paraId="17B2F8DD" w14:textId="77777777" w:rsidR="003A0016" w:rsidRDefault="0008438E">
      <w:pPr>
        <w:pStyle w:val="7a387c45"/>
        <w:ind w:firstLine="560"/>
      </w:pPr>
      <w:r>
        <w:rPr>
          <w:rFonts w:hint="eastAsia"/>
        </w:rPr>
        <w:t>紧急事件发生时能马上影响到系统可用性，且修复起来有一定的难度，但不会影响到系统的安全性，主要包括：</w:t>
      </w:r>
    </w:p>
    <w:p w14:paraId="4802014A" w14:textId="77777777" w:rsidR="003A0016" w:rsidRDefault="0008438E">
      <w:pPr>
        <w:pStyle w:val="7a387c45"/>
        <w:ind w:firstLine="560"/>
      </w:pPr>
      <w:r>
        <w:rPr>
          <w:rFonts w:hint="eastAsia"/>
        </w:rPr>
        <w:t>①</w:t>
      </w:r>
      <w:r>
        <w:t xml:space="preserve"> </w:t>
      </w:r>
      <w:r>
        <w:rPr>
          <w:rFonts w:hint="eastAsia"/>
        </w:rPr>
        <w:t>业务系统服务器证书失效</w:t>
      </w:r>
    </w:p>
    <w:p w14:paraId="0FF846E8" w14:textId="77777777" w:rsidR="003A0016" w:rsidRDefault="0008438E">
      <w:pPr>
        <w:pStyle w:val="7a387c45"/>
        <w:ind w:firstLine="560"/>
      </w:pPr>
      <w:r>
        <w:rPr>
          <w:rFonts w:hint="eastAsia"/>
        </w:rPr>
        <w:t>②</w:t>
      </w:r>
      <w:r>
        <w:t xml:space="preserve"> </w:t>
      </w:r>
      <w:r>
        <w:rPr>
          <w:rFonts w:hint="eastAsia"/>
        </w:rPr>
        <w:t>服务端密码设备故障</w:t>
      </w:r>
    </w:p>
    <w:p w14:paraId="42C4EFA6" w14:textId="77777777" w:rsidR="003A0016" w:rsidRDefault="0008438E">
      <w:pPr>
        <w:pStyle w:val="7a387c45"/>
        <w:ind w:firstLine="560"/>
      </w:pPr>
      <w:r>
        <w:rPr>
          <w:rFonts w:hint="eastAsia"/>
        </w:rPr>
        <w:t>（</w:t>
      </w:r>
      <w:r>
        <w:rPr>
          <w:rFonts w:hint="eastAsia"/>
        </w:rPr>
        <w:t>3</w:t>
      </w:r>
      <w:r>
        <w:rPr>
          <w:rFonts w:hint="eastAsia"/>
        </w:rPr>
        <w:t>）</w:t>
      </w:r>
      <w:r>
        <w:rPr>
          <w:rFonts w:hint="eastAsia"/>
        </w:rPr>
        <w:t xml:space="preserve"> </w:t>
      </w:r>
      <w:r>
        <w:rPr>
          <w:rFonts w:hint="eastAsia"/>
        </w:rPr>
        <w:t>严重事件（</w:t>
      </w:r>
      <w:r>
        <w:rPr>
          <w:rFonts w:hint="eastAsia"/>
        </w:rPr>
        <w:t>III</w:t>
      </w:r>
      <w:r>
        <w:rPr>
          <w:rFonts w:hint="eastAsia"/>
        </w:rPr>
        <w:t>级）</w:t>
      </w:r>
    </w:p>
    <w:p w14:paraId="182A8415" w14:textId="77777777" w:rsidR="003A0016" w:rsidRDefault="0008438E">
      <w:pPr>
        <w:pStyle w:val="7a387c45"/>
        <w:ind w:firstLine="560"/>
      </w:pPr>
      <w:r>
        <w:rPr>
          <w:rFonts w:hint="eastAsia"/>
        </w:rPr>
        <w:t>严重事件指能够影响到系统的安全性，主要包括：</w:t>
      </w:r>
    </w:p>
    <w:p w14:paraId="3219C5C3" w14:textId="77777777" w:rsidR="003A0016" w:rsidRDefault="0008438E">
      <w:pPr>
        <w:pStyle w:val="7a387c45"/>
        <w:ind w:firstLine="560"/>
      </w:pPr>
      <w:r>
        <w:rPr>
          <w:rFonts w:hint="eastAsia"/>
        </w:rPr>
        <w:t>①</w:t>
      </w:r>
      <w:r>
        <w:rPr>
          <w:rFonts w:hint="eastAsia"/>
        </w:rPr>
        <w:t xml:space="preserve"> </w:t>
      </w:r>
      <w:r>
        <w:rPr>
          <w:rFonts w:hint="eastAsia"/>
        </w:rPr>
        <w:t>业务系统密码应用集成漏洞</w:t>
      </w:r>
    </w:p>
    <w:p w14:paraId="21C4A328" w14:textId="77777777" w:rsidR="003A0016" w:rsidRDefault="0008438E">
      <w:pPr>
        <w:pStyle w:val="7a387c45"/>
        <w:ind w:firstLine="560"/>
      </w:pPr>
      <w:r>
        <w:rPr>
          <w:rFonts w:hint="eastAsia"/>
        </w:rPr>
        <w:t>②</w:t>
      </w:r>
      <w:r>
        <w:rPr>
          <w:rFonts w:hint="eastAsia"/>
        </w:rPr>
        <w:t xml:space="preserve"> </w:t>
      </w:r>
      <w:r>
        <w:rPr>
          <w:rFonts w:hint="eastAsia"/>
        </w:rPr>
        <w:t>服务端密钥泄露</w:t>
      </w:r>
    </w:p>
    <w:p w14:paraId="0FB3FCCB" w14:textId="77777777" w:rsidR="003A0016" w:rsidRDefault="0008438E">
      <w:pPr>
        <w:pStyle w:val="7a387c45"/>
        <w:ind w:firstLine="560"/>
      </w:pPr>
      <w:r>
        <w:rPr>
          <w:rFonts w:hint="eastAsia"/>
        </w:rPr>
        <w:t>③</w:t>
      </w:r>
      <w:r>
        <w:rPr>
          <w:rFonts w:hint="eastAsia"/>
        </w:rPr>
        <w:t xml:space="preserve"> </w:t>
      </w:r>
      <w:r>
        <w:rPr>
          <w:rFonts w:hint="eastAsia"/>
        </w:rPr>
        <w:t>密码设备的安全漏洞</w:t>
      </w:r>
    </w:p>
    <w:p w14:paraId="06F5A143" w14:textId="77777777" w:rsidR="003A0016" w:rsidRDefault="0008438E">
      <w:pPr>
        <w:pStyle w:val="c02a6f0f"/>
        <w:rPr>
          <w:lang w:eastAsia="zh-CN"/>
        </w:rPr>
      </w:pPr>
      <w:r>
        <w:rPr>
          <w:rFonts w:hint="eastAsia"/>
          <w:lang w:eastAsia="zh-CN"/>
        </w:rPr>
        <w:t>6</w:t>
      </w:r>
      <w:r>
        <w:rPr>
          <w:lang w:eastAsia="zh-CN"/>
        </w:rPr>
        <w:t xml:space="preserve">.6.2 </w:t>
      </w:r>
      <w:r>
        <w:rPr>
          <w:rFonts w:hint="eastAsia"/>
          <w:lang w:eastAsia="zh-CN"/>
        </w:rPr>
        <w:t>应急处置组织机构与职责</w:t>
      </w:r>
    </w:p>
    <w:p w14:paraId="18382C95" w14:textId="77777777" w:rsidR="003A0016" w:rsidRDefault="0008438E">
      <w:pPr>
        <w:pStyle w:val="7a387c45"/>
        <w:ind w:firstLine="560"/>
      </w:pPr>
      <w:r>
        <w:rPr>
          <w:rFonts w:hint="eastAsia"/>
        </w:rPr>
        <w:t>1</w:t>
      </w:r>
      <w:r>
        <w:rPr>
          <w:rFonts w:hint="eastAsia"/>
        </w:rPr>
        <w:t>、密码服务组织机构</w:t>
      </w:r>
    </w:p>
    <w:p w14:paraId="3E130E2C" w14:textId="77777777" w:rsidR="003A0016" w:rsidRDefault="0008438E">
      <w:pPr>
        <w:pStyle w:val="7a387c45"/>
        <w:ind w:firstLine="560"/>
      </w:pPr>
      <w:r>
        <w:rPr>
          <w:rFonts w:hint="eastAsia"/>
        </w:rPr>
        <w:lastRenderedPageBreak/>
        <w:t>系统应结合其日常组织机构建立密码服务应急响应的组织机构，并明确其职责。其中一些人可负责两种或多种职责，一些职位可由多人担任（应急响应计划文档中应明确他们的替代顺序）。</w:t>
      </w:r>
    </w:p>
    <w:p w14:paraId="7C1370BE" w14:textId="77777777" w:rsidR="003A0016" w:rsidRDefault="0008438E">
      <w:pPr>
        <w:pStyle w:val="7a387c45"/>
        <w:ind w:firstLine="560"/>
      </w:pPr>
      <w:r>
        <w:rPr>
          <w:rFonts w:hint="eastAsia"/>
        </w:rPr>
        <w:t>应急响应的组织机构由管理、业务、技术和行政后勤等人员组成，一般可设为应急响应领导小组、应急响应实施小组和应急响应日常运行小组等。组织可聘请具有相应资质的外部专家协助应急响应工作，也可委托具有相应资质的外部机构承担实施小组以及日常运行小组的部分或全部工作。在聘请外部专家协助应急响应工作或者委托外部机构承担部分或者全部应急工作时需要和其签订相关协议（例如签订有关信息保密要求等）。</w:t>
      </w:r>
    </w:p>
    <w:p w14:paraId="10D92329" w14:textId="77777777" w:rsidR="003A0016" w:rsidRDefault="0008438E">
      <w:pPr>
        <w:pStyle w:val="7a387c45"/>
        <w:ind w:firstLine="560"/>
      </w:pPr>
      <w:r>
        <w:rPr>
          <w:rFonts w:hint="eastAsia"/>
        </w:rPr>
        <w:t>2</w:t>
      </w:r>
      <w:r>
        <w:rPr>
          <w:rFonts w:hint="eastAsia"/>
        </w:rPr>
        <w:t>、应急响应领导小组</w:t>
      </w:r>
    </w:p>
    <w:p w14:paraId="7526925D" w14:textId="77777777" w:rsidR="003A0016" w:rsidRDefault="0008438E">
      <w:pPr>
        <w:pStyle w:val="7a387c45"/>
        <w:ind w:firstLine="560"/>
      </w:pPr>
      <w:r>
        <w:rPr>
          <w:rFonts w:hint="eastAsia"/>
        </w:rPr>
        <w:t>系统应组建应急响应领导小组，应急响应领导小组是信息安全应急响应工作的组织领导机构，组长应由组织最高管理层成员担任。领导小组的职责是领导和决策信息安全应急响应的重大事宜，主要如下：</w:t>
      </w:r>
      <w:r>
        <w:rPr>
          <w:rFonts w:hint="eastAsia"/>
        </w:rPr>
        <w:t xml:space="preserve"> </w:t>
      </w:r>
    </w:p>
    <w:p w14:paraId="63C9FC02" w14:textId="77777777" w:rsidR="003A0016" w:rsidRDefault="0008438E">
      <w:pPr>
        <w:pStyle w:val="7a387c45"/>
        <w:ind w:firstLine="560"/>
      </w:pPr>
      <w:r>
        <w:rPr>
          <w:rFonts w:hint="eastAsia"/>
        </w:rPr>
        <w:t>（</w:t>
      </w:r>
      <w:r>
        <w:rPr>
          <w:rFonts w:hint="eastAsia"/>
        </w:rPr>
        <w:t>1</w:t>
      </w:r>
      <w:r>
        <w:rPr>
          <w:rFonts w:hint="eastAsia"/>
        </w:rPr>
        <w:t>）</w:t>
      </w:r>
      <w:r>
        <w:rPr>
          <w:rFonts w:hint="eastAsia"/>
        </w:rPr>
        <w:t xml:space="preserve"> </w:t>
      </w:r>
      <w:r>
        <w:rPr>
          <w:rFonts w:hint="eastAsia"/>
        </w:rPr>
        <w:t>审核并批准经费预算</w:t>
      </w:r>
    </w:p>
    <w:p w14:paraId="56D5CD3D" w14:textId="77777777" w:rsidR="003A0016" w:rsidRDefault="0008438E">
      <w:pPr>
        <w:pStyle w:val="7a387c45"/>
        <w:ind w:firstLine="560"/>
      </w:pPr>
      <w:r>
        <w:rPr>
          <w:rFonts w:hint="eastAsia"/>
        </w:rPr>
        <w:t>（</w:t>
      </w:r>
      <w:r>
        <w:t>2</w:t>
      </w:r>
      <w:r>
        <w:rPr>
          <w:rFonts w:hint="eastAsia"/>
        </w:rPr>
        <w:t>）</w:t>
      </w:r>
      <w:r>
        <w:rPr>
          <w:rFonts w:hint="eastAsia"/>
        </w:rPr>
        <w:t xml:space="preserve"> </w:t>
      </w:r>
      <w:r>
        <w:rPr>
          <w:rFonts w:hint="eastAsia"/>
        </w:rPr>
        <w:t>审核并批准恢复策略</w:t>
      </w:r>
    </w:p>
    <w:p w14:paraId="632F884E" w14:textId="77777777" w:rsidR="003A0016" w:rsidRDefault="0008438E">
      <w:pPr>
        <w:pStyle w:val="7a387c45"/>
        <w:ind w:firstLine="560"/>
      </w:pPr>
      <w:r>
        <w:rPr>
          <w:rFonts w:hint="eastAsia"/>
        </w:rPr>
        <w:t>（</w:t>
      </w:r>
      <w:r>
        <w:t>3</w:t>
      </w:r>
      <w:r>
        <w:rPr>
          <w:rFonts w:hint="eastAsia"/>
        </w:rPr>
        <w:t>）</w:t>
      </w:r>
      <w:r>
        <w:rPr>
          <w:rFonts w:hint="eastAsia"/>
        </w:rPr>
        <w:t xml:space="preserve"> </w:t>
      </w:r>
      <w:r>
        <w:rPr>
          <w:rFonts w:hint="eastAsia"/>
        </w:rPr>
        <w:t>审核并批准应急响应计划</w:t>
      </w:r>
    </w:p>
    <w:p w14:paraId="318D0ECC" w14:textId="77777777" w:rsidR="003A0016" w:rsidRDefault="0008438E">
      <w:pPr>
        <w:pStyle w:val="7a387c45"/>
        <w:ind w:firstLine="560"/>
      </w:pPr>
      <w:r>
        <w:rPr>
          <w:rFonts w:hint="eastAsia"/>
        </w:rPr>
        <w:t>（</w:t>
      </w:r>
      <w:r>
        <w:t>4</w:t>
      </w:r>
      <w:r>
        <w:rPr>
          <w:rFonts w:hint="eastAsia"/>
        </w:rPr>
        <w:t>）</w:t>
      </w:r>
      <w:r>
        <w:rPr>
          <w:rFonts w:hint="eastAsia"/>
        </w:rPr>
        <w:t xml:space="preserve"> </w:t>
      </w:r>
      <w:r>
        <w:rPr>
          <w:rFonts w:hint="eastAsia"/>
        </w:rPr>
        <w:t>批准应急响应计划的执行</w:t>
      </w:r>
    </w:p>
    <w:p w14:paraId="0B7D889F" w14:textId="77777777" w:rsidR="003A0016" w:rsidRDefault="0008438E">
      <w:pPr>
        <w:pStyle w:val="7a387c45"/>
        <w:ind w:firstLine="560"/>
      </w:pPr>
      <w:r>
        <w:rPr>
          <w:rFonts w:hint="eastAsia"/>
        </w:rPr>
        <w:t>3</w:t>
      </w:r>
      <w:r>
        <w:rPr>
          <w:rFonts w:hint="eastAsia"/>
        </w:rPr>
        <w:t>、</w:t>
      </w:r>
      <w:r>
        <w:rPr>
          <w:rFonts w:hint="eastAsia"/>
        </w:rPr>
        <w:t xml:space="preserve"> </w:t>
      </w:r>
      <w:r>
        <w:rPr>
          <w:rFonts w:hint="eastAsia"/>
        </w:rPr>
        <w:t>应急响应日常运行小组</w:t>
      </w:r>
    </w:p>
    <w:p w14:paraId="69EEED70" w14:textId="77777777" w:rsidR="003A0016" w:rsidRDefault="0008438E">
      <w:pPr>
        <w:pStyle w:val="7a387c45"/>
        <w:ind w:firstLine="560"/>
      </w:pPr>
      <w:r>
        <w:rPr>
          <w:rFonts w:hint="eastAsia"/>
        </w:rPr>
        <w:t>应急响应日常运行小组的主要职责是：</w:t>
      </w:r>
    </w:p>
    <w:p w14:paraId="0E17CBF0" w14:textId="77777777" w:rsidR="003A0016" w:rsidRDefault="0008438E">
      <w:pPr>
        <w:pStyle w:val="7a387c45"/>
        <w:ind w:firstLine="560"/>
      </w:pPr>
      <w:r>
        <w:rPr>
          <w:rFonts w:hint="eastAsia"/>
        </w:rPr>
        <w:t>（</w:t>
      </w:r>
      <w:r>
        <w:t>1</w:t>
      </w:r>
      <w:r>
        <w:rPr>
          <w:rFonts w:hint="eastAsia"/>
        </w:rPr>
        <w:t>）</w:t>
      </w:r>
      <w:r>
        <w:rPr>
          <w:rFonts w:hint="eastAsia"/>
        </w:rPr>
        <w:t xml:space="preserve"> </w:t>
      </w:r>
      <w:r>
        <w:rPr>
          <w:rFonts w:hint="eastAsia"/>
        </w:rPr>
        <w:t>协助恢复密码服务的实施</w:t>
      </w:r>
    </w:p>
    <w:p w14:paraId="41F77F65" w14:textId="77777777" w:rsidR="003A0016" w:rsidRDefault="0008438E">
      <w:pPr>
        <w:pStyle w:val="7a387c45"/>
        <w:ind w:firstLine="560"/>
      </w:pPr>
      <w:r>
        <w:rPr>
          <w:rFonts w:hint="eastAsia"/>
        </w:rPr>
        <w:t>（</w:t>
      </w:r>
      <w:r>
        <w:t>2</w:t>
      </w:r>
      <w:r>
        <w:rPr>
          <w:rFonts w:hint="eastAsia"/>
        </w:rPr>
        <w:t>）</w:t>
      </w:r>
      <w:r>
        <w:rPr>
          <w:rFonts w:hint="eastAsia"/>
        </w:rPr>
        <w:t xml:space="preserve"> </w:t>
      </w:r>
      <w:r>
        <w:rPr>
          <w:rFonts w:hint="eastAsia"/>
        </w:rPr>
        <w:t>备份中心密钥管理</w:t>
      </w:r>
    </w:p>
    <w:p w14:paraId="4EDF0AED" w14:textId="77777777" w:rsidR="003A0016" w:rsidRDefault="0008438E">
      <w:pPr>
        <w:pStyle w:val="7a387c45"/>
        <w:ind w:firstLine="560"/>
      </w:pPr>
      <w:r>
        <w:rPr>
          <w:rFonts w:hint="eastAsia"/>
        </w:rPr>
        <w:t>（</w:t>
      </w:r>
      <w:r>
        <w:t>3</w:t>
      </w:r>
      <w:r>
        <w:rPr>
          <w:rFonts w:hint="eastAsia"/>
        </w:rPr>
        <w:t>）</w:t>
      </w:r>
      <w:r>
        <w:rPr>
          <w:rFonts w:hint="eastAsia"/>
        </w:rPr>
        <w:t xml:space="preserve"> </w:t>
      </w:r>
      <w:r>
        <w:rPr>
          <w:rFonts w:hint="eastAsia"/>
        </w:rPr>
        <w:t>管理信息系统的运行的密码服务设备</w:t>
      </w:r>
    </w:p>
    <w:p w14:paraId="5DB2F9A4" w14:textId="77777777" w:rsidR="003A0016" w:rsidRDefault="0008438E">
      <w:pPr>
        <w:pStyle w:val="7a387c45"/>
        <w:ind w:firstLine="560"/>
      </w:pPr>
      <w:r>
        <w:rPr>
          <w:rFonts w:hint="eastAsia"/>
        </w:rPr>
        <w:t>（</w:t>
      </w:r>
      <w:r>
        <w:t>4</w:t>
      </w:r>
      <w:r>
        <w:rPr>
          <w:rFonts w:hint="eastAsia"/>
        </w:rPr>
        <w:t>）</w:t>
      </w:r>
      <w:r>
        <w:rPr>
          <w:rFonts w:hint="eastAsia"/>
        </w:rPr>
        <w:t xml:space="preserve"> </w:t>
      </w:r>
      <w:r>
        <w:rPr>
          <w:rFonts w:hint="eastAsia"/>
        </w:rPr>
        <w:t>密码服务灾难恢复的专业技术支持</w:t>
      </w:r>
    </w:p>
    <w:p w14:paraId="361FF6B9" w14:textId="77777777" w:rsidR="003A0016" w:rsidRDefault="0008438E">
      <w:pPr>
        <w:pStyle w:val="7a387c45"/>
        <w:ind w:firstLine="560"/>
      </w:pPr>
      <w:r>
        <w:rPr>
          <w:rFonts w:hint="eastAsia"/>
        </w:rPr>
        <w:t>（</w:t>
      </w:r>
      <w:r>
        <w:t>5</w:t>
      </w:r>
      <w:r>
        <w:rPr>
          <w:rFonts w:hint="eastAsia"/>
        </w:rPr>
        <w:t>）</w:t>
      </w:r>
      <w:r>
        <w:rPr>
          <w:rFonts w:hint="eastAsia"/>
        </w:rPr>
        <w:t xml:space="preserve"> </w:t>
      </w:r>
      <w:r>
        <w:rPr>
          <w:rFonts w:hint="eastAsia"/>
        </w:rPr>
        <w:t>参与和协助密码服务应急响应计划的教育、培训和演练</w:t>
      </w:r>
    </w:p>
    <w:p w14:paraId="0348F180" w14:textId="77777777" w:rsidR="003A0016" w:rsidRDefault="0008438E">
      <w:pPr>
        <w:pStyle w:val="7a387c45"/>
        <w:ind w:firstLine="560"/>
      </w:pPr>
      <w:r>
        <w:rPr>
          <w:rFonts w:hint="eastAsia"/>
        </w:rPr>
        <w:lastRenderedPageBreak/>
        <w:t>（</w:t>
      </w:r>
      <w:r>
        <w:t>6</w:t>
      </w:r>
      <w:r>
        <w:rPr>
          <w:rFonts w:hint="eastAsia"/>
        </w:rPr>
        <w:t>）</w:t>
      </w:r>
      <w:r>
        <w:rPr>
          <w:rFonts w:hint="eastAsia"/>
        </w:rPr>
        <w:t xml:space="preserve"> </w:t>
      </w:r>
      <w:r>
        <w:rPr>
          <w:rFonts w:hint="eastAsia"/>
        </w:rPr>
        <w:t>维护和管理应急响应商用密码服务计划文档</w:t>
      </w:r>
    </w:p>
    <w:p w14:paraId="20656A42" w14:textId="77777777" w:rsidR="003A0016" w:rsidRDefault="0008438E">
      <w:pPr>
        <w:pStyle w:val="7a387c45"/>
        <w:ind w:firstLine="560"/>
      </w:pPr>
      <w:r>
        <w:rPr>
          <w:rFonts w:hint="eastAsia"/>
        </w:rPr>
        <w:t>（</w:t>
      </w:r>
      <w:r>
        <w:t>7</w:t>
      </w:r>
      <w:r>
        <w:rPr>
          <w:rFonts w:hint="eastAsia"/>
        </w:rPr>
        <w:t>）</w:t>
      </w:r>
      <w:r>
        <w:rPr>
          <w:rFonts w:hint="eastAsia"/>
        </w:rPr>
        <w:t xml:space="preserve"> </w:t>
      </w:r>
      <w:r>
        <w:rPr>
          <w:rFonts w:hint="eastAsia"/>
        </w:rPr>
        <w:t>密码服务突发中止事件发生时的损失控制和损害评估</w:t>
      </w:r>
    </w:p>
    <w:p w14:paraId="6DAA26A4" w14:textId="77777777" w:rsidR="003A0016" w:rsidRDefault="0008438E">
      <w:pPr>
        <w:pStyle w:val="7a387c45"/>
        <w:ind w:firstLine="560"/>
      </w:pPr>
      <w:r>
        <w:rPr>
          <w:rFonts w:hint="eastAsia"/>
        </w:rPr>
        <w:t>（</w:t>
      </w:r>
      <w:r>
        <w:t>8</w:t>
      </w:r>
      <w:r>
        <w:rPr>
          <w:rFonts w:hint="eastAsia"/>
        </w:rPr>
        <w:t>）</w:t>
      </w:r>
      <w:r>
        <w:rPr>
          <w:rFonts w:hint="eastAsia"/>
        </w:rPr>
        <w:t xml:space="preserve"> </w:t>
      </w:r>
      <w:r>
        <w:rPr>
          <w:rFonts w:hint="eastAsia"/>
        </w:rPr>
        <w:t>密码服务中止发生后的恢复</w:t>
      </w:r>
    </w:p>
    <w:p w14:paraId="3399490E" w14:textId="77777777" w:rsidR="003A0016" w:rsidRDefault="0008438E">
      <w:pPr>
        <w:pStyle w:val="7a387c45"/>
        <w:ind w:firstLine="560"/>
      </w:pPr>
      <w:r>
        <w:rPr>
          <w:rFonts w:hint="eastAsia"/>
        </w:rPr>
        <w:t>（</w:t>
      </w:r>
      <w:r>
        <w:t>9</w:t>
      </w:r>
      <w:r>
        <w:rPr>
          <w:rFonts w:hint="eastAsia"/>
        </w:rPr>
        <w:t>）</w:t>
      </w:r>
      <w:r>
        <w:rPr>
          <w:rFonts w:hint="eastAsia"/>
        </w:rPr>
        <w:t xml:space="preserve"> </w:t>
      </w:r>
      <w:r>
        <w:rPr>
          <w:rFonts w:hint="eastAsia"/>
        </w:rPr>
        <w:t>密码服务中止发生后的外部协作</w:t>
      </w:r>
    </w:p>
    <w:p w14:paraId="1A947215" w14:textId="77777777" w:rsidR="003A0016" w:rsidRDefault="0008438E">
      <w:pPr>
        <w:pStyle w:val="7a387c45"/>
        <w:ind w:firstLine="560"/>
      </w:pPr>
      <w:r>
        <w:rPr>
          <w:rFonts w:hint="eastAsia"/>
        </w:rPr>
        <w:t>4</w:t>
      </w:r>
      <w:r>
        <w:rPr>
          <w:rFonts w:hint="eastAsia"/>
        </w:rPr>
        <w:t>、应急响应厂商</w:t>
      </w:r>
    </w:p>
    <w:p w14:paraId="4BE95ADB" w14:textId="77777777" w:rsidR="003A0016" w:rsidRDefault="0008438E">
      <w:pPr>
        <w:pStyle w:val="7a387c45"/>
        <w:ind w:firstLine="560"/>
      </w:pPr>
      <w:r>
        <w:rPr>
          <w:rFonts w:hint="eastAsia"/>
        </w:rPr>
        <w:t>应急响应厂商的主要职责是：</w:t>
      </w:r>
    </w:p>
    <w:p w14:paraId="524F6B7C" w14:textId="77777777" w:rsidR="003A0016" w:rsidRDefault="0008438E">
      <w:pPr>
        <w:pStyle w:val="7a387c45"/>
        <w:ind w:firstLine="560"/>
      </w:pPr>
      <w:r>
        <w:rPr>
          <w:rFonts w:hint="eastAsia"/>
        </w:rPr>
        <w:t>（</w:t>
      </w:r>
      <w:r>
        <w:rPr>
          <w:rFonts w:hint="eastAsia"/>
        </w:rPr>
        <w:t>1</w:t>
      </w:r>
      <w:r>
        <w:rPr>
          <w:rFonts w:hint="eastAsia"/>
        </w:rPr>
        <w:t>）</w:t>
      </w:r>
      <w:r>
        <w:rPr>
          <w:rFonts w:hint="eastAsia"/>
        </w:rPr>
        <w:t xml:space="preserve"> </w:t>
      </w:r>
      <w:r>
        <w:rPr>
          <w:rFonts w:hint="eastAsia"/>
        </w:rPr>
        <w:t>协助恢复密码服务的实施</w:t>
      </w:r>
    </w:p>
    <w:p w14:paraId="4BDB4B6A" w14:textId="77777777" w:rsidR="003A0016" w:rsidRDefault="0008438E">
      <w:pPr>
        <w:pStyle w:val="7a387c45"/>
        <w:ind w:firstLine="560"/>
      </w:pPr>
      <w:r>
        <w:rPr>
          <w:rFonts w:hint="eastAsia"/>
        </w:rPr>
        <w:t>（</w:t>
      </w:r>
      <w:r>
        <w:t>2</w:t>
      </w:r>
      <w:r>
        <w:rPr>
          <w:rFonts w:hint="eastAsia"/>
        </w:rPr>
        <w:t>）</w:t>
      </w:r>
      <w:r>
        <w:rPr>
          <w:rFonts w:hint="eastAsia"/>
        </w:rPr>
        <w:t xml:space="preserve"> </w:t>
      </w:r>
      <w:r>
        <w:rPr>
          <w:rFonts w:hint="eastAsia"/>
        </w:rPr>
        <w:t>密码服务的专业技术支持</w:t>
      </w:r>
    </w:p>
    <w:p w14:paraId="36E8F368" w14:textId="77777777" w:rsidR="003A0016" w:rsidRDefault="0008438E">
      <w:pPr>
        <w:pStyle w:val="7a387c45"/>
        <w:ind w:firstLine="560"/>
      </w:pPr>
      <w:r>
        <w:rPr>
          <w:rFonts w:hint="eastAsia"/>
        </w:rPr>
        <w:t>（</w:t>
      </w:r>
      <w:r>
        <w:t>3</w:t>
      </w:r>
      <w:r>
        <w:rPr>
          <w:rFonts w:hint="eastAsia"/>
        </w:rPr>
        <w:t>）</w:t>
      </w:r>
      <w:r>
        <w:rPr>
          <w:rFonts w:hint="eastAsia"/>
        </w:rPr>
        <w:t xml:space="preserve"> </w:t>
      </w:r>
      <w:r>
        <w:rPr>
          <w:rFonts w:hint="eastAsia"/>
        </w:rPr>
        <w:t>参与和协助商用密码服务应急响应计划的教育、培训和演练</w:t>
      </w:r>
    </w:p>
    <w:p w14:paraId="21CEA4B7" w14:textId="77777777" w:rsidR="003A0016" w:rsidRDefault="0008438E">
      <w:pPr>
        <w:pStyle w:val="7a387c45"/>
        <w:ind w:firstLine="560"/>
      </w:pPr>
      <w:r>
        <w:rPr>
          <w:rFonts w:hint="eastAsia"/>
        </w:rPr>
        <w:t>（</w:t>
      </w:r>
      <w:r>
        <w:t>4</w:t>
      </w:r>
      <w:r>
        <w:rPr>
          <w:rFonts w:hint="eastAsia"/>
        </w:rPr>
        <w:t>）</w:t>
      </w:r>
      <w:r>
        <w:rPr>
          <w:rFonts w:hint="eastAsia"/>
        </w:rPr>
        <w:t xml:space="preserve"> </w:t>
      </w:r>
      <w:r>
        <w:rPr>
          <w:rFonts w:hint="eastAsia"/>
        </w:rPr>
        <w:t>密码服务中止发生后的恢复</w:t>
      </w:r>
    </w:p>
    <w:p w14:paraId="0F91C259" w14:textId="77777777" w:rsidR="003A0016" w:rsidRDefault="0008438E">
      <w:pPr>
        <w:pStyle w:val="c02a6f0f"/>
        <w:rPr>
          <w:lang w:eastAsia="zh-CN"/>
        </w:rPr>
      </w:pPr>
      <w:r>
        <w:rPr>
          <w:rFonts w:hint="eastAsia"/>
          <w:lang w:eastAsia="zh-CN"/>
        </w:rPr>
        <w:t>6</w:t>
      </w:r>
      <w:r>
        <w:rPr>
          <w:lang w:eastAsia="zh-CN"/>
        </w:rPr>
        <w:t xml:space="preserve">.6.3 </w:t>
      </w:r>
      <w:r>
        <w:rPr>
          <w:rFonts w:hint="eastAsia"/>
          <w:lang w:eastAsia="zh-CN"/>
        </w:rPr>
        <w:t>应急处置预案设计</w:t>
      </w:r>
    </w:p>
    <w:p w14:paraId="65D976D8" w14:textId="77777777" w:rsidR="003A0016" w:rsidRDefault="0008438E">
      <w:pPr>
        <w:pStyle w:val="7a387c45"/>
        <w:ind w:firstLine="560"/>
      </w:pPr>
      <w:r>
        <w:rPr>
          <w:rFonts w:hint="eastAsia"/>
        </w:rPr>
        <w:t>针对潜在的安全事件，进行了应急处置预案的设计。</w:t>
      </w:r>
    </w:p>
    <w:p w14:paraId="62B1243E" w14:textId="77777777" w:rsidR="003A0016" w:rsidRDefault="0008438E">
      <w:pPr>
        <w:pStyle w:val="7a387c45"/>
        <w:ind w:firstLine="560"/>
      </w:pPr>
      <w:r>
        <w:rPr>
          <w:rFonts w:hint="eastAsia"/>
        </w:rPr>
        <w:t>1</w:t>
      </w:r>
      <w:r>
        <w:rPr>
          <w:rFonts w:hint="eastAsia"/>
        </w:rPr>
        <w:t>、项目实施过程中的安全事件应急处置预案</w:t>
      </w:r>
    </w:p>
    <w:p w14:paraId="40C84E51" w14:textId="77777777" w:rsidR="003A0016" w:rsidRDefault="0008438E">
      <w:pPr>
        <w:pStyle w:val="7a387c45"/>
        <w:ind w:firstLine="560"/>
      </w:pPr>
      <w:r>
        <w:rPr>
          <w:rFonts w:hint="eastAsia"/>
        </w:rPr>
        <w:t>针对项目实施过程中的安全事件，应急处置预案设计如下，包括系统密码应用集成故障、密码产品部署故、密码应用集成漏洞。</w:t>
      </w:r>
    </w:p>
    <w:p w14:paraId="5F715390" w14:textId="77777777" w:rsidR="003A0016" w:rsidRDefault="0008438E">
      <w:pPr>
        <w:pStyle w:val="a8e1d533"/>
        <w:numPr>
          <w:ilvl w:val="1"/>
          <w:numId w:val="120"/>
        </w:numPr>
        <w:ind w:firstLine="560"/>
        <w:rPr>
          <w:rFonts w:ascii="仿宋" w:eastAsia="仿宋" w:hAnsi="仿宋" w:cs="仿宋"/>
          <w:sz w:val="28"/>
          <w:szCs w:val="28"/>
          <w:lang w:eastAsia="zh-CN"/>
        </w:rPr>
      </w:pPr>
      <w:r>
        <w:rPr>
          <w:rFonts w:ascii="仿宋" w:eastAsia="仿宋" w:hAnsi="仿宋" w:cs="仿宋" w:hint="eastAsia"/>
          <w:sz w:val="28"/>
          <w:szCs w:val="28"/>
          <w:lang w:eastAsia="zh-CN"/>
        </w:rPr>
        <w:t>系统密码应用集成故障，如</w:t>
      </w:r>
      <w:r>
        <w:rPr>
          <w:rFonts w:ascii="仿宋" w:eastAsia="仿宋" w:hAnsi="仿宋" w:cs="仿宋" w:hint="eastAsia"/>
          <w:sz w:val="28"/>
          <w:szCs w:val="28"/>
        </w:rPr>
        <w:fldChar w:fldCharType="begin"/>
      </w:r>
      <w:r>
        <w:rPr>
          <w:rFonts w:ascii="仿宋" w:eastAsia="仿宋" w:hAnsi="仿宋" w:cs="仿宋" w:hint="eastAsia"/>
          <w:sz w:val="28"/>
          <w:szCs w:val="28"/>
          <w:lang w:eastAsia="zh-CN"/>
        </w:rPr>
        <w:instrText xml:space="preserve"> REF _Ref103619389 \h  \* MERGEFORMAT </w:instrText>
      </w:r>
      <w:r>
        <w:rPr>
          <w:rFonts w:ascii="仿宋" w:eastAsia="仿宋" w:hAnsi="仿宋" w:cs="仿宋" w:hint="eastAsia"/>
          <w:sz w:val="28"/>
          <w:szCs w:val="28"/>
        </w:rPr>
      </w:r>
      <w:r>
        <w:rPr>
          <w:rFonts w:ascii="仿宋" w:eastAsia="仿宋" w:hAnsi="仿宋" w:cs="仿宋" w:hint="eastAsia"/>
          <w:sz w:val="28"/>
          <w:szCs w:val="28"/>
        </w:rPr>
        <w:fldChar w:fldCharType="separate"/>
      </w:r>
      <w:r>
        <w:rPr>
          <w:rFonts w:ascii="仿宋" w:eastAsia="仿宋" w:hAnsi="仿宋" w:cs="仿宋" w:hint="eastAsia"/>
          <w:sz w:val="28"/>
          <w:szCs w:val="28"/>
          <w:lang w:eastAsia="zh-CN"/>
        </w:rPr>
        <w:t>表 6.1</w:t>
      </w:r>
      <w:r>
        <w:rPr>
          <w:rFonts w:ascii="仿宋" w:eastAsia="仿宋" w:hAnsi="仿宋" w:cs="仿宋" w:hint="eastAsia"/>
          <w:sz w:val="28"/>
          <w:szCs w:val="28"/>
        </w:rPr>
        <w:fldChar w:fldCharType="end"/>
      </w:r>
      <w:r>
        <w:rPr>
          <w:rFonts w:ascii="仿宋" w:eastAsia="仿宋" w:hAnsi="仿宋" w:cs="仿宋" w:hint="eastAsia"/>
          <w:sz w:val="28"/>
          <w:szCs w:val="28"/>
          <w:lang w:eastAsia="zh-CN"/>
        </w:rPr>
        <w:t>所示。</w:t>
      </w:r>
    </w:p>
    <w:p w14:paraId="199FA8DC" w14:textId="77777777" w:rsidR="003A0016" w:rsidRDefault="0008438E">
      <w:pPr>
        <w:pStyle w:val="a8e1d533"/>
        <w:keepNext/>
        <w:ind w:firstLine="560"/>
        <w:jc w:val="center"/>
        <w:rPr>
          <w:rFonts w:cs="Times New Roman"/>
          <w:lang w:eastAsia="zh-CN"/>
        </w:rPr>
      </w:pPr>
      <w:r>
        <w:rPr>
          <w:rFonts w:cs="Times New Roman" w:hint="eastAsia"/>
          <w:lang w:eastAsia="zh-CN"/>
        </w:rPr>
        <w:t>表</w:t>
      </w:r>
      <w:r>
        <w:rPr>
          <w:rFonts w:cs="Times New Roman"/>
          <w:lang w:eastAsia="zh-CN"/>
        </w:rPr>
        <w:t xml:space="preserve">6.1 </w:t>
      </w:r>
      <w:r>
        <w:rPr>
          <w:rFonts w:cs="Times New Roman" w:hint="eastAsia"/>
          <w:lang w:eastAsia="zh-CN"/>
        </w:rPr>
        <w:t>系统密码应用集成故障</w:t>
      </w:r>
    </w:p>
    <w:tbl>
      <w:tblPr>
        <w:tblStyle w:val="d0f3f1bf"/>
        <w:tblW w:w="4967" w:type="pct"/>
        <w:tblLook w:val="04A0" w:firstRow="1" w:lastRow="0" w:firstColumn="1" w:lastColumn="0" w:noHBand="0" w:noVBand="1"/>
      </w:tblPr>
      <w:tblGrid>
        <w:gridCol w:w="2067"/>
        <w:gridCol w:w="6154"/>
      </w:tblGrid>
      <w:tr w:rsidR="003A0016" w14:paraId="295D02B1" w14:textId="77777777" w:rsidTr="003A00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pct"/>
          </w:tcPr>
          <w:p w14:paraId="1D1DC8D4" w14:textId="77777777" w:rsidR="003A0016" w:rsidRDefault="0008438E">
            <w:pPr>
              <w:ind w:firstLine="482"/>
              <w:rPr>
                <w:rFonts w:cs="Times New Roman"/>
                <w:b w:val="0"/>
                <w:sz w:val="24"/>
              </w:rPr>
            </w:pPr>
            <w:proofErr w:type="spellStart"/>
            <w:r>
              <w:rPr>
                <w:rFonts w:cs="Times New Roman"/>
                <w:sz w:val="24"/>
              </w:rPr>
              <w:t>出现问题的原因</w:t>
            </w:r>
            <w:proofErr w:type="spellEnd"/>
          </w:p>
        </w:tc>
        <w:tc>
          <w:tcPr>
            <w:tcW w:w="3743" w:type="pct"/>
            <w:tcBorders>
              <w:right w:val="single" w:sz="12" w:space="0" w:color="auto"/>
            </w:tcBorders>
          </w:tcPr>
          <w:p w14:paraId="1AAE3CBE" w14:textId="77777777" w:rsidR="003A0016" w:rsidRDefault="0008438E">
            <w:pPr>
              <w:ind w:firstLine="482"/>
              <w:cnfStyle w:val="100000000000" w:firstRow="1" w:lastRow="0" w:firstColumn="0" w:lastColumn="0" w:oddVBand="0" w:evenVBand="0" w:oddHBand="0" w:evenHBand="0" w:firstRowFirstColumn="0" w:firstRowLastColumn="0" w:lastRowFirstColumn="0" w:lastRowLastColumn="0"/>
              <w:rPr>
                <w:rFonts w:cs="Times New Roman"/>
                <w:b w:val="0"/>
                <w:bCs/>
                <w:sz w:val="24"/>
                <w:lang w:eastAsia="zh-CN"/>
              </w:rPr>
            </w:pPr>
            <w:r>
              <w:rPr>
                <w:rFonts w:cs="Times New Roman"/>
                <w:bCs/>
                <w:sz w:val="24"/>
                <w:lang w:eastAsia="zh-CN"/>
              </w:rPr>
              <w:t>因业务系统开发商的工作疏忽或对密码产品接口掌握不全，造成业务系统无法正常使用密码产品的事件。</w:t>
            </w:r>
          </w:p>
        </w:tc>
      </w:tr>
      <w:tr w:rsidR="003A0016" w14:paraId="592CB1C0" w14:textId="77777777" w:rsidTr="003A0016">
        <w:tc>
          <w:tcPr>
            <w:cnfStyle w:val="001000000000" w:firstRow="0" w:lastRow="0" w:firstColumn="1" w:lastColumn="0" w:oddVBand="0" w:evenVBand="0" w:oddHBand="0" w:evenHBand="0" w:firstRowFirstColumn="0" w:firstRowLastColumn="0" w:lastRowFirstColumn="0" w:lastRowLastColumn="0"/>
            <w:tcW w:w="1257" w:type="pct"/>
          </w:tcPr>
          <w:p w14:paraId="703D0695" w14:textId="77777777" w:rsidR="003A0016" w:rsidRDefault="0008438E">
            <w:pPr>
              <w:ind w:firstLine="482"/>
              <w:rPr>
                <w:rFonts w:cs="Times New Roman"/>
                <w:b/>
                <w:sz w:val="24"/>
              </w:rPr>
            </w:pPr>
            <w:proofErr w:type="spellStart"/>
            <w:r>
              <w:rPr>
                <w:rFonts w:cs="Times New Roman"/>
                <w:b/>
                <w:sz w:val="24"/>
              </w:rPr>
              <w:t>问题影响</w:t>
            </w:r>
            <w:proofErr w:type="spellEnd"/>
          </w:p>
        </w:tc>
        <w:tc>
          <w:tcPr>
            <w:tcW w:w="3743" w:type="pct"/>
            <w:tcBorders>
              <w:right w:val="single" w:sz="12" w:space="0" w:color="auto"/>
            </w:tcBorders>
          </w:tcPr>
          <w:p w14:paraId="70326A80"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密码应用在业务的生产系统验证失效</w:t>
            </w:r>
          </w:p>
        </w:tc>
      </w:tr>
      <w:tr w:rsidR="003A0016" w14:paraId="2EE81BD9" w14:textId="77777777" w:rsidTr="003A0016">
        <w:tc>
          <w:tcPr>
            <w:cnfStyle w:val="001000000000" w:firstRow="0" w:lastRow="0" w:firstColumn="1" w:lastColumn="0" w:oddVBand="0" w:evenVBand="0" w:oddHBand="0" w:evenHBand="0" w:firstRowFirstColumn="0" w:firstRowLastColumn="0" w:lastRowFirstColumn="0" w:lastRowLastColumn="0"/>
            <w:tcW w:w="1257" w:type="pct"/>
          </w:tcPr>
          <w:p w14:paraId="22ABF954" w14:textId="77777777" w:rsidR="003A0016" w:rsidRDefault="0008438E">
            <w:pPr>
              <w:ind w:firstLine="482"/>
              <w:rPr>
                <w:rFonts w:cs="Times New Roman"/>
                <w:b/>
                <w:sz w:val="24"/>
              </w:rPr>
            </w:pPr>
            <w:proofErr w:type="spellStart"/>
            <w:r>
              <w:rPr>
                <w:rFonts w:cs="Times New Roman"/>
                <w:b/>
                <w:sz w:val="24"/>
              </w:rPr>
              <w:t>事前防范</w:t>
            </w:r>
            <w:proofErr w:type="spellEnd"/>
          </w:p>
        </w:tc>
        <w:tc>
          <w:tcPr>
            <w:tcW w:w="3743" w:type="pct"/>
            <w:tcBorders>
              <w:right w:val="single" w:sz="12" w:space="0" w:color="auto"/>
            </w:tcBorders>
          </w:tcPr>
          <w:p w14:paraId="3A88D88B"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上线生产前做多次模拟生产运行的验证测试</w:t>
            </w:r>
          </w:p>
        </w:tc>
      </w:tr>
      <w:tr w:rsidR="003A0016" w14:paraId="39126D40" w14:textId="77777777" w:rsidTr="003A0016">
        <w:tc>
          <w:tcPr>
            <w:cnfStyle w:val="001000000000" w:firstRow="0" w:lastRow="0" w:firstColumn="1" w:lastColumn="0" w:oddVBand="0" w:evenVBand="0" w:oddHBand="0" w:evenHBand="0" w:firstRowFirstColumn="0" w:firstRowLastColumn="0" w:lastRowFirstColumn="0" w:lastRowLastColumn="0"/>
            <w:tcW w:w="1257" w:type="pct"/>
          </w:tcPr>
          <w:p w14:paraId="19811506" w14:textId="77777777" w:rsidR="003A0016" w:rsidRDefault="0008438E">
            <w:pPr>
              <w:ind w:firstLine="482"/>
              <w:rPr>
                <w:rFonts w:cs="Times New Roman"/>
                <w:b/>
                <w:sz w:val="24"/>
              </w:rPr>
            </w:pPr>
            <w:proofErr w:type="spellStart"/>
            <w:r>
              <w:rPr>
                <w:rFonts w:cs="Times New Roman"/>
                <w:b/>
                <w:sz w:val="24"/>
              </w:rPr>
              <w:t>事中处理</w:t>
            </w:r>
            <w:proofErr w:type="spellEnd"/>
          </w:p>
        </w:tc>
        <w:tc>
          <w:tcPr>
            <w:tcW w:w="3743" w:type="pct"/>
            <w:tcBorders>
              <w:right w:val="single" w:sz="12" w:space="0" w:color="auto"/>
            </w:tcBorders>
          </w:tcPr>
          <w:p w14:paraId="08103BB5"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进行密码应用算法回退</w:t>
            </w:r>
            <w:r>
              <w:rPr>
                <w:rFonts w:cs="Times New Roman" w:hint="eastAsia"/>
                <w:bCs/>
                <w:sz w:val="24"/>
                <w:lang w:eastAsia="zh-CN"/>
              </w:rPr>
              <w:t>；</w:t>
            </w:r>
          </w:p>
          <w:p w14:paraId="71CF4EE4"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rPr>
            </w:pPr>
            <w:proofErr w:type="spellStart"/>
            <w:r>
              <w:rPr>
                <w:rFonts w:cs="Times New Roman"/>
                <w:bCs/>
                <w:sz w:val="24"/>
              </w:rPr>
              <w:t>进行数据恢复</w:t>
            </w:r>
            <w:proofErr w:type="spellEnd"/>
            <w:r>
              <w:rPr>
                <w:rFonts w:cs="Times New Roman" w:hint="eastAsia"/>
                <w:bCs/>
                <w:sz w:val="24"/>
              </w:rPr>
              <w:t>。</w:t>
            </w:r>
          </w:p>
        </w:tc>
      </w:tr>
      <w:tr w:rsidR="003A0016" w14:paraId="62DB387B" w14:textId="77777777" w:rsidTr="003A0016">
        <w:tc>
          <w:tcPr>
            <w:cnfStyle w:val="001000000000" w:firstRow="0" w:lastRow="0" w:firstColumn="1" w:lastColumn="0" w:oddVBand="0" w:evenVBand="0" w:oddHBand="0" w:evenHBand="0" w:firstRowFirstColumn="0" w:firstRowLastColumn="0" w:lastRowFirstColumn="0" w:lastRowLastColumn="0"/>
            <w:tcW w:w="1257" w:type="pct"/>
          </w:tcPr>
          <w:p w14:paraId="12F603CC" w14:textId="77777777" w:rsidR="003A0016" w:rsidRDefault="0008438E">
            <w:pPr>
              <w:ind w:firstLine="482"/>
              <w:rPr>
                <w:rFonts w:cs="Times New Roman"/>
                <w:b/>
                <w:sz w:val="24"/>
              </w:rPr>
            </w:pPr>
            <w:proofErr w:type="spellStart"/>
            <w:r>
              <w:rPr>
                <w:rFonts w:cs="Times New Roman"/>
                <w:b/>
                <w:sz w:val="24"/>
              </w:rPr>
              <w:t>事后处置</w:t>
            </w:r>
            <w:proofErr w:type="spellEnd"/>
          </w:p>
        </w:tc>
        <w:tc>
          <w:tcPr>
            <w:tcW w:w="3743" w:type="pct"/>
            <w:tcBorders>
              <w:right w:val="single" w:sz="12" w:space="0" w:color="auto"/>
            </w:tcBorders>
          </w:tcPr>
          <w:p w14:paraId="02FC70E5"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校验模拟系统和生产系统间的差异</w:t>
            </w:r>
            <w:r>
              <w:rPr>
                <w:rFonts w:cs="Times New Roman" w:hint="eastAsia"/>
                <w:bCs/>
                <w:sz w:val="24"/>
                <w:lang w:eastAsia="zh-CN"/>
              </w:rPr>
              <w:t>；</w:t>
            </w:r>
          </w:p>
          <w:p w14:paraId="2983B51E"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充</w:t>
            </w:r>
            <w:r>
              <w:rPr>
                <w:rFonts w:cs="Times New Roman" w:hint="eastAsia"/>
                <w:bCs/>
                <w:sz w:val="24"/>
                <w:lang w:eastAsia="zh-CN"/>
              </w:rPr>
              <w:t>分</w:t>
            </w:r>
            <w:r>
              <w:rPr>
                <w:rFonts w:cs="Times New Roman"/>
                <w:bCs/>
                <w:sz w:val="24"/>
                <w:lang w:eastAsia="zh-CN"/>
              </w:rPr>
              <w:t>分析所遇到的问题细节</w:t>
            </w:r>
            <w:r>
              <w:rPr>
                <w:rFonts w:cs="Times New Roman" w:hint="eastAsia"/>
                <w:bCs/>
                <w:sz w:val="24"/>
                <w:lang w:eastAsia="zh-CN"/>
              </w:rPr>
              <w:t>；</w:t>
            </w:r>
          </w:p>
          <w:p w14:paraId="3CC81505"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待所有问题解决后再进行二次上线验证</w:t>
            </w:r>
            <w:r>
              <w:rPr>
                <w:rFonts w:cs="Times New Roman" w:hint="eastAsia"/>
                <w:bCs/>
                <w:sz w:val="24"/>
                <w:lang w:eastAsia="zh-CN"/>
              </w:rPr>
              <w:t>。</w:t>
            </w:r>
          </w:p>
        </w:tc>
      </w:tr>
      <w:tr w:rsidR="003A0016" w14:paraId="631B8B00" w14:textId="77777777" w:rsidTr="003A0016">
        <w:tc>
          <w:tcPr>
            <w:cnfStyle w:val="001000000000" w:firstRow="0" w:lastRow="0" w:firstColumn="1" w:lastColumn="0" w:oddVBand="0" w:evenVBand="0" w:oddHBand="0" w:evenHBand="0" w:firstRowFirstColumn="0" w:firstRowLastColumn="0" w:lastRowFirstColumn="0" w:lastRowLastColumn="0"/>
            <w:tcW w:w="1257" w:type="pct"/>
            <w:tcBorders>
              <w:bottom w:val="single" w:sz="12" w:space="0" w:color="auto"/>
            </w:tcBorders>
          </w:tcPr>
          <w:p w14:paraId="0F12B475" w14:textId="77777777" w:rsidR="003A0016" w:rsidRDefault="0008438E">
            <w:pPr>
              <w:ind w:firstLine="482"/>
              <w:rPr>
                <w:rFonts w:cs="Times New Roman"/>
                <w:b/>
                <w:sz w:val="24"/>
              </w:rPr>
            </w:pPr>
            <w:proofErr w:type="spellStart"/>
            <w:r>
              <w:rPr>
                <w:rFonts w:cs="Times New Roman"/>
                <w:b/>
                <w:sz w:val="24"/>
              </w:rPr>
              <w:t>损失评估</w:t>
            </w:r>
            <w:proofErr w:type="spellEnd"/>
          </w:p>
        </w:tc>
        <w:tc>
          <w:tcPr>
            <w:tcW w:w="3743" w:type="pct"/>
            <w:tcBorders>
              <w:bottom w:val="single" w:sz="12" w:space="0" w:color="auto"/>
              <w:right w:val="single" w:sz="12" w:space="0" w:color="auto"/>
            </w:tcBorders>
          </w:tcPr>
          <w:p w14:paraId="5BA1A3F3"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延误了系统密码算法安全性整体更新的进度</w:t>
            </w:r>
          </w:p>
        </w:tc>
      </w:tr>
    </w:tbl>
    <w:p w14:paraId="32B06428" w14:textId="77777777" w:rsidR="003A0016" w:rsidRDefault="0008438E">
      <w:pPr>
        <w:pStyle w:val="a8e1d533"/>
        <w:numPr>
          <w:ilvl w:val="1"/>
          <w:numId w:val="120"/>
        </w:numPr>
        <w:ind w:firstLine="560"/>
        <w:rPr>
          <w:rFonts w:ascii="仿宋" w:eastAsia="仿宋" w:hAnsi="仿宋" w:cs="仿宋"/>
          <w:sz w:val="28"/>
          <w:szCs w:val="28"/>
          <w:lang w:eastAsia="zh-CN"/>
        </w:rPr>
      </w:pPr>
      <w:r>
        <w:rPr>
          <w:rFonts w:ascii="仿宋" w:eastAsia="仿宋" w:hAnsi="仿宋" w:cs="仿宋" w:hint="eastAsia"/>
          <w:sz w:val="28"/>
          <w:szCs w:val="28"/>
          <w:lang w:eastAsia="zh-CN"/>
        </w:rPr>
        <w:lastRenderedPageBreak/>
        <w:t>密码产品部署故障，如</w:t>
      </w:r>
      <w:r>
        <w:rPr>
          <w:rFonts w:ascii="仿宋" w:eastAsia="仿宋" w:hAnsi="仿宋" w:cs="仿宋" w:hint="eastAsia"/>
          <w:sz w:val="28"/>
          <w:szCs w:val="28"/>
        </w:rPr>
        <w:fldChar w:fldCharType="begin"/>
      </w:r>
      <w:r>
        <w:rPr>
          <w:rFonts w:ascii="仿宋" w:eastAsia="仿宋" w:hAnsi="仿宋" w:cs="仿宋" w:hint="eastAsia"/>
          <w:sz w:val="28"/>
          <w:szCs w:val="28"/>
          <w:lang w:eastAsia="zh-CN"/>
        </w:rPr>
        <w:instrText xml:space="preserve"> REF _Ref103619398 \h  \* MERGEFORMAT </w:instrText>
      </w:r>
      <w:r>
        <w:rPr>
          <w:rFonts w:ascii="仿宋" w:eastAsia="仿宋" w:hAnsi="仿宋" w:cs="仿宋" w:hint="eastAsia"/>
          <w:sz w:val="28"/>
          <w:szCs w:val="28"/>
        </w:rPr>
      </w:r>
      <w:r>
        <w:rPr>
          <w:rFonts w:ascii="仿宋" w:eastAsia="仿宋" w:hAnsi="仿宋" w:cs="仿宋" w:hint="eastAsia"/>
          <w:sz w:val="28"/>
          <w:szCs w:val="28"/>
        </w:rPr>
        <w:fldChar w:fldCharType="separate"/>
      </w:r>
      <w:r>
        <w:rPr>
          <w:rFonts w:ascii="仿宋" w:eastAsia="仿宋" w:hAnsi="仿宋" w:cs="仿宋" w:hint="eastAsia"/>
          <w:sz w:val="28"/>
          <w:szCs w:val="28"/>
          <w:lang w:eastAsia="zh-CN"/>
        </w:rPr>
        <w:t>表 6.2</w:t>
      </w:r>
      <w:r>
        <w:rPr>
          <w:rFonts w:ascii="仿宋" w:eastAsia="仿宋" w:hAnsi="仿宋" w:cs="仿宋" w:hint="eastAsia"/>
          <w:sz w:val="28"/>
          <w:szCs w:val="28"/>
        </w:rPr>
        <w:fldChar w:fldCharType="end"/>
      </w:r>
      <w:r>
        <w:rPr>
          <w:rFonts w:ascii="仿宋" w:eastAsia="仿宋" w:hAnsi="仿宋" w:cs="仿宋" w:hint="eastAsia"/>
          <w:sz w:val="28"/>
          <w:szCs w:val="28"/>
          <w:lang w:eastAsia="zh-CN"/>
        </w:rPr>
        <w:t>所示。</w:t>
      </w:r>
    </w:p>
    <w:p w14:paraId="33FF0E40" w14:textId="77777777" w:rsidR="003A0016" w:rsidRDefault="0008438E">
      <w:pPr>
        <w:pStyle w:val="a8e1d533"/>
        <w:keepNext/>
        <w:ind w:firstLine="560"/>
        <w:jc w:val="center"/>
        <w:rPr>
          <w:rFonts w:cs="Times New Roman"/>
        </w:rPr>
      </w:pPr>
      <w:r>
        <w:rPr>
          <w:rFonts w:cs="Times New Roman" w:hint="eastAsia"/>
        </w:rPr>
        <w:t>表</w:t>
      </w:r>
      <w:r>
        <w:rPr>
          <w:rFonts w:cs="Times New Roman" w:hint="eastAsia"/>
        </w:rPr>
        <w:t xml:space="preserve"> </w:t>
      </w:r>
      <w:r>
        <w:rPr>
          <w:rFonts w:cs="Times New Roman"/>
        </w:rPr>
        <w:fldChar w:fldCharType="begin"/>
      </w:r>
      <w:r>
        <w:rPr>
          <w:rFonts w:cs="Times New Roman"/>
        </w:rPr>
        <w:instrText xml:space="preserve"> </w:instrText>
      </w:r>
      <w:r>
        <w:rPr>
          <w:rFonts w:cs="Times New Roman" w:hint="eastAsia"/>
        </w:rPr>
        <w:instrText>STYLEREF 1 \s</w:instrText>
      </w:r>
      <w:r>
        <w:rPr>
          <w:rFonts w:cs="Times New Roman"/>
        </w:rPr>
        <w:instrText xml:space="preserve">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w:instrText>
      </w:r>
      <w:r>
        <w:rPr>
          <w:rFonts w:cs="Times New Roman" w:hint="eastAsia"/>
        </w:rPr>
        <w:instrText xml:space="preserve">SEQ </w:instrText>
      </w:r>
      <w:r>
        <w:rPr>
          <w:rFonts w:cs="Times New Roman" w:hint="eastAsia"/>
        </w:rPr>
        <w:instrText>表</w:instrText>
      </w:r>
      <w:r>
        <w:rPr>
          <w:rFonts w:cs="Times New Roman" w:hint="eastAsia"/>
        </w:rPr>
        <w:instrText xml:space="preserve"> \* ARABIC \s 1</w:instrText>
      </w:r>
      <w:r>
        <w:rPr>
          <w:rFonts w:cs="Times New Roman"/>
        </w:rPr>
        <w:instrText xml:space="preserve"> </w:instrText>
      </w:r>
      <w:r>
        <w:rPr>
          <w:rFonts w:cs="Times New Roman"/>
        </w:rPr>
        <w:fldChar w:fldCharType="separate"/>
      </w:r>
      <w:r>
        <w:rPr>
          <w:rFonts w:cs="Times New Roman"/>
        </w:rPr>
        <w:t>2</w:t>
      </w:r>
      <w:r>
        <w:rPr>
          <w:rFonts w:cs="Times New Roman"/>
        </w:rPr>
        <w:fldChar w:fldCharType="end"/>
      </w:r>
      <w:r>
        <w:rPr>
          <w:rFonts w:cs="Times New Roman"/>
        </w:rPr>
        <w:t xml:space="preserve"> </w:t>
      </w:r>
      <w:proofErr w:type="spellStart"/>
      <w:r>
        <w:rPr>
          <w:rFonts w:cs="Times New Roman" w:hint="eastAsia"/>
        </w:rPr>
        <w:t>密码产品部署故障</w:t>
      </w:r>
      <w:proofErr w:type="spellEnd"/>
    </w:p>
    <w:tbl>
      <w:tblPr>
        <w:tblStyle w:val="d0f3f1bf"/>
        <w:tblW w:w="4967" w:type="pct"/>
        <w:tblLook w:val="04A0" w:firstRow="1" w:lastRow="0" w:firstColumn="1" w:lastColumn="0" w:noHBand="0" w:noVBand="1"/>
      </w:tblPr>
      <w:tblGrid>
        <w:gridCol w:w="2068"/>
        <w:gridCol w:w="6153"/>
      </w:tblGrid>
      <w:tr w:rsidR="003A0016" w14:paraId="0D4A5FF2" w14:textId="77777777" w:rsidTr="003A00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5AD27E2C" w14:textId="77777777" w:rsidR="003A0016" w:rsidRDefault="0008438E">
            <w:pPr>
              <w:ind w:firstLine="482"/>
              <w:rPr>
                <w:rFonts w:cs="Times New Roman"/>
                <w:b w:val="0"/>
                <w:sz w:val="24"/>
              </w:rPr>
            </w:pPr>
            <w:proofErr w:type="spellStart"/>
            <w:r>
              <w:rPr>
                <w:rFonts w:cs="Times New Roman"/>
                <w:sz w:val="24"/>
              </w:rPr>
              <w:t>出现问题的原因</w:t>
            </w:r>
            <w:proofErr w:type="spellEnd"/>
          </w:p>
        </w:tc>
        <w:tc>
          <w:tcPr>
            <w:tcW w:w="3742" w:type="pct"/>
            <w:tcBorders>
              <w:right w:val="single" w:sz="12" w:space="0" w:color="auto"/>
            </w:tcBorders>
          </w:tcPr>
          <w:p w14:paraId="583F3E6A" w14:textId="77777777" w:rsidR="003A0016" w:rsidRDefault="0008438E">
            <w:pPr>
              <w:ind w:firstLine="482"/>
              <w:cnfStyle w:val="100000000000" w:firstRow="1" w:lastRow="0" w:firstColumn="0" w:lastColumn="0" w:oddVBand="0" w:evenVBand="0" w:oddHBand="0" w:evenHBand="0" w:firstRowFirstColumn="0" w:firstRowLastColumn="0" w:lastRowFirstColumn="0" w:lastRowLastColumn="0"/>
              <w:rPr>
                <w:rFonts w:cs="Times New Roman"/>
                <w:b w:val="0"/>
                <w:bCs/>
                <w:sz w:val="24"/>
                <w:lang w:eastAsia="zh-CN"/>
              </w:rPr>
            </w:pPr>
            <w:r>
              <w:rPr>
                <w:rFonts w:cs="Times New Roman"/>
                <w:bCs/>
                <w:sz w:val="24"/>
                <w:lang w:eastAsia="zh-CN"/>
              </w:rPr>
              <w:t>因密码产品实施人员工作疏忽，造成密码产品无法正常工作的事件。</w:t>
            </w:r>
          </w:p>
        </w:tc>
      </w:tr>
      <w:tr w:rsidR="003A0016" w14:paraId="0E90CF6F"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794F8EEB" w14:textId="77777777" w:rsidR="003A0016" w:rsidRDefault="0008438E">
            <w:pPr>
              <w:ind w:firstLine="482"/>
              <w:rPr>
                <w:rFonts w:cs="Times New Roman"/>
                <w:b/>
                <w:sz w:val="24"/>
              </w:rPr>
            </w:pPr>
            <w:proofErr w:type="spellStart"/>
            <w:r>
              <w:rPr>
                <w:rFonts w:cs="Times New Roman"/>
                <w:b/>
                <w:sz w:val="24"/>
              </w:rPr>
              <w:t>问题影响</w:t>
            </w:r>
            <w:proofErr w:type="spellEnd"/>
          </w:p>
        </w:tc>
        <w:tc>
          <w:tcPr>
            <w:tcW w:w="3742" w:type="pct"/>
            <w:tcBorders>
              <w:right w:val="single" w:sz="12" w:space="0" w:color="auto"/>
            </w:tcBorders>
          </w:tcPr>
          <w:p w14:paraId="7C2ABC90"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上线生产后密码产品设备不工作或工作异常</w:t>
            </w:r>
          </w:p>
        </w:tc>
      </w:tr>
      <w:tr w:rsidR="003A0016" w14:paraId="0983B9D8"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6472972F" w14:textId="77777777" w:rsidR="003A0016" w:rsidRDefault="0008438E">
            <w:pPr>
              <w:ind w:firstLine="482"/>
              <w:rPr>
                <w:rFonts w:cs="Times New Roman"/>
                <w:b/>
                <w:sz w:val="24"/>
              </w:rPr>
            </w:pPr>
            <w:proofErr w:type="spellStart"/>
            <w:r>
              <w:rPr>
                <w:rFonts w:cs="Times New Roman"/>
                <w:b/>
                <w:sz w:val="24"/>
              </w:rPr>
              <w:t>事前防范</w:t>
            </w:r>
            <w:proofErr w:type="spellEnd"/>
          </w:p>
        </w:tc>
        <w:tc>
          <w:tcPr>
            <w:tcW w:w="3742" w:type="pct"/>
            <w:tcBorders>
              <w:right w:val="single" w:sz="12" w:space="0" w:color="auto"/>
            </w:tcBorders>
          </w:tcPr>
          <w:p w14:paraId="1B1ED951"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上线生产前充份验证设备配置文档，并且多次做模拟生产上运行环境的压力测试和功能测试</w:t>
            </w:r>
          </w:p>
        </w:tc>
      </w:tr>
      <w:tr w:rsidR="003A0016" w14:paraId="483A11EC"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1D7D368A" w14:textId="77777777" w:rsidR="003A0016" w:rsidRDefault="0008438E">
            <w:pPr>
              <w:ind w:firstLine="482"/>
              <w:rPr>
                <w:rFonts w:cs="Times New Roman"/>
                <w:b/>
                <w:sz w:val="24"/>
              </w:rPr>
            </w:pPr>
            <w:proofErr w:type="spellStart"/>
            <w:r>
              <w:rPr>
                <w:rFonts w:cs="Times New Roman"/>
                <w:b/>
                <w:sz w:val="24"/>
              </w:rPr>
              <w:t>事中处理</w:t>
            </w:r>
            <w:proofErr w:type="spellEnd"/>
          </w:p>
        </w:tc>
        <w:tc>
          <w:tcPr>
            <w:tcW w:w="3742" w:type="pct"/>
            <w:tcBorders>
              <w:right w:val="single" w:sz="12" w:space="0" w:color="auto"/>
            </w:tcBorders>
          </w:tcPr>
          <w:p w14:paraId="67A1FFE8"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进行密码应用算法回退</w:t>
            </w:r>
            <w:r>
              <w:rPr>
                <w:rFonts w:cs="Times New Roman" w:hint="eastAsia"/>
                <w:bCs/>
                <w:sz w:val="24"/>
                <w:lang w:eastAsia="zh-CN"/>
              </w:rPr>
              <w:t>；</w:t>
            </w:r>
          </w:p>
          <w:p w14:paraId="4CE354D3"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密码产品部署回退，定位问题</w:t>
            </w:r>
            <w:r>
              <w:rPr>
                <w:rFonts w:cs="Times New Roman" w:hint="eastAsia"/>
                <w:bCs/>
                <w:sz w:val="24"/>
                <w:lang w:eastAsia="zh-CN"/>
              </w:rPr>
              <w:t>。</w:t>
            </w:r>
          </w:p>
        </w:tc>
      </w:tr>
      <w:tr w:rsidR="003A0016" w14:paraId="3CA066C9"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76CE5A74" w14:textId="77777777" w:rsidR="003A0016" w:rsidRDefault="0008438E">
            <w:pPr>
              <w:ind w:firstLine="482"/>
              <w:rPr>
                <w:rFonts w:cs="Times New Roman"/>
                <w:b/>
                <w:sz w:val="24"/>
              </w:rPr>
            </w:pPr>
            <w:proofErr w:type="spellStart"/>
            <w:r>
              <w:rPr>
                <w:rFonts w:cs="Times New Roman"/>
                <w:b/>
                <w:sz w:val="24"/>
              </w:rPr>
              <w:t>事后处置</w:t>
            </w:r>
            <w:proofErr w:type="spellEnd"/>
          </w:p>
        </w:tc>
        <w:tc>
          <w:tcPr>
            <w:tcW w:w="3742" w:type="pct"/>
            <w:tcBorders>
              <w:right w:val="single" w:sz="12" w:space="0" w:color="auto"/>
            </w:tcBorders>
          </w:tcPr>
          <w:p w14:paraId="65711E88"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分析模拟系统和生产系统间的差异</w:t>
            </w:r>
            <w:r>
              <w:rPr>
                <w:rFonts w:cs="Times New Roman" w:hint="eastAsia"/>
                <w:bCs/>
                <w:sz w:val="24"/>
                <w:lang w:eastAsia="zh-CN"/>
              </w:rPr>
              <w:t>；</w:t>
            </w:r>
          </w:p>
          <w:p w14:paraId="3FAD3421"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全面分析失败上线的原因</w:t>
            </w:r>
            <w:r>
              <w:rPr>
                <w:rFonts w:cs="Times New Roman" w:hint="eastAsia"/>
                <w:bCs/>
                <w:sz w:val="24"/>
                <w:lang w:eastAsia="zh-CN"/>
              </w:rPr>
              <w:t>；</w:t>
            </w:r>
          </w:p>
          <w:p w14:paraId="72B59EF7"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待所有问题解决后再进行二次上线，验证</w:t>
            </w:r>
            <w:r>
              <w:rPr>
                <w:rFonts w:cs="Times New Roman" w:hint="eastAsia"/>
                <w:bCs/>
                <w:sz w:val="24"/>
                <w:lang w:eastAsia="zh-CN"/>
              </w:rPr>
              <w:t>。</w:t>
            </w:r>
          </w:p>
        </w:tc>
      </w:tr>
      <w:tr w:rsidR="003A0016" w14:paraId="3FD046A5" w14:textId="77777777" w:rsidTr="003A0016">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70940D00" w14:textId="77777777" w:rsidR="003A0016" w:rsidRDefault="0008438E">
            <w:pPr>
              <w:ind w:firstLine="482"/>
              <w:rPr>
                <w:rFonts w:cs="Times New Roman"/>
                <w:b/>
                <w:sz w:val="24"/>
              </w:rPr>
            </w:pPr>
            <w:proofErr w:type="spellStart"/>
            <w:r>
              <w:rPr>
                <w:rFonts w:cs="Times New Roman"/>
                <w:b/>
                <w:sz w:val="24"/>
              </w:rPr>
              <w:t>损失评估</w:t>
            </w:r>
            <w:proofErr w:type="spellEnd"/>
          </w:p>
        </w:tc>
        <w:tc>
          <w:tcPr>
            <w:tcW w:w="3742" w:type="pct"/>
            <w:tcBorders>
              <w:bottom w:val="single" w:sz="12" w:space="0" w:color="auto"/>
              <w:right w:val="single" w:sz="12" w:space="0" w:color="auto"/>
            </w:tcBorders>
          </w:tcPr>
          <w:p w14:paraId="7AC3ACFC"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延误了系统密码算法安全性整体更新的进度</w:t>
            </w:r>
          </w:p>
        </w:tc>
      </w:tr>
    </w:tbl>
    <w:p w14:paraId="3432EE9A" w14:textId="77777777" w:rsidR="003A0016" w:rsidRDefault="0008438E">
      <w:pPr>
        <w:pStyle w:val="a8e1d533"/>
        <w:numPr>
          <w:ilvl w:val="1"/>
          <w:numId w:val="121"/>
        </w:numPr>
        <w:ind w:firstLine="560"/>
        <w:rPr>
          <w:rFonts w:ascii="Times New Roman" w:eastAsia="仿宋" w:hAnsi="Times New Roman"/>
          <w:sz w:val="28"/>
          <w:szCs w:val="20"/>
          <w:lang w:eastAsia="zh-CN"/>
        </w:rPr>
      </w:pPr>
      <w:r>
        <w:rPr>
          <w:rFonts w:ascii="Times New Roman" w:eastAsia="仿宋" w:hAnsi="Times New Roman" w:hint="eastAsia"/>
          <w:sz w:val="28"/>
          <w:szCs w:val="20"/>
          <w:lang w:eastAsia="zh-CN"/>
        </w:rPr>
        <w:t>密码应用集成漏洞，如</w:t>
      </w:r>
      <w:r>
        <w:rPr>
          <w:rFonts w:ascii="Times New Roman" w:eastAsia="仿宋" w:hAnsi="Times New Roman" w:hint="eastAsia"/>
          <w:sz w:val="28"/>
          <w:szCs w:val="20"/>
          <w:lang w:eastAsia="zh-CN"/>
        </w:rPr>
        <w:fldChar w:fldCharType="begin"/>
      </w:r>
      <w:r>
        <w:rPr>
          <w:rFonts w:ascii="Times New Roman" w:eastAsia="仿宋" w:hAnsi="Times New Roman" w:hint="eastAsia"/>
          <w:sz w:val="28"/>
          <w:szCs w:val="20"/>
          <w:lang w:eastAsia="zh-CN"/>
        </w:rPr>
        <w:instrText xml:space="preserve"> REF _Ref103619436 \h  \* MERGEFORMAT </w:instrText>
      </w:r>
      <w:r>
        <w:rPr>
          <w:rFonts w:ascii="Times New Roman" w:eastAsia="仿宋" w:hAnsi="Times New Roman" w:hint="eastAsia"/>
          <w:sz w:val="28"/>
          <w:szCs w:val="20"/>
          <w:lang w:eastAsia="zh-CN"/>
        </w:rPr>
      </w:r>
      <w:r>
        <w:rPr>
          <w:rFonts w:ascii="Times New Roman" w:eastAsia="仿宋" w:hAnsi="Times New Roman" w:hint="eastAsia"/>
          <w:sz w:val="28"/>
          <w:szCs w:val="20"/>
          <w:lang w:eastAsia="zh-CN"/>
        </w:rPr>
        <w:fldChar w:fldCharType="separate"/>
      </w:r>
      <w:r>
        <w:rPr>
          <w:rFonts w:ascii="Times New Roman" w:eastAsia="仿宋" w:hAnsi="Times New Roman" w:hint="eastAsia"/>
          <w:sz w:val="28"/>
          <w:szCs w:val="20"/>
          <w:lang w:eastAsia="zh-CN"/>
        </w:rPr>
        <w:t>表</w:t>
      </w:r>
      <w:r>
        <w:rPr>
          <w:rFonts w:ascii="Times New Roman" w:eastAsia="仿宋" w:hAnsi="Times New Roman" w:hint="eastAsia"/>
          <w:sz w:val="28"/>
          <w:szCs w:val="20"/>
          <w:lang w:eastAsia="zh-CN"/>
        </w:rPr>
        <w:t xml:space="preserve"> 6.3</w:t>
      </w:r>
      <w:r>
        <w:rPr>
          <w:rFonts w:ascii="Times New Roman" w:eastAsia="仿宋" w:hAnsi="Times New Roman" w:hint="eastAsia"/>
          <w:sz w:val="28"/>
          <w:szCs w:val="20"/>
          <w:lang w:eastAsia="zh-CN"/>
        </w:rPr>
        <w:fldChar w:fldCharType="end"/>
      </w:r>
      <w:r>
        <w:rPr>
          <w:rFonts w:ascii="Times New Roman" w:eastAsia="仿宋" w:hAnsi="Times New Roman" w:hint="eastAsia"/>
          <w:sz w:val="28"/>
          <w:szCs w:val="20"/>
          <w:lang w:eastAsia="zh-CN"/>
        </w:rPr>
        <w:t>所示。</w:t>
      </w:r>
    </w:p>
    <w:p w14:paraId="20F84870" w14:textId="77777777" w:rsidR="003A0016" w:rsidRDefault="0008438E">
      <w:pPr>
        <w:pStyle w:val="a8e1d533"/>
        <w:keepNext/>
        <w:ind w:firstLine="560"/>
        <w:jc w:val="center"/>
        <w:rPr>
          <w:rFonts w:cs="Times New Roman"/>
        </w:rPr>
      </w:pPr>
      <w:r>
        <w:rPr>
          <w:rFonts w:cs="Times New Roman" w:hint="eastAsia"/>
        </w:rPr>
        <w:t>表</w:t>
      </w:r>
      <w:r>
        <w:rPr>
          <w:rFonts w:cs="Times New Roman" w:hint="eastAsia"/>
        </w:rPr>
        <w:t xml:space="preserve"> </w:t>
      </w:r>
      <w:r>
        <w:rPr>
          <w:rFonts w:cs="Times New Roman"/>
        </w:rPr>
        <w:fldChar w:fldCharType="begin"/>
      </w:r>
      <w:r>
        <w:rPr>
          <w:rFonts w:cs="Times New Roman"/>
        </w:rPr>
        <w:instrText xml:space="preserve"> </w:instrText>
      </w:r>
      <w:r>
        <w:rPr>
          <w:rFonts w:cs="Times New Roman" w:hint="eastAsia"/>
        </w:rPr>
        <w:instrText>STYLEREF 1 \s</w:instrText>
      </w:r>
      <w:r>
        <w:rPr>
          <w:rFonts w:cs="Times New Roman"/>
        </w:rPr>
        <w:instrText xml:space="preserve">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w:instrText>
      </w:r>
      <w:r>
        <w:rPr>
          <w:rFonts w:cs="Times New Roman" w:hint="eastAsia"/>
        </w:rPr>
        <w:instrText xml:space="preserve">SEQ </w:instrText>
      </w:r>
      <w:r>
        <w:rPr>
          <w:rFonts w:cs="Times New Roman" w:hint="eastAsia"/>
        </w:rPr>
        <w:instrText>表</w:instrText>
      </w:r>
      <w:r>
        <w:rPr>
          <w:rFonts w:cs="Times New Roman" w:hint="eastAsia"/>
        </w:rPr>
        <w:instrText xml:space="preserve"> \* ARABIC \s 1</w:instrText>
      </w:r>
      <w:r>
        <w:rPr>
          <w:rFonts w:cs="Times New Roman"/>
        </w:rPr>
        <w:instrText xml:space="preserve"> </w:instrText>
      </w:r>
      <w:r>
        <w:rPr>
          <w:rFonts w:cs="Times New Roman"/>
        </w:rPr>
        <w:fldChar w:fldCharType="separate"/>
      </w:r>
      <w:r>
        <w:rPr>
          <w:rFonts w:cs="Times New Roman"/>
        </w:rPr>
        <w:t>3</w:t>
      </w:r>
      <w:r>
        <w:rPr>
          <w:rFonts w:cs="Times New Roman"/>
        </w:rPr>
        <w:fldChar w:fldCharType="end"/>
      </w:r>
      <w:r>
        <w:rPr>
          <w:rFonts w:cs="Times New Roman"/>
        </w:rPr>
        <w:t xml:space="preserve"> </w:t>
      </w:r>
      <w:proofErr w:type="spellStart"/>
      <w:r>
        <w:rPr>
          <w:rFonts w:cs="Times New Roman" w:hint="eastAsia"/>
        </w:rPr>
        <w:t>密码应用集成漏洞</w:t>
      </w:r>
      <w:proofErr w:type="spellEnd"/>
    </w:p>
    <w:tbl>
      <w:tblPr>
        <w:tblStyle w:val="d0f3f1bf"/>
        <w:tblW w:w="4967" w:type="pct"/>
        <w:tblLook w:val="04A0" w:firstRow="1" w:lastRow="0" w:firstColumn="1" w:lastColumn="0" w:noHBand="0" w:noVBand="1"/>
      </w:tblPr>
      <w:tblGrid>
        <w:gridCol w:w="2068"/>
        <w:gridCol w:w="6153"/>
      </w:tblGrid>
      <w:tr w:rsidR="003A0016" w14:paraId="7FD8DC83" w14:textId="77777777" w:rsidTr="003A00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6FFFB6E5" w14:textId="77777777" w:rsidR="003A0016" w:rsidRDefault="0008438E">
            <w:pPr>
              <w:ind w:firstLine="482"/>
              <w:rPr>
                <w:rFonts w:cs="Times New Roman"/>
                <w:b w:val="0"/>
                <w:sz w:val="24"/>
              </w:rPr>
            </w:pPr>
            <w:proofErr w:type="spellStart"/>
            <w:r>
              <w:rPr>
                <w:rFonts w:cs="Times New Roman"/>
                <w:sz w:val="24"/>
              </w:rPr>
              <w:t>出现问题的原因</w:t>
            </w:r>
            <w:proofErr w:type="spellEnd"/>
          </w:p>
        </w:tc>
        <w:tc>
          <w:tcPr>
            <w:tcW w:w="3742" w:type="pct"/>
            <w:tcBorders>
              <w:right w:val="single" w:sz="12" w:space="0" w:color="auto"/>
            </w:tcBorders>
          </w:tcPr>
          <w:p w14:paraId="40185099" w14:textId="77777777" w:rsidR="003A0016" w:rsidRDefault="0008438E">
            <w:pPr>
              <w:ind w:firstLine="482"/>
              <w:cnfStyle w:val="100000000000" w:firstRow="1" w:lastRow="0" w:firstColumn="0" w:lastColumn="0" w:oddVBand="0" w:evenVBand="0" w:oddHBand="0" w:evenHBand="0" w:firstRowFirstColumn="0" w:firstRowLastColumn="0" w:lastRowFirstColumn="0" w:lastRowLastColumn="0"/>
              <w:rPr>
                <w:rFonts w:cs="Times New Roman"/>
                <w:b w:val="0"/>
                <w:bCs/>
                <w:sz w:val="24"/>
                <w:lang w:eastAsia="zh-CN"/>
              </w:rPr>
            </w:pPr>
            <w:r>
              <w:rPr>
                <w:rFonts w:cs="Times New Roman"/>
                <w:bCs/>
                <w:sz w:val="24"/>
                <w:lang w:eastAsia="zh-CN"/>
              </w:rPr>
              <w:t>因业务系统开发商的工作疏忽或对密码产品接口掌握不全，造成业务系统密码应用存在漏洞的事件，典型的有：身份鉴别时对证书有效性验证不严谨，造成已过期的、被注销的、非受信</w:t>
            </w:r>
            <w:r>
              <w:rPr>
                <w:rFonts w:cs="Times New Roman"/>
                <w:bCs/>
                <w:sz w:val="24"/>
                <w:lang w:eastAsia="zh-CN"/>
              </w:rPr>
              <w:t>CA</w:t>
            </w:r>
            <w:r>
              <w:rPr>
                <w:rFonts w:cs="Times New Roman"/>
                <w:bCs/>
                <w:sz w:val="24"/>
                <w:lang w:eastAsia="zh-CN"/>
              </w:rPr>
              <w:t>颁发的证书可以通过认证；身份鉴别时没有采用随机数签名，造成身份鉴别信息可被重放攻击等</w:t>
            </w:r>
          </w:p>
        </w:tc>
      </w:tr>
      <w:tr w:rsidR="003A0016" w14:paraId="3C04DE3D"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3D90931D" w14:textId="77777777" w:rsidR="003A0016" w:rsidRDefault="0008438E">
            <w:pPr>
              <w:ind w:firstLine="482"/>
              <w:rPr>
                <w:rFonts w:cs="Times New Roman"/>
                <w:b/>
                <w:sz w:val="24"/>
              </w:rPr>
            </w:pPr>
            <w:proofErr w:type="spellStart"/>
            <w:r>
              <w:rPr>
                <w:rFonts w:cs="Times New Roman"/>
                <w:b/>
                <w:sz w:val="24"/>
              </w:rPr>
              <w:t>问题影响</w:t>
            </w:r>
            <w:proofErr w:type="spellEnd"/>
          </w:p>
        </w:tc>
        <w:tc>
          <w:tcPr>
            <w:tcW w:w="3742" w:type="pct"/>
            <w:tcBorders>
              <w:right w:val="single" w:sz="12" w:space="0" w:color="auto"/>
            </w:tcBorders>
          </w:tcPr>
          <w:p w14:paraId="6E688D62"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有心攻击信息</w:t>
            </w:r>
            <w:r>
              <w:rPr>
                <w:rFonts w:cs="Times New Roman" w:hint="eastAsia"/>
                <w:bCs/>
                <w:sz w:val="24"/>
                <w:lang w:eastAsia="zh-CN"/>
              </w:rPr>
              <w:t>系统</w:t>
            </w:r>
            <w:r>
              <w:rPr>
                <w:rFonts w:cs="Times New Roman"/>
                <w:bCs/>
                <w:sz w:val="24"/>
                <w:lang w:eastAsia="zh-CN"/>
              </w:rPr>
              <w:t>的</w:t>
            </w:r>
            <w:proofErr w:type="gramStart"/>
            <w:r>
              <w:rPr>
                <w:rFonts w:cs="Times New Roman"/>
                <w:bCs/>
                <w:sz w:val="24"/>
                <w:lang w:eastAsia="zh-CN"/>
              </w:rPr>
              <w:t>黑客很</w:t>
            </w:r>
            <w:proofErr w:type="gramEnd"/>
            <w:r>
              <w:rPr>
                <w:rFonts w:cs="Times New Roman"/>
                <w:bCs/>
                <w:sz w:val="24"/>
                <w:lang w:eastAsia="zh-CN"/>
              </w:rPr>
              <w:t>容易蒙混到信息系统内部，引发内部信息泄漏风险</w:t>
            </w:r>
          </w:p>
        </w:tc>
      </w:tr>
      <w:tr w:rsidR="003A0016" w14:paraId="3FD198A5"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21CEAAE5" w14:textId="77777777" w:rsidR="003A0016" w:rsidRDefault="0008438E">
            <w:pPr>
              <w:ind w:firstLine="482"/>
              <w:rPr>
                <w:rFonts w:cs="Times New Roman"/>
                <w:b/>
                <w:sz w:val="24"/>
              </w:rPr>
            </w:pPr>
            <w:proofErr w:type="spellStart"/>
            <w:r>
              <w:rPr>
                <w:rFonts w:cs="Times New Roman"/>
                <w:b/>
                <w:sz w:val="24"/>
              </w:rPr>
              <w:t>事前防范</w:t>
            </w:r>
            <w:proofErr w:type="spellEnd"/>
          </w:p>
        </w:tc>
        <w:tc>
          <w:tcPr>
            <w:tcW w:w="3742" w:type="pct"/>
            <w:tcBorders>
              <w:right w:val="single" w:sz="12" w:space="0" w:color="auto"/>
            </w:tcBorders>
          </w:tcPr>
          <w:p w14:paraId="107ED9C7"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技术上对认证的原理进行了理论性的认证，并给出了集成的拓扑说明</w:t>
            </w:r>
            <w:r>
              <w:rPr>
                <w:rFonts w:cs="Times New Roman" w:hint="eastAsia"/>
                <w:bCs/>
                <w:sz w:val="24"/>
                <w:lang w:eastAsia="zh-CN"/>
              </w:rPr>
              <w:t>；</w:t>
            </w:r>
          </w:p>
          <w:p w14:paraId="6D755ED0"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可复制参考的集成示例，接口介绍文档</w:t>
            </w:r>
            <w:r>
              <w:rPr>
                <w:rFonts w:cs="Times New Roman" w:hint="eastAsia"/>
                <w:bCs/>
                <w:sz w:val="24"/>
                <w:lang w:eastAsia="zh-CN"/>
              </w:rPr>
              <w:t>；</w:t>
            </w:r>
          </w:p>
          <w:p w14:paraId="4AC34241"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宽且广的测试案例的覆盖</w:t>
            </w:r>
            <w:r>
              <w:rPr>
                <w:rFonts w:cs="Times New Roman" w:hint="eastAsia"/>
                <w:bCs/>
                <w:sz w:val="24"/>
                <w:lang w:eastAsia="zh-CN"/>
              </w:rPr>
              <w:t>。</w:t>
            </w:r>
          </w:p>
        </w:tc>
      </w:tr>
      <w:tr w:rsidR="003A0016" w14:paraId="50C27DD3"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66D9D465" w14:textId="77777777" w:rsidR="003A0016" w:rsidRDefault="0008438E">
            <w:pPr>
              <w:ind w:firstLine="482"/>
              <w:rPr>
                <w:rFonts w:cs="Times New Roman"/>
                <w:b/>
                <w:sz w:val="24"/>
              </w:rPr>
            </w:pPr>
            <w:proofErr w:type="spellStart"/>
            <w:r>
              <w:rPr>
                <w:rFonts w:cs="Times New Roman"/>
                <w:b/>
                <w:sz w:val="24"/>
              </w:rPr>
              <w:t>事中处理</w:t>
            </w:r>
            <w:proofErr w:type="spellEnd"/>
          </w:p>
        </w:tc>
        <w:tc>
          <w:tcPr>
            <w:tcW w:w="3742" w:type="pct"/>
            <w:tcBorders>
              <w:right w:val="single" w:sz="12" w:space="0" w:color="auto"/>
            </w:tcBorders>
          </w:tcPr>
          <w:p w14:paraId="4DB61A75"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系统全面回退到使用证书登录前的状态</w:t>
            </w:r>
            <w:r>
              <w:rPr>
                <w:rFonts w:cs="Times New Roman" w:hint="eastAsia"/>
                <w:bCs/>
                <w:sz w:val="24"/>
                <w:lang w:eastAsia="zh-CN"/>
              </w:rPr>
              <w:t>；</w:t>
            </w:r>
          </w:p>
          <w:p w14:paraId="5E21C654"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待所有问题解决后再进行二次上线，验证</w:t>
            </w:r>
            <w:r>
              <w:rPr>
                <w:rFonts w:cs="Times New Roman" w:hint="eastAsia"/>
                <w:bCs/>
                <w:sz w:val="24"/>
                <w:lang w:eastAsia="zh-CN"/>
              </w:rPr>
              <w:t>。</w:t>
            </w:r>
          </w:p>
        </w:tc>
      </w:tr>
      <w:tr w:rsidR="003A0016" w14:paraId="6337E7F4"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5061E46A" w14:textId="77777777" w:rsidR="003A0016" w:rsidRDefault="0008438E">
            <w:pPr>
              <w:ind w:firstLine="482"/>
              <w:rPr>
                <w:rFonts w:cs="Times New Roman"/>
                <w:b/>
                <w:sz w:val="24"/>
              </w:rPr>
            </w:pPr>
            <w:proofErr w:type="spellStart"/>
            <w:r>
              <w:rPr>
                <w:rFonts w:cs="Times New Roman"/>
                <w:b/>
                <w:sz w:val="24"/>
              </w:rPr>
              <w:t>事后处置</w:t>
            </w:r>
            <w:proofErr w:type="spellEnd"/>
          </w:p>
        </w:tc>
        <w:tc>
          <w:tcPr>
            <w:tcW w:w="3742" w:type="pct"/>
            <w:tcBorders>
              <w:right w:val="single" w:sz="12" w:space="0" w:color="auto"/>
            </w:tcBorders>
          </w:tcPr>
          <w:p w14:paraId="56848B67"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开发人员重新参考方案，做原理层的深入了解，充分理解示例代码，接口说明文档</w:t>
            </w:r>
            <w:r>
              <w:rPr>
                <w:rFonts w:cs="Times New Roman" w:hint="eastAsia"/>
                <w:bCs/>
                <w:sz w:val="24"/>
                <w:lang w:eastAsia="zh-CN"/>
              </w:rPr>
              <w:t>；</w:t>
            </w:r>
          </w:p>
          <w:p w14:paraId="35E4C08A"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重新</w:t>
            </w:r>
            <w:proofErr w:type="gramStart"/>
            <w:r>
              <w:rPr>
                <w:rFonts w:cs="Times New Roman"/>
                <w:bCs/>
                <w:sz w:val="24"/>
                <w:lang w:eastAsia="zh-CN"/>
              </w:rPr>
              <w:t>做证</w:t>
            </w:r>
            <w:proofErr w:type="gramEnd"/>
            <w:r>
              <w:rPr>
                <w:rFonts w:cs="Times New Roman"/>
                <w:bCs/>
                <w:sz w:val="24"/>
                <w:lang w:eastAsia="zh-CN"/>
              </w:rPr>
              <w:t>书认证产品的接入</w:t>
            </w:r>
            <w:r>
              <w:rPr>
                <w:rFonts w:cs="Times New Roman" w:hint="eastAsia"/>
                <w:bCs/>
                <w:sz w:val="24"/>
                <w:lang w:eastAsia="zh-CN"/>
              </w:rPr>
              <w:t>；</w:t>
            </w:r>
          </w:p>
          <w:p w14:paraId="23BB4AF9"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宽且广的测试案例的覆盖，</w:t>
            </w:r>
            <w:r>
              <w:rPr>
                <w:rFonts w:cs="Times New Roman"/>
                <w:bCs/>
                <w:sz w:val="24"/>
              </w:rPr>
              <w:t>β</w:t>
            </w:r>
            <w:r>
              <w:rPr>
                <w:rFonts w:cs="Times New Roman"/>
                <w:bCs/>
                <w:sz w:val="24"/>
                <w:lang w:eastAsia="zh-CN"/>
              </w:rPr>
              <w:t>测试</w:t>
            </w:r>
            <w:r>
              <w:rPr>
                <w:rFonts w:cs="Times New Roman" w:hint="eastAsia"/>
                <w:bCs/>
                <w:sz w:val="24"/>
                <w:lang w:eastAsia="zh-CN"/>
              </w:rPr>
              <w:t>。</w:t>
            </w:r>
          </w:p>
        </w:tc>
      </w:tr>
      <w:tr w:rsidR="003A0016" w14:paraId="02F0E6BF" w14:textId="77777777" w:rsidTr="003A0016">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72CA7000" w14:textId="77777777" w:rsidR="003A0016" w:rsidRDefault="0008438E">
            <w:pPr>
              <w:ind w:firstLine="482"/>
              <w:rPr>
                <w:rFonts w:cs="Times New Roman"/>
                <w:b/>
                <w:sz w:val="24"/>
              </w:rPr>
            </w:pPr>
            <w:proofErr w:type="spellStart"/>
            <w:r>
              <w:rPr>
                <w:rFonts w:cs="Times New Roman"/>
                <w:b/>
                <w:sz w:val="24"/>
              </w:rPr>
              <w:t>损失评估</w:t>
            </w:r>
            <w:proofErr w:type="spellEnd"/>
          </w:p>
        </w:tc>
        <w:tc>
          <w:tcPr>
            <w:tcW w:w="3742" w:type="pct"/>
            <w:tcBorders>
              <w:bottom w:val="single" w:sz="12" w:space="0" w:color="auto"/>
              <w:right w:val="single" w:sz="12" w:space="0" w:color="auto"/>
            </w:tcBorders>
          </w:tcPr>
          <w:p w14:paraId="5B37B393"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延误了强身份认证的上线进度，给系统安全性存在身份认证方面的不足，容易受到黑客密码穷举，</w:t>
            </w:r>
            <w:proofErr w:type="gramStart"/>
            <w:r>
              <w:rPr>
                <w:rFonts w:cs="Times New Roman"/>
                <w:bCs/>
                <w:sz w:val="24"/>
                <w:lang w:eastAsia="zh-CN"/>
              </w:rPr>
              <w:t>撞库等</w:t>
            </w:r>
            <w:proofErr w:type="gramEnd"/>
            <w:r>
              <w:rPr>
                <w:rFonts w:cs="Times New Roman"/>
                <w:bCs/>
                <w:sz w:val="24"/>
                <w:lang w:eastAsia="zh-CN"/>
              </w:rPr>
              <w:t>方面的攻击，存在内部信息泄漏的风险。</w:t>
            </w:r>
          </w:p>
        </w:tc>
      </w:tr>
    </w:tbl>
    <w:p w14:paraId="6ED0E6C7" w14:textId="77777777" w:rsidR="003A0016" w:rsidRDefault="0008438E">
      <w:pPr>
        <w:pStyle w:val="7a387c45"/>
        <w:ind w:firstLine="560"/>
      </w:pPr>
      <w:r>
        <w:rPr>
          <w:rFonts w:hint="eastAsia"/>
        </w:rPr>
        <w:t>2</w:t>
      </w:r>
      <w:r>
        <w:rPr>
          <w:rFonts w:hint="eastAsia"/>
        </w:rPr>
        <w:t>、密码运行过程中出现的安全事件应急处置预案</w:t>
      </w:r>
    </w:p>
    <w:p w14:paraId="5F3265BE" w14:textId="77777777" w:rsidR="003A0016" w:rsidRDefault="0008438E">
      <w:pPr>
        <w:pStyle w:val="7a387c45"/>
        <w:ind w:firstLine="560"/>
      </w:pPr>
      <w:r>
        <w:rPr>
          <w:rFonts w:hint="eastAsia"/>
        </w:rPr>
        <w:t>针对密码运行过程中的安全事件，应急处置预案设计如下，包括系统管理员证书失效、系统服务器证书失效、密钥泄漏、密码设备故</w:t>
      </w:r>
      <w:r>
        <w:rPr>
          <w:rFonts w:hint="eastAsia"/>
        </w:rPr>
        <w:lastRenderedPageBreak/>
        <w:t>障、密码设备的安全漏洞。</w:t>
      </w:r>
    </w:p>
    <w:p w14:paraId="2B7607C3" w14:textId="77777777" w:rsidR="003A0016" w:rsidRDefault="0008438E">
      <w:pPr>
        <w:pStyle w:val="a8e1d533"/>
        <w:numPr>
          <w:ilvl w:val="1"/>
          <w:numId w:val="121"/>
        </w:numPr>
        <w:rPr>
          <w:rFonts w:ascii="仿宋" w:eastAsia="仿宋" w:hAnsi="仿宋" w:cs="仿宋"/>
          <w:sz w:val="28"/>
          <w:szCs w:val="28"/>
          <w:lang w:eastAsia="zh-CN"/>
        </w:rPr>
      </w:pPr>
      <w:r>
        <w:rPr>
          <w:rFonts w:ascii="仿宋" w:eastAsia="仿宋" w:hAnsi="仿宋" w:cs="仿宋" w:hint="eastAsia"/>
          <w:sz w:val="28"/>
          <w:szCs w:val="28"/>
          <w:lang w:eastAsia="zh-CN"/>
        </w:rPr>
        <w:t>系统管理员证书失效，如</w:t>
      </w:r>
      <w:r>
        <w:rPr>
          <w:rFonts w:ascii="仿宋" w:eastAsia="仿宋" w:hAnsi="仿宋" w:cs="仿宋" w:hint="eastAsia"/>
          <w:sz w:val="28"/>
          <w:szCs w:val="28"/>
        </w:rPr>
        <w:fldChar w:fldCharType="begin"/>
      </w:r>
      <w:r>
        <w:rPr>
          <w:rFonts w:ascii="仿宋" w:eastAsia="仿宋" w:hAnsi="仿宋" w:cs="仿宋" w:hint="eastAsia"/>
          <w:sz w:val="28"/>
          <w:szCs w:val="28"/>
          <w:lang w:eastAsia="zh-CN"/>
        </w:rPr>
        <w:instrText xml:space="preserve"> REF _Ref103619473 \h  \* MERGEFORMAT </w:instrText>
      </w:r>
      <w:r>
        <w:rPr>
          <w:rFonts w:ascii="仿宋" w:eastAsia="仿宋" w:hAnsi="仿宋" w:cs="仿宋" w:hint="eastAsia"/>
          <w:sz w:val="28"/>
          <w:szCs w:val="28"/>
        </w:rPr>
      </w:r>
      <w:r>
        <w:rPr>
          <w:rFonts w:ascii="仿宋" w:eastAsia="仿宋" w:hAnsi="仿宋" w:cs="仿宋" w:hint="eastAsia"/>
          <w:sz w:val="28"/>
          <w:szCs w:val="28"/>
        </w:rPr>
        <w:fldChar w:fldCharType="separate"/>
      </w:r>
      <w:r>
        <w:rPr>
          <w:rFonts w:ascii="仿宋" w:eastAsia="仿宋" w:hAnsi="仿宋" w:cs="仿宋" w:hint="eastAsia"/>
          <w:sz w:val="28"/>
          <w:szCs w:val="28"/>
          <w:lang w:eastAsia="zh-CN"/>
        </w:rPr>
        <w:t>表 6.4</w:t>
      </w:r>
      <w:r>
        <w:rPr>
          <w:rFonts w:ascii="仿宋" w:eastAsia="仿宋" w:hAnsi="仿宋" w:cs="仿宋" w:hint="eastAsia"/>
          <w:sz w:val="28"/>
          <w:szCs w:val="28"/>
        </w:rPr>
        <w:fldChar w:fldCharType="end"/>
      </w:r>
      <w:r>
        <w:rPr>
          <w:rFonts w:ascii="仿宋" w:eastAsia="仿宋" w:hAnsi="仿宋" w:cs="仿宋" w:hint="eastAsia"/>
          <w:sz w:val="28"/>
          <w:szCs w:val="28"/>
          <w:lang w:eastAsia="zh-CN"/>
        </w:rPr>
        <w:t>所示。</w:t>
      </w:r>
    </w:p>
    <w:p w14:paraId="6A14803B" w14:textId="77777777" w:rsidR="003A0016" w:rsidRDefault="0008438E">
      <w:pPr>
        <w:pStyle w:val="a8e1d533"/>
        <w:keepNext/>
        <w:ind w:firstLine="560"/>
        <w:jc w:val="center"/>
        <w:rPr>
          <w:rFonts w:cs="Times New Roman"/>
        </w:rPr>
      </w:pPr>
      <w:r>
        <w:rPr>
          <w:rFonts w:cs="Times New Roman" w:hint="eastAsia"/>
        </w:rPr>
        <w:t>表</w:t>
      </w:r>
      <w:r>
        <w:rPr>
          <w:rFonts w:cs="Times New Roman" w:hint="eastAsia"/>
        </w:rPr>
        <w:t xml:space="preserve"> </w:t>
      </w:r>
      <w:r>
        <w:rPr>
          <w:rFonts w:cs="Times New Roman"/>
        </w:rPr>
        <w:fldChar w:fldCharType="begin"/>
      </w:r>
      <w:r>
        <w:rPr>
          <w:rFonts w:cs="Times New Roman"/>
        </w:rPr>
        <w:instrText xml:space="preserve"> </w:instrText>
      </w:r>
      <w:r>
        <w:rPr>
          <w:rFonts w:cs="Times New Roman" w:hint="eastAsia"/>
        </w:rPr>
        <w:instrText>STYLEREF 1 \s</w:instrText>
      </w:r>
      <w:r>
        <w:rPr>
          <w:rFonts w:cs="Times New Roman"/>
        </w:rPr>
        <w:instrText xml:space="preserve">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w:instrText>
      </w:r>
      <w:r>
        <w:rPr>
          <w:rFonts w:cs="Times New Roman" w:hint="eastAsia"/>
        </w:rPr>
        <w:instrText xml:space="preserve">SEQ </w:instrText>
      </w:r>
      <w:r>
        <w:rPr>
          <w:rFonts w:cs="Times New Roman" w:hint="eastAsia"/>
        </w:rPr>
        <w:instrText>表</w:instrText>
      </w:r>
      <w:r>
        <w:rPr>
          <w:rFonts w:cs="Times New Roman" w:hint="eastAsia"/>
        </w:rPr>
        <w:instrText xml:space="preserve"> \* ARABIC \s 1</w:instrText>
      </w:r>
      <w:r>
        <w:rPr>
          <w:rFonts w:cs="Times New Roman"/>
        </w:rPr>
        <w:instrText xml:space="preserve"> </w:instrText>
      </w:r>
      <w:r>
        <w:rPr>
          <w:rFonts w:cs="Times New Roman"/>
        </w:rPr>
        <w:fldChar w:fldCharType="separate"/>
      </w:r>
      <w:r>
        <w:rPr>
          <w:rFonts w:cs="Times New Roman"/>
        </w:rPr>
        <w:t>4</w:t>
      </w:r>
      <w:r>
        <w:rPr>
          <w:rFonts w:cs="Times New Roman"/>
        </w:rPr>
        <w:fldChar w:fldCharType="end"/>
      </w:r>
      <w:r>
        <w:rPr>
          <w:rFonts w:cs="Times New Roman"/>
        </w:rPr>
        <w:t xml:space="preserve"> </w:t>
      </w:r>
      <w:proofErr w:type="spellStart"/>
      <w:r>
        <w:rPr>
          <w:rFonts w:cs="Times New Roman" w:hint="eastAsia"/>
        </w:rPr>
        <w:t>系统管理员证书失效</w:t>
      </w:r>
      <w:proofErr w:type="spellEnd"/>
    </w:p>
    <w:tbl>
      <w:tblPr>
        <w:tblStyle w:val="d0f3f1bf"/>
        <w:tblW w:w="4967" w:type="pct"/>
        <w:tblLook w:val="04A0" w:firstRow="1" w:lastRow="0" w:firstColumn="1" w:lastColumn="0" w:noHBand="0" w:noVBand="1"/>
      </w:tblPr>
      <w:tblGrid>
        <w:gridCol w:w="2068"/>
        <w:gridCol w:w="6153"/>
      </w:tblGrid>
      <w:tr w:rsidR="003A0016" w14:paraId="12072051" w14:textId="77777777" w:rsidTr="003A00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2F8840B6" w14:textId="77777777" w:rsidR="003A0016" w:rsidRDefault="0008438E">
            <w:pPr>
              <w:ind w:firstLine="482"/>
              <w:rPr>
                <w:rFonts w:cs="Times New Roman"/>
                <w:b w:val="0"/>
                <w:sz w:val="24"/>
              </w:rPr>
            </w:pPr>
            <w:proofErr w:type="spellStart"/>
            <w:r>
              <w:rPr>
                <w:rFonts w:cs="Times New Roman"/>
                <w:sz w:val="24"/>
              </w:rPr>
              <w:t>出现问题的原因</w:t>
            </w:r>
            <w:proofErr w:type="spellEnd"/>
          </w:p>
        </w:tc>
        <w:tc>
          <w:tcPr>
            <w:tcW w:w="3742" w:type="pct"/>
            <w:tcBorders>
              <w:right w:val="single" w:sz="12" w:space="0" w:color="auto"/>
            </w:tcBorders>
          </w:tcPr>
          <w:p w14:paraId="19274177" w14:textId="77777777" w:rsidR="003A0016" w:rsidRDefault="0008438E">
            <w:pPr>
              <w:ind w:firstLine="482"/>
              <w:cnfStyle w:val="100000000000" w:firstRow="1" w:lastRow="0" w:firstColumn="0" w:lastColumn="0" w:oddVBand="0" w:evenVBand="0" w:oddHBand="0" w:evenHBand="0" w:firstRowFirstColumn="0" w:firstRowLastColumn="0" w:lastRowFirstColumn="0" w:lastRowLastColumn="0"/>
              <w:rPr>
                <w:rFonts w:cs="Times New Roman"/>
                <w:b w:val="0"/>
                <w:sz w:val="24"/>
                <w:lang w:eastAsia="zh-CN"/>
              </w:rPr>
            </w:pPr>
            <w:r>
              <w:rPr>
                <w:rFonts w:cs="Times New Roman"/>
                <w:sz w:val="24"/>
                <w:lang w:eastAsia="zh-CN"/>
              </w:rPr>
              <w:t>系统管理员证书在过期前没有及时去续期、系统管理员证书介质</w:t>
            </w:r>
            <w:r>
              <w:rPr>
                <w:rFonts w:cs="Times New Roman"/>
                <w:sz w:val="24"/>
                <w:lang w:eastAsia="zh-CN"/>
              </w:rPr>
              <w:t>PIN</w:t>
            </w:r>
            <w:r>
              <w:rPr>
                <w:rFonts w:cs="Times New Roman"/>
                <w:sz w:val="24"/>
                <w:lang w:eastAsia="zh-CN"/>
              </w:rPr>
              <w:t>锁死或介质损坏。</w:t>
            </w:r>
          </w:p>
        </w:tc>
      </w:tr>
      <w:tr w:rsidR="003A0016" w14:paraId="687ED189"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366F6BBD" w14:textId="77777777" w:rsidR="003A0016" w:rsidRDefault="0008438E">
            <w:pPr>
              <w:ind w:firstLine="482"/>
              <w:rPr>
                <w:rFonts w:cs="Times New Roman"/>
                <w:b/>
                <w:sz w:val="24"/>
              </w:rPr>
            </w:pPr>
            <w:proofErr w:type="spellStart"/>
            <w:r>
              <w:rPr>
                <w:rFonts w:cs="Times New Roman"/>
                <w:b/>
                <w:sz w:val="24"/>
              </w:rPr>
              <w:t>问题影响</w:t>
            </w:r>
            <w:proofErr w:type="spellEnd"/>
          </w:p>
        </w:tc>
        <w:tc>
          <w:tcPr>
            <w:tcW w:w="3742" w:type="pct"/>
            <w:tcBorders>
              <w:right w:val="single" w:sz="12" w:space="0" w:color="auto"/>
            </w:tcBorders>
          </w:tcPr>
          <w:p w14:paraId="6B8500DB"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系统管理员无法正常登录业务系统进行维护和管理工作，对业务系统的可用性可能会造成影响。</w:t>
            </w:r>
          </w:p>
        </w:tc>
      </w:tr>
      <w:tr w:rsidR="003A0016" w14:paraId="725BBBCC"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643957E6" w14:textId="77777777" w:rsidR="003A0016" w:rsidRDefault="0008438E">
            <w:pPr>
              <w:ind w:firstLine="482"/>
              <w:rPr>
                <w:rFonts w:cs="Times New Roman"/>
                <w:b/>
                <w:sz w:val="24"/>
              </w:rPr>
            </w:pPr>
            <w:proofErr w:type="spellStart"/>
            <w:r>
              <w:rPr>
                <w:rFonts w:cs="Times New Roman"/>
                <w:b/>
                <w:sz w:val="24"/>
              </w:rPr>
              <w:t>事前防范</w:t>
            </w:r>
            <w:proofErr w:type="spellEnd"/>
          </w:p>
        </w:tc>
        <w:tc>
          <w:tcPr>
            <w:tcW w:w="3742" w:type="pct"/>
            <w:tcBorders>
              <w:right w:val="single" w:sz="12" w:space="0" w:color="auto"/>
            </w:tcBorders>
          </w:tcPr>
          <w:p w14:paraId="06EDF850"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设立规范制度要求：管理员每个月定期查看系统管理员证书的有效时间，设置两个管理证书介质互为备份。</w:t>
            </w:r>
          </w:p>
        </w:tc>
      </w:tr>
      <w:tr w:rsidR="003A0016" w14:paraId="4A6388C8"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44407DCA" w14:textId="77777777" w:rsidR="003A0016" w:rsidRDefault="0008438E">
            <w:pPr>
              <w:ind w:firstLine="482"/>
              <w:rPr>
                <w:rFonts w:cs="Times New Roman"/>
                <w:b/>
                <w:sz w:val="24"/>
              </w:rPr>
            </w:pPr>
            <w:proofErr w:type="spellStart"/>
            <w:r>
              <w:rPr>
                <w:rFonts w:cs="Times New Roman"/>
                <w:b/>
                <w:sz w:val="24"/>
              </w:rPr>
              <w:t>事中处理</w:t>
            </w:r>
            <w:proofErr w:type="spellEnd"/>
          </w:p>
        </w:tc>
        <w:tc>
          <w:tcPr>
            <w:tcW w:w="3742" w:type="pct"/>
            <w:tcBorders>
              <w:right w:val="single" w:sz="12" w:space="0" w:color="auto"/>
            </w:tcBorders>
          </w:tcPr>
          <w:p w14:paraId="792691CF"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采用备份的管理证书介质登录系统；</w:t>
            </w:r>
          </w:p>
          <w:p w14:paraId="57B4B3D3"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使用备份的管理员介质做常用的系统管理员的新证书。</w:t>
            </w:r>
          </w:p>
        </w:tc>
      </w:tr>
      <w:tr w:rsidR="003A0016" w14:paraId="18836853"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67834668" w14:textId="77777777" w:rsidR="003A0016" w:rsidRDefault="0008438E">
            <w:pPr>
              <w:ind w:firstLine="482"/>
              <w:rPr>
                <w:rFonts w:cs="Times New Roman"/>
                <w:b/>
                <w:sz w:val="24"/>
              </w:rPr>
            </w:pPr>
            <w:proofErr w:type="spellStart"/>
            <w:r>
              <w:rPr>
                <w:rFonts w:cs="Times New Roman"/>
                <w:b/>
                <w:sz w:val="24"/>
              </w:rPr>
              <w:t>事后处置</w:t>
            </w:r>
            <w:proofErr w:type="spellEnd"/>
          </w:p>
        </w:tc>
        <w:tc>
          <w:tcPr>
            <w:tcW w:w="3742" w:type="pct"/>
            <w:tcBorders>
              <w:right w:val="single" w:sz="12" w:space="0" w:color="auto"/>
            </w:tcBorders>
          </w:tcPr>
          <w:p w14:paraId="3230F73F"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加强规范制度的落实措施；</w:t>
            </w:r>
          </w:p>
          <w:p w14:paraId="1B8A0235"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强调备份的重要性，备份的使用周期要比应用中的产品周期长</w:t>
            </w:r>
            <w:r>
              <w:rPr>
                <w:rFonts w:cs="Times New Roman"/>
                <w:sz w:val="24"/>
                <w:lang w:eastAsia="zh-CN"/>
              </w:rPr>
              <w:t>1.5-2</w:t>
            </w:r>
            <w:r>
              <w:rPr>
                <w:rFonts w:cs="Times New Roman"/>
                <w:sz w:val="24"/>
                <w:lang w:eastAsia="zh-CN"/>
              </w:rPr>
              <w:t>倍。</w:t>
            </w:r>
          </w:p>
        </w:tc>
      </w:tr>
      <w:tr w:rsidR="003A0016" w14:paraId="71094734" w14:textId="77777777" w:rsidTr="003A0016">
        <w:trPr>
          <w:trHeight w:val="149"/>
        </w:trPr>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0445ED0E" w14:textId="77777777" w:rsidR="003A0016" w:rsidRDefault="0008438E">
            <w:pPr>
              <w:ind w:firstLine="482"/>
              <w:rPr>
                <w:rFonts w:cs="Times New Roman"/>
                <w:b/>
                <w:sz w:val="24"/>
              </w:rPr>
            </w:pPr>
            <w:proofErr w:type="spellStart"/>
            <w:r>
              <w:rPr>
                <w:rFonts w:cs="Times New Roman"/>
                <w:b/>
                <w:sz w:val="24"/>
              </w:rPr>
              <w:t>损失评估</w:t>
            </w:r>
            <w:proofErr w:type="spellEnd"/>
          </w:p>
        </w:tc>
        <w:tc>
          <w:tcPr>
            <w:tcW w:w="3742" w:type="pct"/>
            <w:tcBorders>
              <w:bottom w:val="single" w:sz="12" w:space="0" w:color="auto"/>
              <w:right w:val="single" w:sz="12" w:space="0" w:color="auto"/>
            </w:tcBorders>
          </w:tcPr>
          <w:p w14:paraId="09A3EEB5"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管理员登录不及时导致系统维护不及时，造成密码服务的连续性服务中断。</w:t>
            </w:r>
          </w:p>
        </w:tc>
      </w:tr>
    </w:tbl>
    <w:p w14:paraId="0BFD919A" w14:textId="77777777" w:rsidR="003A0016" w:rsidRDefault="0008438E">
      <w:pPr>
        <w:pStyle w:val="7a387c45"/>
        <w:ind w:firstLine="560"/>
      </w:pPr>
      <w:r>
        <w:rPr>
          <w:rFonts w:hint="eastAsia"/>
        </w:rPr>
        <w:t>系统服务器证书失效，如</w:t>
      </w:r>
      <w:r>
        <w:rPr>
          <w:rFonts w:hint="eastAsia"/>
        </w:rPr>
        <w:fldChar w:fldCharType="begin"/>
      </w:r>
      <w:r>
        <w:rPr>
          <w:rFonts w:hint="eastAsia"/>
        </w:rPr>
        <w:instrText xml:space="preserve"> REF _Ref103619505 \h  \* MERGEFORMAT </w:instrText>
      </w:r>
      <w:r>
        <w:rPr>
          <w:rFonts w:hint="eastAsia"/>
        </w:rPr>
      </w:r>
      <w:r>
        <w:rPr>
          <w:rFonts w:hint="eastAsia"/>
        </w:rPr>
        <w:fldChar w:fldCharType="separate"/>
      </w:r>
      <w:r>
        <w:rPr>
          <w:rFonts w:hint="eastAsia"/>
        </w:rPr>
        <w:t>表</w:t>
      </w:r>
      <w:r>
        <w:rPr>
          <w:rFonts w:hint="eastAsia"/>
        </w:rPr>
        <w:t xml:space="preserve"> 5.6</w:t>
      </w:r>
      <w:r>
        <w:rPr>
          <w:rFonts w:hint="eastAsia"/>
        </w:rPr>
        <w:fldChar w:fldCharType="end"/>
      </w:r>
      <w:r>
        <w:rPr>
          <w:rFonts w:hint="eastAsia"/>
        </w:rPr>
        <w:t>所示。</w:t>
      </w:r>
    </w:p>
    <w:p w14:paraId="19C7703A" w14:textId="77777777" w:rsidR="003A0016" w:rsidRDefault="0008438E">
      <w:pPr>
        <w:pStyle w:val="a8e1d533"/>
        <w:keepNext/>
        <w:ind w:firstLine="560"/>
        <w:jc w:val="center"/>
        <w:rPr>
          <w:rFonts w:cs="Times New Roman"/>
        </w:rPr>
      </w:pPr>
      <w:r>
        <w:rPr>
          <w:rFonts w:cs="Times New Roman" w:hint="eastAsia"/>
        </w:rPr>
        <w:t>表</w:t>
      </w:r>
      <w:r>
        <w:rPr>
          <w:rFonts w:cs="Times New Roman" w:hint="eastAsia"/>
        </w:rPr>
        <w:t xml:space="preserve"> </w:t>
      </w:r>
      <w:r>
        <w:rPr>
          <w:rFonts w:cs="Times New Roman"/>
        </w:rPr>
        <w:fldChar w:fldCharType="begin"/>
      </w:r>
      <w:r>
        <w:rPr>
          <w:rFonts w:cs="Times New Roman"/>
        </w:rPr>
        <w:instrText xml:space="preserve"> </w:instrText>
      </w:r>
      <w:r>
        <w:rPr>
          <w:rFonts w:cs="Times New Roman" w:hint="eastAsia"/>
        </w:rPr>
        <w:instrText>STYLEREF 1 \s</w:instrText>
      </w:r>
      <w:r>
        <w:rPr>
          <w:rFonts w:cs="Times New Roman"/>
        </w:rPr>
        <w:instrText xml:space="preserve">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w:instrText>
      </w:r>
      <w:r>
        <w:rPr>
          <w:rFonts w:cs="Times New Roman" w:hint="eastAsia"/>
        </w:rPr>
        <w:instrText xml:space="preserve">SEQ </w:instrText>
      </w:r>
      <w:r>
        <w:rPr>
          <w:rFonts w:cs="Times New Roman" w:hint="eastAsia"/>
        </w:rPr>
        <w:instrText>表</w:instrText>
      </w:r>
      <w:r>
        <w:rPr>
          <w:rFonts w:cs="Times New Roman" w:hint="eastAsia"/>
        </w:rPr>
        <w:instrText xml:space="preserve"> \* ARABIC \s 1</w:instrText>
      </w:r>
      <w:r>
        <w:rPr>
          <w:rFonts w:cs="Times New Roman"/>
        </w:rPr>
        <w:instrText xml:space="preserve"> </w:instrText>
      </w:r>
      <w:r>
        <w:rPr>
          <w:rFonts w:cs="Times New Roman"/>
        </w:rPr>
        <w:fldChar w:fldCharType="separate"/>
      </w:r>
      <w:r>
        <w:rPr>
          <w:rFonts w:cs="Times New Roman"/>
        </w:rPr>
        <w:t>5</w:t>
      </w:r>
      <w:r>
        <w:rPr>
          <w:rFonts w:cs="Times New Roman"/>
        </w:rPr>
        <w:fldChar w:fldCharType="end"/>
      </w:r>
      <w:r>
        <w:rPr>
          <w:rFonts w:cs="Times New Roman"/>
        </w:rPr>
        <w:t xml:space="preserve"> </w:t>
      </w:r>
      <w:proofErr w:type="spellStart"/>
      <w:r>
        <w:rPr>
          <w:rFonts w:cs="Times New Roman" w:hint="eastAsia"/>
        </w:rPr>
        <w:t>系统服务器证书失效</w:t>
      </w:r>
      <w:proofErr w:type="spellEnd"/>
    </w:p>
    <w:tbl>
      <w:tblPr>
        <w:tblStyle w:val="d0f3f1bf"/>
        <w:tblW w:w="4967" w:type="pct"/>
        <w:tblLook w:val="04A0" w:firstRow="1" w:lastRow="0" w:firstColumn="1" w:lastColumn="0" w:noHBand="0" w:noVBand="1"/>
      </w:tblPr>
      <w:tblGrid>
        <w:gridCol w:w="2068"/>
        <w:gridCol w:w="6153"/>
      </w:tblGrid>
      <w:tr w:rsidR="003A0016" w14:paraId="7659565A" w14:textId="77777777" w:rsidTr="003A00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13292C27" w14:textId="77777777" w:rsidR="003A0016" w:rsidRDefault="0008438E">
            <w:pPr>
              <w:ind w:firstLine="482"/>
              <w:rPr>
                <w:rFonts w:cs="Times New Roman"/>
                <w:b w:val="0"/>
                <w:sz w:val="24"/>
              </w:rPr>
            </w:pPr>
            <w:proofErr w:type="spellStart"/>
            <w:r>
              <w:rPr>
                <w:rFonts w:cs="Times New Roman"/>
                <w:sz w:val="24"/>
              </w:rPr>
              <w:t>出现问题的原因</w:t>
            </w:r>
            <w:proofErr w:type="spellEnd"/>
          </w:p>
        </w:tc>
        <w:tc>
          <w:tcPr>
            <w:tcW w:w="3742" w:type="pct"/>
            <w:tcBorders>
              <w:right w:val="single" w:sz="12" w:space="0" w:color="auto"/>
            </w:tcBorders>
          </w:tcPr>
          <w:p w14:paraId="2D8F87CC" w14:textId="77777777" w:rsidR="003A0016" w:rsidRDefault="0008438E">
            <w:pPr>
              <w:ind w:firstLine="482"/>
              <w:cnfStyle w:val="100000000000" w:firstRow="1" w:lastRow="0" w:firstColumn="0" w:lastColumn="0" w:oddVBand="0" w:evenVBand="0" w:oddHBand="0" w:evenHBand="0" w:firstRowFirstColumn="0" w:firstRowLastColumn="0" w:lastRowFirstColumn="0" w:lastRowLastColumn="0"/>
              <w:rPr>
                <w:rFonts w:cs="Times New Roman"/>
                <w:b w:val="0"/>
                <w:sz w:val="24"/>
                <w:lang w:eastAsia="zh-CN"/>
              </w:rPr>
            </w:pPr>
            <w:r>
              <w:rPr>
                <w:rFonts w:cs="Times New Roman"/>
                <w:sz w:val="24"/>
                <w:lang w:eastAsia="zh-CN"/>
              </w:rPr>
              <w:t>业务系统的服务器证书在过期前没有及时去续期；业务系统</w:t>
            </w:r>
            <w:r>
              <w:rPr>
                <w:rFonts w:cs="Times New Roman"/>
                <w:sz w:val="24"/>
                <w:lang w:eastAsia="zh-CN"/>
              </w:rPr>
              <w:t>IP</w:t>
            </w:r>
            <w:r>
              <w:rPr>
                <w:rFonts w:cs="Times New Roman"/>
                <w:sz w:val="24"/>
                <w:lang w:eastAsia="zh-CN"/>
              </w:rPr>
              <w:t>或域名修改没有及时申请新的</w:t>
            </w:r>
            <w:r>
              <w:rPr>
                <w:rFonts w:cs="Times New Roman"/>
                <w:sz w:val="24"/>
                <w:lang w:eastAsia="zh-CN"/>
              </w:rPr>
              <w:t>IP</w:t>
            </w:r>
            <w:r>
              <w:rPr>
                <w:rFonts w:cs="Times New Roman"/>
                <w:sz w:val="24"/>
                <w:lang w:eastAsia="zh-CN"/>
              </w:rPr>
              <w:t>或域名证书。</w:t>
            </w:r>
          </w:p>
        </w:tc>
      </w:tr>
      <w:tr w:rsidR="003A0016" w14:paraId="5E79FE03"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5C52B234" w14:textId="77777777" w:rsidR="003A0016" w:rsidRDefault="0008438E">
            <w:pPr>
              <w:ind w:firstLine="482"/>
              <w:rPr>
                <w:rFonts w:cs="Times New Roman"/>
                <w:b/>
                <w:sz w:val="24"/>
              </w:rPr>
            </w:pPr>
            <w:proofErr w:type="spellStart"/>
            <w:r>
              <w:rPr>
                <w:rFonts w:cs="Times New Roman"/>
                <w:b/>
                <w:sz w:val="24"/>
              </w:rPr>
              <w:t>问题影响</w:t>
            </w:r>
            <w:proofErr w:type="spellEnd"/>
          </w:p>
        </w:tc>
        <w:tc>
          <w:tcPr>
            <w:tcW w:w="3742" w:type="pct"/>
            <w:tcBorders>
              <w:right w:val="single" w:sz="12" w:space="0" w:color="auto"/>
            </w:tcBorders>
          </w:tcPr>
          <w:p w14:paraId="6B8B6A4D"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服务器证书验证失败，影响业务系统的</w:t>
            </w:r>
            <w:proofErr w:type="gramStart"/>
            <w:r>
              <w:rPr>
                <w:rFonts w:cs="Times New Roman"/>
                <w:sz w:val="24"/>
                <w:lang w:eastAsia="zh-CN"/>
              </w:rPr>
              <w:t>正常访问</w:t>
            </w:r>
            <w:proofErr w:type="gramEnd"/>
          </w:p>
        </w:tc>
      </w:tr>
      <w:tr w:rsidR="003A0016" w14:paraId="52D7FA1A"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0912A49E" w14:textId="77777777" w:rsidR="003A0016" w:rsidRDefault="0008438E">
            <w:pPr>
              <w:ind w:firstLine="482"/>
              <w:rPr>
                <w:rFonts w:cs="Times New Roman"/>
                <w:b/>
                <w:sz w:val="24"/>
              </w:rPr>
            </w:pPr>
            <w:proofErr w:type="spellStart"/>
            <w:r>
              <w:rPr>
                <w:rFonts w:cs="Times New Roman"/>
                <w:b/>
                <w:sz w:val="24"/>
              </w:rPr>
              <w:t>事前防范</w:t>
            </w:r>
            <w:proofErr w:type="spellEnd"/>
          </w:p>
        </w:tc>
        <w:tc>
          <w:tcPr>
            <w:tcW w:w="3742" w:type="pct"/>
            <w:tcBorders>
              <w:right w:val="single" w:sz="12" w:space="0" w:color="auto"/>
            </w:tcBorders>
          </w:tcPr>
          <w:p w14:paraId="2B41E79D"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设立规范制度要求管理员每个月定期查看服务器的有效时间，确定服务器证书可继续服务的时间。</w:t>
            </w:r>
          </w:p>
          <w:p w14:paraId="1A5F3DF1"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系统的任意修改需要做出风险评估后，落实准备条件再做切换或更改。</w:t>
            </w:r>
          </w:p>
        </w:tc>
      </w:tr>
      <w:tr w:rsidR="003A0016" w14:paraId="1B4116DC"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42A29016" w14:textId="77777777" w:rsidR="003A0016" w:rsidRDefault="0008438E">
            <w:pPr>
              <w:ind w:firstLine="482"/>
              <w:rPr>
                <w:rFonts w:cs="Times New Roman"/>
                <w:b/>
                <w:sz w:val="24"/>
              </w:rPr>
            </w:pPr>
            <w:proofErr w:type="spellStart"/>
            <w:r>
              <w:rPr>
                <w:rFonts w:cs="Times New Roman"/>
                <w:b/>
                <w:sz w:val="24"/>
              </w:rPr>
              <w:t>事中处理</w:t>
            </w:r>
            <w:proofErr w:type="spellEnd"/>
          </w:p>
        </w:tc>
        <w:tc>
          <w:tcPr>
            <w:tcW w:w="3742" w:type="pct"/>
            <w:tcBorders>
              <w:right w:val="single" w:sz="12" w:space="0" w:color="auto"/>
            </w:tcBorders>
          </w:tcPr>
          <w:p w14:paraId="717E7142"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针对证书过期问题，一方面管理员需要尽快为过期的服务器证书续期；另一方面向</w:t>
            </w:r>
            <w:r>
              <w:rPr>
                <w:rFonts w:cs="Times New Roman"/>
                <w:sz w:val="24"/>
                <w:lang w:eastAsia="zh-CN"/>
              </w:rPr>
              <w:t>CA</w:t>
            </w:r>
            <w:r>
              <w:rPr>
                <w:rFonts w:cs="Times New Roman"/>
                <w:sz w:val="24"/>
                <w:lang w:eastAsia="zh-CN"/>
              </w:rPr>
              <w:t>机构申请临时服务器证书过渡网站正常应用。</w:t>
            </w:r>
          </w:p>
          <w:p w14:paraId="1ACBE5F1"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没有及时申请新</w:t>
            </w:r>
            <w:r>
              <w:rPr>
                <w:rFonts w:cs="Times New Roman" w:hint="eastAsia"/>
                <w:sz w:val="24"/>
                <w:lang w:eastAsia="zh-CN"/>
              </w:rPr>
              <w:t>的</w:t>
            </w:r>
            <w:r>
              <w:rPr>
                <w:rFonts w:cs="Times New Roman" w:hint="eastAsia"/>
                <w:sz w:val="24"/>
                <w:lang w:eastAsia="zh-CN"/>
              </w:rPr>
              <w:t>IP</w:t>
            </w:r>
            <w:r>
              <w:rPr>
                <w:rFonts w:cs="Times New Roman" w:hint="eastAsia"/>
                <w:sz w:val="24"/>
                <w:lang w:eastAsia="zh-CN"/>
              </w:rPr>
              <w:t>或域名证书</w:t>
            </w:r>
            <w:r>
              <w:rPr>
                <w:rFonts w:cs="Times New Roman"/>
                <w:sz w:val="24"/>
                <w:lang w:eastAsia="zh-CN"/>
              </w:rPr>
              <w:t>，采用</w:t>
            </w:r>
            <w:r>
              <w:rPr>
                <w:rFonts w:cs="Times New Roman"/>
                <w:sz w:val="24"/>
                <w:lang w:eastAsia="zh-CN"/>
              </w:rPr>
              <w:t>IP</w:t>
            </w:r>
            <w:r>
              <w:rPr>
                <w:rFonts w:cs="Times New Roman"/>
                <w:sz w:val="24"/>
                <w:lang w:eastAsia="zh-CN"/>
              </w:rPr>
              <w:t>或域名回退机制，待新证书申请下来后再做</w:t>
            </w:r>
            <w:r>
              <w:rPr>
                <w:rFonts w:cs="Times New Roman"/>
                <w:sz w:val="24"/>
                <w:lang w:eastAsia="zh-CN"/>
              </w:rPr>
              <w:t>IP</w:t>
            </w:r>
            <w:r>
              <w:rPr>
                <w:rFonts w:cs="Times New Roman"/>
                <w:sz w:val="24"/>
                <w:lang w:eastAsia="zh-CN"/>
              </w:rPr>
              <w:t>或域名的切换</w:t>
            </w:r>
            <w:r>
              <w:rPr>
                <w:rFonts w:cs="Times New Roman" w:hint="eastAsia"/>
                <w:sz w:val="24"/>
                <w:lang w:eastAsia="zh-CN"/>
              </w:rPr>
              <w:t>。</w:t>
            </w:r>
          </w:p>
        </w:tc>
      </w:tr>
      <w:tr w:rsidR="003A0016" w14:paraId="2741A7FF"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2B16B444" w14:textId="77777777" w:rsidR="003A0016" w:rsidRDefault="0008438E">
            <w:pPr>
              <w:ind w:firstLine="482"/>
              <w:rPr>
                <w:rFonts w:cs="Times New Roman"/>
                <w:b/>
                <w:sz w:val="24"/>
              </w:rPr>
            </w:pPr>
            <w:proofErr w:type="spellStart"/>
            <w:r>
              <w:rPr>
                <w:rFonts w:cs="Times New Roman"/>
                <w:b/>
                <w:sz w:val="24"/>
              </w:rPr>
              <w:t>事后处置</w:t>
            </w:r>
            <w:proofErr w:type="spellEnd"/>
          </w:p>
        </w:tc>
        <w:tc>
          <w:tcPr>
            <w:tcW w:w="3742" w:type="pct"/>
            <w:tcBorders>
              <w:right w:val="single" w:sz="12" w:space="0" w:color="auto"/>
            </w:tcBorders>
          </w:tcPr>
          <w:p w14:paraId="210E4CFA"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加强规范制度的落实措施；</w:t>
            </w:r>
          </w:p>
          <w:p w14:paraId="3CABD61B"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加强从测试到生产的验证性测试。</w:t>
            </w:r>
          </w:p>
        </w:tc>
      </w:tr>
      <w:tr w:rsidR="003A0016" w14:paraId="4B6B499A" w14:textId="77777777" w:rsidTr="003A0016">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1CD6A17A" w14:textId="77777777" w:rsidR="003A0016" w:rsidRDefault="0008438E">
            <w:pPr>
              <w:ind w:firstLine="482"/>
              <w:rPr>
                <w:rFonts w:cs="Times New Roman"/>
                <w:b/>
                <w:sz w:val="24"/>
              </w:rPr>
            </w:pPr>
            <w:proofErr w:type="spellStart"/>
            <w:r>
              <w:rPr>
                <w:rFonts w:cs="Times New Roman"/>
                <w:b/>
                <w:sz w:val="24"/>
              </w:rPr>
              <w:t>损失评估</w:t>
            </w:r>
            <w:proofErr w:type="spellEnd"/>
          </w:p>
        </w:tc>
        <w:tc>
          <w:tcPr>
            <w:tcW w:w="3742" w:type="pct"/>
            <w:tcBorders>
              <w:bottom w:val="single" w:sz="12" w:space="0" w:color="auto"/>
              <w:right w:val="single" w:sz="12" w:space="0" w:color="auto"/>
            </w:tcBorders>
          </w:tcPr>
          <w:p w14:paraId="70FD95DE"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影响信息系统的</w:t>
            </w:r>
            <w:r>
              <w:rPr>
                <w:rFonts w:cs="Times New Roman"/>
                <w:sz w:val="24"/>
                <w:lang w:eastAsia="zh-CN"/>
              </w:rPr>
              <w:t>IP</w:t>
            </w:r>
            <w:r>
              <w:rPr>
                <w:rFonts w:cs="Times New Roman"/>
                <w:sz w:val="24"/>
                <w:lang w:eastAsia="zh-CN"/>
              </w:rPr>
              <w:t>或域名切换进度，临时证书申请过程和机制回退造成密码服务的连续性服务中断。</w:t>
            </w:r>
          </w:p>
        </w:tc>
      </w:tr>
    </w:tbl>
    <w:p w14:paraId="6DF37EC5" w14:textId="77777777" w:rsidR="003A0016" w:rsidRDefault="0008438E">
      <w:pPr>
        <w:pStyle w:val="7a387c45"/>
        <w:ind w:firstLine="560"/>
      </w:pPr>
      <w:r>
        <w:rPr>
          <w:rFonts w:hint="eastAsia"/>
        </w:rPr>
        <w:t>密钥泄漏，如</w:t>
      </w:r>
      <w:r>
        <w:rPr>
          <w:rFonts w:hint="eastAsia"/>
        </w:rPr>
        <w:fldChar w:fldCharType="begin"/>
      </w:r>
      <w:r>
        <w:rPr>
          <w:rFonts w:hint="eastAsia"/>
        </w:rPr>
        <w:instrText xml:space="preserve"> REF _Ref103619532 \h  \* MERGEFORMAT </w:instrText>
      </w:r>
      <w:r>
        <w:rPr>
          <w:rFonts w:hint="eastAsia"/>
        </w:rPr>
      </w:r>
      <w:r>
        <w:rPr>
          <w:rFonts w:hint="eastAsia"/>
        </w:rPr>
        <w:fldChar w:fldCharType="separate"/>
      </w:r>
      <w:r>
        <w:rPr>
          <w:rFonts w:hint="eastAsia"/>
        </w:rPr>
        <w:t>表</w:t>
      </w:r>
      <w:r>
        <w:rPr>
          <w:rFonts w:hint="eastAsia"/>
        </w:rPr>
        <w:t xml:space="preserve"> 6.6</w:t>
      </w:r>
      <w:r>
        <w:rPr>
          <w:rFonts w:hint="eastAsia"/>
        </w:rPr>
        <w:fldChar w:fldCharType="end"/>
      </w:r>
      <w:r>
        <w:rPr>
          <w:rFonts w:hint="eastAsia"/>
        </w:rPr>
        <w:t>所示。</w:t>
      </w:r>
    </w:p>
    <w:p w14:paraId="31534600" w14:textId="77777777" w:rsidR="003A0016" w:rsidRDefault="0008438E">
      <w:pPr>
        <w:pStyle w:val="a8e1d533"/>
        <w:keepNext/>
        <w:ind w:firstLine="560"/>
        <w:jc w:val="center"/>
        <w:rPr>
          <w:rFonts w:cs="Times New Roman"/>
        </w:rPr>
      </w:pPr>
      <w:r>
        <w:rPr>
          <w:rFonts w:cs="Times New Roman" w:hint="eastAsia"/>
          <w:lang w:eastAsia="zh-CN"/>
        </w:rPr>
        <w:t>表</w:t>
      </w:r>
      <w:r>
        <w:rPr>
          <w:rFonts w:cs="Times New Roman" w:hint="eastAsia"/>
          <w:lang w:eastAsia="zh-CN"/>
        </w:rPr>
        <w:t xml:space="preserve"> </w:t>
      </w:r>
      <w:r>
        <w:rPr>
          <w:rFonts w:cs="Times New Roman"/>
        </w:rPr>
        <w:fldChar w:fldCharType="begin"/>
      </w:r>
      <w:r>
        <w:rPr>
          <w:rFonts w:cs="Times New Roman"/>
          <w:lang w:eastAsia="zh-CN"/>
        </w:rPr>
        <w:instrText xml:space="preserve"> </w:instrText>
      </w:r>
      <w:r>
        <w:rPr>
          <w:rFonts w:cs="Times New Roman" w:hint="eastAsia"/>
          <w:lang w:eastAsia="zh-CN"/>
        </w:rPr>
        <w:instrText>STYLEREF 1 \s</w:instrText>
      </w:r>
      <w:r>
        <w:rPr>
          <w:rFonts w:cs="Times New Roman"/>
          <w:lang w:eastAsia="zh-CN"/>
        </w:rPr>
        <w:instrText xml:space="preserve"> </w:instrText>
      </w:r>
      <w:r>
        <w:rPr>
          <w:rFonts w:cs="Times New Roman"/>
        </w:rPr>
        <w:fldChar w:fldCharType="separate"/>
      </w:r>
      <w:r>
        <w:rPr>
          <w:rFonts w:cs="Times New Roman"/>
          <w:lang w:eastAsia="zh-CN"/>
        </w:rPr>
        <w:t>6</w:t>
      </w:r>
      <w:r>
        <w:rPr>
          <w:rFonts w:cs="Times New Roman"/>
        </w:rPr>
        <w:fldChar w:fldCharType="end"/>
      </w:r>
      <w:r>
        <w:rPr>
          <w:rFonts w:cs="Times New Roman"/>
          <w:lang w:eastAsia="zh-CN"/>
        </w:rPr>
        <w:t>.</w:t>
      </w:r>
      <w:r>
        <w:rPr>
          <w:rFonts w:cs="Times New Roman"/>
        </w:rPr>
        <w:fldChar w:fldCharType="begin"/>
      </w:r>
      <w:r>
        <w:rPr>
          <w:rFonts w:cs="Times New Roman"/>
          <w:lang w:eastAsia="zh-CN"/>
        </w:rPr>
        <w:instrText xml:space="preserve"> </w:instrText>
      </w:r>
      <w:r>
        <w:rPr>
          <w:rFonts w:cs="Times New Roman" w:hint="eastAsia"/>
          <w:lang w:eastAsia="zh-CN"/>
        </w:rPr>
        <w:instrText xml:space="preserve">SEQ </w:instrText>
      </w:r>
      <w:r>
        <w:rPr>
          <w:rFonts w:cs="Times New Roman" w:hint="eastAsia"/>
          <w:lang w:eastAsia="zh-CN"/>
        </w:rPr>
        <w:instrText>表</w:instrText>
      </w:r>
      <w:r>
        <w:rPr>
          <w:rFonts w:cs="Times New Roman" w:hint="eastAsia"/>
          <w:lang w:eastAsia="zh-CN"/>
        </w:rPr>
        <w:instrText xml:space="preserve"> \* ARABIC \s 1</w:instrText>
      </w:r>
      <w:r>
        <w:rPr>
          <w:rFonts w:cs="Times New Roman"/>
          <w:lang w:eastAsia="zh-CN"/>
        </w:rPr>
        <w:instrText xml:space="preserve"> </w:instrText>
      </w:r>
      <w:r>
        <w:rPr>
          <w:rFonts w:cs="Times New Roman"/>
        </w:rPr>
        <w:fldChar w:fldCharType="separate"/>
      </w:r>
      <w:r>
        <w:rPr>
          <w:rFonts w:cs="Times New Roman"/>
        </w:rPr>
        <w:t>6</w:t>
      </w:r>
      <w:r>
        <w:rPr>
          <w:rFonts w:cs="Times New Roman"/>
        </w:rPr>
        <w:fldChar w:fldCharType="end"/>
      </w:r>
      <w:r>
        <w:rPr>
          <w:rFonts w:cs="Times New Roman"/>
        </w:rPr>
        <w:t xml:space="preserve"> </w:t>
      </w:r>
      <w:proofErr w:type="spellStart"/>
      <w:r>
        <w:rPr>
          <w:rFonts w:cs="Times New Roman" w:hint="eastAsia"/>
        </w:rPr>
        <w:t>密钥泄漏</w:t>
      </w:r>
      <w:proofErr w:type="spellEnd"/>
    </w:p>
    <w:tbl>
      <w:tblPr>
        <w:tblStyle w:val="d0f3f1bf"/>
        <w:tblW w:w="4967" w:type="pct"/>
        <w:tblLook w:val="04A0" w:firstRow="1" w:lastRow="0" w:firstColumn="1" w:lastColumn="0" w:noHBand="0" w:noVBand="1"/>
      </w:tblPr>
      <w:tblGrid>
        <w:gridCol w:w="2068"/>
        <w:gridCol w:w="6153"/>
      </w:tblGrid>
      <w:tr w:rsidR="003A0016" w14:paraId="6DF7529D" w14:textId="77777777" w:rsidTr="003A00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62B14058" w14:textId="77777777" w:rsidR="003A0016" w:rsidRDefault="0008438E">
            <w:pPr>
              <w:ind w:firstLine="482"/>
              <w:rPr>
                <w:rFonts w:cs="Times New Roman"/>
                <w:b w:val="0"/>
                <w:sz w:val="24"/>
              </w:rPr>
            </w:pPr>
            <w:proofErr w:type="spellStart"/>
            <w:r>
              <w:rPr>
                <w:rFonts w:cs="Times New Roman"/>
                <w:sz w:val="24"/>
              </w:rPr>
              <w:t>出现问题的原因</w:t>
            </w:r>
            <w:proofErr w:type="spellEnd"/>
          </w:p>
        </w:tc>
        <w:tc>
          <w:tcPr>
            <w:tcW w:w="3742" w:type="pct"/>
            <w:tcBorders>
              <w:right w:val="single" w:sz="12" w:space="0" w:color="auto"/>
            </w:tcBorders>
          </w:tcPr>
          <w:p w14:paraId="44FE61B6" w14:textId="77777777" w:rsidR="003A0016" w:rsidRDefault="0008438E">
            <w:pPr>
              <w:ind w:firstLine="482"/>
              <w:cnfStyle w:val="100000000000" w:firstRow="1" w:lastRow="0" w:firstColumn="0" w:lastColumn="0" w:oddVBand="0" w:evenVBand="0" w:oddHBand="0" w:evenHBand="0" w:firstRowFirstColumn="0" w:firstRowLastColumn="0" w:lastRowFirstColumn="0" w:lastRowLastColumn="0"/>
              <w:rPr>
                <w:rFonts w:cs="Times New Roman"/>
                <w:b w:val="0"/>
                <w:sz w:val="24"/>
                <w:lang w:eastAsia="zh-CN"/>
              </w:rPr>
            </w:pPr>
            <w:r>
              <w:rPr>
                <w:rFonts w:cs="Times New Roman"/>
                <w:sz w:val="24"/>
                <w:lang w:eastAsia="zh-CN"/>
              </w:rPr>
              <w:t>服务端的服务器密码机、签名验签服务器设备里的密钥（包括私</w:t>
            </w:r>
            <w:proofErr w:type="gramStart"/>
            <w:r>
              <w:rPr>
                <w:rFonts w:cs="Times New Roman"/>
                <w:sz w:val="24"/>
                <w:lang w:eastAsia="zh-CN"/>
              </w:rPr>
              <w:t>钥</w:t>
            </w:r>
            <w:proofErr w:type="gramEnd"/>
            <w:r>
              <w:rPr>
                <w:rFonts w:cs="Times New Roman"/>
                <w:sz w:val="24"/>
                <w:lang w:eastAsia="zh-CN"/>
              </w:rPr>
              <w:t>、对称密钥、</w:t>
            </w:r>
            <w:r>
              <w:rPr>
                <w:rFonts w:cs="Times New Roman"/>
                <w:sz w:val="24"/>
                <w:lang w:eastAsia="zh-CN"/>
              </w:rPr>
              <w:t>MAC</w:t>
            </w:r>
            <w:r>
              <w:rPr>
                <w:rFonts w:cs="Times New Roman"/>
                <w:sz w:val="24"/>
                <w:lang w:eastAsia="zh-CN"/>
              </w:rPr>
              <w:t>密钥）泄漏事件。</w:t>
            </w:r>
          </w:p>
        </w:tc>
      </w:tr>
      <w:tr w:rsidR="003A0016" w14:paraId="0F6D3868"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44294686" w14:textId="77777777" w:rsidR="003A0016" w:rsidRDefault="0008438E">
            <w:pPr>
              <w:ind w:firstLine="482"/>
              <w:rPr>
                <w:rFonts w:cs="Times New Roman"/>
                <w:b/>
                <w:sz w:val="24"/>
              </w:rPr>
            </w:pPr>
            <w:proofErr w:type="spellStart"/>
            <w:r>
              <w:rPr>
                <w:rFonts w:cs="Times New Roman"/>
                <w:b/>
                <w:sz w:val="24"/>
              </w:rPr>
              <w:t>问题影响</w:t>
            </w:r>
            <w:proofErr w:type="spellEnd"/>
          </w:p>
        </w:tc>
        <w:tc>
          <w:tcPr>
            <w:tcW w:w="3742" w:type="pct"/>
            <w:tcBorders>
              <w:right w:val="single" w:sz="12" w:space="0" w:color="auto"/>
            </w:tcBorders>
          </w:tcPr>
          <w:p w14:paraId="7E835552"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关键敏感数据存储与传输的</w:t>
            </w:r>
            <w:r>
              <w:rPr>
                <w:rFonts w:cs="Times New Roman" w:hint="eastAsia"/>
                <w:sz w:val="24"/>
                <w:lang w:eastAsia="zh-CN"/>
              </w:rPr>
              <w:t>机</w:t>
            </w:r>
            <w:r>
              <w:rPr>
                <w:rFonts w:cs="Times New Roman"/>
                <w:sz w:val="24"/>
                <w:lang w:eastAsia="zh-CN"/>
              </w:rPr>
              <w:t>密性、完整性被破解</w:t>
            </w:r>
          </w:p>
        </w:tc>
      </w:tr>
      <w:tr w:rsidR="003A0016" w14:paraId="7C959142"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6C19ACF2" w14:textId="77777777" w:rsidR="003A0016" w:rsidRDefault="0008438E">
            <w:pPr>
              <w:ind w:firstLine="482"/>
              <w:rPr>
                <w:rFonts w:cs="Times New Roman"/>
                <w:b/>
                <w:sz w:val="24"/>
              </w:rPr>
            </w:pPr>
            <w:proofErr w:type="spellStart"/>
            <w:r>
              <w:rPr>
                <w:rFonts w:cs="Times New Roman"/>
                <w:b/>
                <w:sz w:val="24"/>
              </w:rPr>
              <w:lastRenderedPageBreak/>
              <w:t>事前防范</w:t>
            </w:r>
            <w:proofErr w:type="spellEnd"/>
          </w:p>
        </w:tc>
        <w:tc>
          <w:tcPr>
            <w:tcW w:w="3742" w:type="pct"/>
            <w:tcBorders>
              <w:right w:val="single" w:sz="12" w:space="0" w:color="auto"/>
            </w:tcBorders>
          </w:tcPr>
          <w:p w14:paraId="300C9E7A"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密钥对应的信息系统应用模块做好登记；</w:t>
            </w:r>
          </w:p>
          <w:p w14:paraId="6F286AC9"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rPr>
            </w:pPr>
            <w:proofErr w:type="spellStart"/>
            <w:r>
              <w:rPr>
                <w:rFonts w:cs="Times New Roman"/>
                <w:sz w:val="24"/>
              </w:rPr>
              <w:t>多套密钥同时运行</w:t>
            </w:r>
            <w:proofErr w:type="spellEnd"/>
            <w:r>
              <w:rPr>
                <w:rFonts w:cs="Times New Roman"/>
                <w:sz w:val="24"/>
              </w:rPr>
              <w:t>。</w:t>
            </w:r>
          </w:p>
        </w:tc>
      </w:tr>
      <w:tr w:rsidR="003A0016" w14:paraId="47349318"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10F29514" w14:textId="77777777" w:rsidR="003A0016" w:rsidRDefault="0008438E">
            <w:pPr>
              <w:ind w:firstLine="482"/>
              <w:rPr>
                <w:rFonts w:cs="Times New Roman"/>
                <w:b/>
                <w:sz w:val="24"/>
              </w:rPr>
            </w:pPr>
            <w:proofErr w:type="spellStart"/>
            <w:r>
              <w:rPr>
                <w:rFonts w:cs="Times New Roman"/>
                <w:b/>
                <w:sz w:val="24"/>
              </w:rPr>
              <w:t>事中处理</w:t>
            </w:r>
            <w:proofErr w:type="spellEnd"/>
          </w:p>
        </w:tc>
        <w:tc>
          <w:tcPr>
            <w:tcW w:w="3742" w:type="pct"/>
            <w:tcBorders>
              <w:right w:val="single" w:sz="12" w:space="0" w:color="auto"/>
            </w:tcBorders>
          </w:tcPr>
          <w:p w14:paraId="454DDCBC"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评估密钥泄漏可能波及到的系统范围；</w:t>
            </w:r>
          </w:p>
          <w:p w14:paraId="5719E22D"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在密码服务系统中采用新的一套密钥；</w:t>
            </w:r>
          </w:p>
          <w:p w14:paraId="1706B5F0"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信息系统尽快做好密钥切换工作与新密钥验证；</w:t>
            </w:r>
          </w:p>
          <w:p w14:paraId="777E66A4"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销毁旧密钥，做好新密钥的备份措施和安全控制措施</w:t>
            </w:r>
            <w:r>
              <w:rPr>
                <w:rFonts w:cs="Times New Roman" w:hint="eastAsia"/>
                <w:sz w:val="24"/>
                <w:lang w:eastAsia="zh-CN"/>
              </w:rPr>
              <w:t>。</w:t>
            </w:r>
          </w:p>
        </w:tc>
      </w:tr>
      <w:tr w:rsidR="003A0016" w14:paraId="462A38DE"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46FBE0C0" w14:textId="77777777" w:rsidR="003A0016" w:rsidRDefault="0008438E">
            <w:pPr>
              <w:ind w:firstLine="482"/>
              <w:rPr>
                <w:rFonts w:cs="Times New Roman"/>
                <w:b/>
                <w:sz w:val="24"/>
              </w:rPr>
            </w:pPr>
            <w:proofErr w:type="spellStart"/>
            <w:r>
              <w:rPr>
                <w:rFonts w:cs="Times New Roman"/>
                <w:b/>
                <w:sz w:val="24"/>
              </w:rPr>
              <w:t>事后处置</w:t>
            </w:r>
            <w:proofErr w:type="spellEnd"/>
          </w:p>
        </w:tc>
        <w:tc>
          <w:tcPr>
            <w:tcW w:w="3742" w:type="pct"/>
            <w:tcBorders>
              <w:right w:val="single" w:sz="12" w:space="0" w:color="auto"/>
            </w:tcBorders>
          </w:tcPr>
          <w:p w14:paraId="47EA0835"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追踪密钥外泄的原因；</w:t>
            </w:r>
          </w:p>
          <w:p w14:paraId="7849A6A7"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加强制度的管理</w:t>
            </w:r>
            <w:r>
              <w:rPr>
                <w:rFonts w:cs="Times New Roman" w:hint="eastAsia"/>
                <w:sz w:val="24"/>
                <w:lang w:eastAsia="zh-CN"/>
              </w:rPr>
              <w:t>；</w:t>
            </w:r>
          </w:p>
          <w:p w14:paraId="3C8B46DC"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强化密钥管理安全意识。</w:t>
            </w:r>
          </w:p>
        </w:tc>
      </w:tr>
      <w:tr w:rsidR="003A0016" w14:paraId="391CFFC1" w14:textId="77777777" w:rsidTr="003A0016">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5CD47969" w14:textId="77777777" w:rsidR="003A0016" w:rsidRDefault="0008438E">
            <w:pPr>
              <w:ind w:firstLine="482"/>
              <w:rPr>
                <w:rFonts w:cs="Times New Roman"/>
                <w:b/>
                <w:sz w:val="24"/>
              </w:rPr>
            </w:pPr>
            <w:proofErr w:type="spellStart"/>
            <w:r>
              <w:rPr>
                <w:rFonts w:cs="Times New Roman"/>
                <w:b/>
                <w:sz w:val="24"/>
              </w:rPr>
              <w:t>损失评估</w:t>
            </w:r>
            <w:proofErr w:type="spellEnd"/>
          </w:p>
        </w:tc>
        <w:tc>
          <w:tcPr>
            <w:tcW w:w="3742" w:type="pct"/>
            <w:tcBorders>
              <w:bottom w:val="single" w:sz="12" w:space="0" w:color="auto"/>
              <w:right w:val="single" w:sz="12" w:space="0" w:color="auto"/>
            </w:tcBorders>
          </w:tcPr>
          <w:p w14:paraId="5E428609"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密钥外泄的信息系统数据存在泄漏的风险</w:t>
            </w:r>
          </w:p>
        </w:tc>
      </w:tr>
    </w:tbl>
    <w:p w14:paraId="288C6BF4" w14:textId="77777777" w:rsidR="003A0016" w:rsidRDefault="0008438E">
      <w:pPr>
        <w:pStyle w:val="a8e1d533"/>
        <w:numPr>
          <w:ilvl w:val="1"/>
          <w:numId w:val="121"/>
        </w:numPr>
        <w:ind w:firstLine="560"/>
        <w:rPr>
          <w:rFonts w:cs="Times New Roman"/>
          <w:lang w:eastAsia="zh-CN"/>
        </w:rPr>
      </w:pPr>
      <w:r>
        <w:rPr>
          <w:rFonts w:ascii="Times New Roman" w:eastAsia="仿宋" w:hAnsi="Times New Roman" w:hint="eastAsia"/>
          <w:sz w:val="28"/>
          <w:szCs w:val="20"/>
          <w:lang w:eastAsia="zh-CN"/>
        </w:rPr>
        <w:t>密码设备故障，如</w:t>
      </w:r>
      <w:r>
        <w:rPr>
          <w:rFonts w:ascii="Times New Roman" w:eastAsia="仿宋" w:hAnsi="Times New Roman" w:hint="eastAsia"/>
          <w:sz w:val="28"/>
          <w:szCs w:val="20"/>
          <w:lang w:eastAsia="zh-CN"/>
        </w:rPr>
        <w:fldChar w:fldCharType="begin"/>
      </w:r>
      <w:r>
        <w:rPr>
          <w:rFonts w:ascii="Times New Roman" w:eastAsia="仿宋" w:hAnsi="Times New Roman" w:hint="eastAsia"/>
          <w:sz w:val="28"/>
          <w:szCs w:val="20"/>
          <w:lang w:eastAsia="zh-CN"/>
        </w:rPr>
        <w:instrText xml:space="preserve"> REF _Ref103619555 \h  \* MERGEFORMAT </w:instrText>
      </w:r>
      <w:r>
        <w:rPr>
          <w:rFonts w:ascii="Times New Roman" w:eastAsia="仿宋" w:hAnsi="Times New Roman" w:hint="eastAsia"/>
          <w:sz w:val="28"/>
          <w:szCs w:val="20"/>
          <w:lang w:eastAsia="zh-CN"/>
        </w:rPr>
      </w:r>
      <w:r>
        <w:rPr>
          <w:rFonts w:ascii="Times New Roman" w:eastAsia="仿宋" w:hAnsi="Times New Roman" w:hint="eastAsia"/>
          <w:sz w:val="28"/>
          <w:szCs w:val="20"/>
          <w:lang w:eastAsia="zh-CN"/>
        </w:rPr>
        <w:fldChar w:fldCharType="separate"/>
      </w:r>
      <w:r>
        <w:rPr>
          <w:rFonts w:ascii="Times New Roman" w:eastAsia="仿宋" w:hAnsi="Times New Roman" w:hint="eastAsia"/>
          <w:sz w:val="28"/>
          <w:szCs w:val="20"/>
          <w:lang w:eastAsia="zh-CN"/>
        </w:rPr>
        <w:t>表</w:t>
      </w:r>
      <w:r>
        <w:rPr>
          <w:rFonts w:ascii="Times New Roman" w:eastAsia="仿宋" w:hAnsi="Times New Roman" w:hint="eastAsia"/>
          <w:sz w:val="28"/>
          <w:szCs w:val="20"/>
          <w:lang w:eastAsia="zh-CN"/>
        </w:rPr>
        <w:t xml:space="preserve"> 6.7</w:t>
      </w:r>
      <w:r>
        <w:rPr>
          <w:rFonts w:ascii="Times New Roman" w:eastAsia="仿宋" w:hAnsi="Times New Roman" w:hint="eastAsia"/>
          <w:sz w:val="28"/>
          <w:szCs w:val="20"/>
          <w:lang w:eastAsia="zh-CN"/>
        </w:rPr>
        <w:fldChar w:fldCharType="end"/>
      </w:r>
      <w:r>
        <w:rPr>
          <w:rFonts w:ascii="Times New Roman" w:eastAsia="仿宋" w:hAnsi="Times New Roman" w:hint="eastAsia"/>
          <w:sz w:val="28"/>
          <w:szCs w:val="20"/>
          <w:lang w:eastAsia="zh-CN"/>
        </w:rPr>
        <w:t>所示。</w:t>
      </w:r>
    </w:p>
    <w:p w14:paraId="2E162524" w14:textId="77777777" w:rsidR="003A0016" w:rsidRDefault="0008438E">
      <w:pPr>
        <w:pStyle w:val="a8e1d533"/>
        <w:keepNext/>
        <w:ind w:firstLine="560"/>
        <w:jc w:val="center"/>
        <w:rPr>
          <w:rFonts w:cs="Times New Roman"/>
        </w:rPr>
      </w:pPr>
      <w:r>
        <w:rPr>
          <w:rFonts w:cs="Times New Roman" w:hint="eastAsia"/>
        </w:rPr>
        <w:t>表</w:t>
      </w:r>
      <w:r>
        <w:rPr>
          <w:rFonts w:cs="Times New Roman" w:hint="eastAsia"/>
        </w:rPr>
        <w:t xml:space="preserve"> </w:t>
      </w:r>
      <w:r>
        <w:rPr>
          <w:rFonts w:cs="Times New Roman"/>
        </w:rPr>
        <w:fldChar w:fldCharType="begin"/>
      </w:r>
      <w:r>
        <w:rPr>
          <w:rFonts w:cs="Times New Roman"/>
        </w:rPr>
        <w:instrText xml:space="preserve"> </w:instrText>
      </w:r>
      <w:r>
        <w:rPr>
          <w:rFonts w:cs="Times New Roman" w:hint="eastAsia"/>
        </w:rPr>
        <w:instrText>STYLEREF 1 \s</w:instrText>
      </w:r>
      <w:r>
        <w:rPr>
          <w:rFonts w:cs="Times New Roman"/>
        </w:rPr>
        <w:instrText xml:space="preserve">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w:instrText>
      </w:r>
      <w:r>
        <w:rPr>
          <w:rFonts w:cs="Times New Roman" w:hint="eastAsia"/>
        </w:rPr>
        <w:instrText xml:space="preserve">SEQ </w:instrText>
      </w:r>
      <w:r>
        <w:rPr>
          <w:rFonts w:cs="Times New Roman" w:hint="eastAsia"/>
        </w:rPr>
        <w:instrText>表</w:instrText>
      </w:r>
      <w:r>
        <w:rPr>
          <w:rFonts w:cs="Times New Roman" w:hint="eastAsia"/>
        </w:rPr>
        <w:instrText xml:space="preserve"> \* ARABIC \s 1</w:instrText>
      </w:r>
      <w:r>
        <w:rPr>
          <w:rFonts w:cs="Times New Roman"/>
        </w:rPr>
        <w:instrText xml:space="preserve"> </w:instrText>
      </w:r>
      <w:r>
        <w:rPr>
          <w:rFonts w:cs="Times New Roman"/>
        </w:rPr>
        <w:fldChar w:fldCharType="separate"/>
      </w:r>
      <w:r>
        <w:rPr>
          <w:rFonts w:cs="Times New Roman"/>
        </w:rPr>
        <w:t>7</w:t>
      </w:r>
      <w:r>
        <w:rPr>
          <w:rFonts w:cs="Times New Roman"/>
        </w:rPr>
        <w:fldChar w:fldCharType="end"/>
      </w:r>
      <w:r>
        <w:rPr>
          <w:rFonts w:cs="Times New Roman"/>
        </w:rPr>
        <w:t xml:space="preserve"> </w:t>
      </w:r>
      <w:proofErr w:type="spellStart"/>
      <w:r>
        <w:rPr>
          <w:rFonts w:cs="Times New Roman" w:hint="eastAsia"/>
        </w:rPr>
        <w:t>密码设备故障</w:t>
      </w:r>
      <w:proofErr w:type="spellEnd"/>
    </w:p>
    <w:tbl>
      <w:tblPr>
        <w:tblStyle w:val="d0f3f1bf"/>
        <w:tblW w:w="4967" w:type="pct"/>
        <w:tblLook w:val="04A0" w:firstRow="1" w:lastRow="0" w:firstColumn="1" w:lastColumn="0" w:noHBand="0" w:noVBand="1"/>
      </w:tblPr>
      <w:tblGrid>
        <w:gridCol w:w="2068"/>
        <w:gridCol w:w="6153"/>
      </w:tblGrid>
      <w:tr w:rsidR="003A0016" w14:paraId="3AD1D0A9" w14:textId="77777777" w:rsidTr="003A00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229BA415" w14:textId="77777777" w:rsidR="003A0016" w:rsidRDefault="0008438E">
            <w:pPr>
              <w:ind w:firstLine="482"/>
              <w:rPr>
                <w:rFonts w:cs="Times New Roman"/>
                <w:b w:val="0"/>
                <w:sz w:val="24"/>
              </w:rPr>
            </w:pPr>
            <w:proofErr w:type="spellStart"/>
            <w:r>
              <w:rPr>
                <w:rFonts w:cs="Times New Roman"/>
                <w:sz w:val="24"/>
              </w:rPr>
              <w:t>出现问题的原因</w:t>
            </w:r>
            <w:proofErr w:type="spellEnd"/>
          </w:p>
        </w:tc>
        <w:tc>
          <w:tcPr>
            <w:tcW w:w="3742" w:type="pct"/>
            <w:tcBorders>
              <w:right w:val="single" w:sz="12" w:space="0" w:color="auto"/>
            </w:tcBorders>
          </w:tcPr>
          <w:p w14:paraId="47F2707A" w14:textId="77777777" w:rsidR="003A0016" w:rsidRDefault="0008438E">
            <w:pPr>
              <w:ind w:firstLine="482"/>
              <w:cnfStyle w:val="100000000000" w:firstRow="1" w:lastRow="0" w:firstColumn="0" w:lastColumn="0" w:oddVBand="0" w:evenVBand="0" w:oddHBand="0" w:evenHBand="0" w:firstRowFirstColumn="0" w:firstRowLastColumn="0" w:lastRowFirstColumn="0" w:lastRowLastColumn="0"/>
              <w:rPr>
                <w:rFonts w:cs="Times New Roman"/>
                <w:b w:val="0"/>
                <w:sz w:val="24"/>
                <w:lang w:eastAsia="zh-CN"/>
              </w:rPr>
            </w:pPr>
            <w:r>
              <w:rPr>
                <w:rFonts w:cs="Times New Roman"/>
                <w:sz w:val="24"/>
                <w:lang w:eastAsia="zh-CN"/>
              </w:rPr>
              <w:t>服务端的服务器密码机、签名验签服务器设备故障事件。</w:t>
            </w:r>
          </w:p>
        </w:tc>
      </w:tr>
      <w:tr w:rsidR="003A0016" w14:paraId="4A4B1A58"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1E3EC328" w14:textId="77777777" w:rsidR="003A0016" w:rsidRDefault="0008438E">
            <w:pPr>
              <w:ind w:firstLine="482"/>
              <w:rPr>
                <w:rFonts w:cs="Times New Roman"/>
                <w:b/>
                <w:sz w:val="24"/>
              </w:rPr>
            </w:pPr>
            <w:proofErr w:type="spellStart"/>
            <w:r>
              <w:rPr>
                <w:rFonts w:cs="Times New Roman"/>
                <w:b/>
                <w:sz w:val="24"/>
              </w:rPr>
              <w:t>问题影响</w:t>
            </w:r>
            <w:proofErr w:type="spellEnd"/>
          </w:p>
        </w:tc>
        <w:tc>
          <w:tcPr>
            <w:tcW w:w="3742" w:type="pct"/>
            <w:tcBorders>
              <w:right w:val="single" w:sz="12" w:space="0" w:color="auto"/>
            </w:tcBorders>
          </w:tcPr>
          <w:p w14:paraId="68D18E40"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业务系统身份鉴别、数据安全存储、数据安全传输等功能异常</w:t>
            </w:r>
          </w:p>
        </w:tc>
      </w:tr>
      <w:tr w:rsidR="003A0016" w14:paraId="35478F4F"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3E3E8DCA" w14:textId="77777777" w:rsidR="003A0016" w:rsidRDefault="0008438E">
            <w:pPr>
              <w:ind w:firstLine="482"/>
              <w:rPr>
                <w:rFonts w:cs="Times New Roman"/>
                <w:b/>
                <w:sz w:val="24"/>
              </w:rPr>
            </w:pPr>
            <w:proofErr w:type="spellStart"/>
            <w:r>
              <w:rPr>
                <w:rFonts w:cs="Times New Roman"/>
                <w:b/>
                <w:sz w:val="24"/>
              </w:rPr>
              <w:t>事前防范</w:t>
            </w:r>
            <w:proofErr w:type="spellEnd"/>
          </w:p>
        </w:tc>
        <w:tc>
          <w:tcPr>
            <w:tcW w:w="3742" w:type="pct"/>
            <w:tcBorders>
              <w:right w:val="single" w:sz="12" w:space="0" w:color="auto"/>
            </w:tcBorders>
          </w:tcPr>
          <w:p w14:paraId="00D266D6"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做好密码服务设备的双套运行备份</w:t>
            </w:r>
            <w:r>
              <w:rPr>
                <w:rFonts w:cs="Times New Roman" w:hint="eastAsia"/>
                <w:sz w:val="24"/>
                <w:lang w:eastAsia="zh-CN"/>
              </w:rPr>
              <w:t>；</w:t>
            </w:r>
          </w:p>
          <w:p w14:paraId="22BFDB2A"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做好密码服务设备的密钥备份</w:t>
            </w:r>
            <w:r>
              <w:rPr>
                <w:rFonts w:cs="Times New Roman" w:hint="eastAsia"/>
                <w:sz w:val="24"/>
                <w:lang w:eastAsia="zh-CN"/>
              </w:rPr>
              <w:t>。</w:t>
            </w:r>
          </w:p>
        </w:tc>
      </w:tr>
      <w:tr w:rsidR="003A0016" w14:paraId="679F1DC8"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15519FC2" w14:textId="77777777" w:rsidR="003A0016" w:rsidRDefault="0008438E">
            <w:pPr>
              <w:ind w:firstLine="482"/>
              <w:rPr>
                <w:rFonts w:cs="Times New Roman"/>
                <w:b/>
                <w:sz w:val="24"/>
              </w:rPr>
            </w:pPr>
            <w:proofErr w:type="spellStart"/>
            <w:r>
              <w:rPr>
                <w:rFonts w:cs="Times New Roman"/>
                <w:b/>
                <w:sz w:val="24"/>
              </w:rPr>
              <w:t>事中处理</w:t>
            </w:r>
            <w:proofErr w:type="spellEnd"/>
          </w:p>
        </w:tc>
        <w:tc>
          <w:tcPr>
            <w:tcW w:w="3742" w:type="pct"/>
            <w:tcBorders>
              <w:right w:val="single" w:sz="12" w:space="0" w:color="auto"/>
            </w:tcBorders>
          </w:tcPr>
          <w:p w14:paraId="776A8D55"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马上使用备用设备替换现有密码服务系统设备，隔离出问题的密码服务系统设备。</w:t>
            </w:r>
          </w:p>
          <w:p w14:paraId="4DBCF2BF"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分析出问题的设备的原因，做好必要记录，妥善保存有关记录及日志或审计记录</w:t>
            </w:r>
            <w:r>
              <w:rPr>
                <w:rFonts w:cs="Times New Roman" w:hint="eastAsia"/>
                <w:sz w:val="24"/>
                <w:lang w:eastAsia="zh-CN"/>
              </w:rPr>
              <w:t>。</w:t>
            </w:r>
          </w:p>
          <w:p w14:paraId="64B96B2B"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如果满足下列情况之一的，应立即向信息中心负责人通报情况，申请由应急响应小组协助处理：</w:t>
            </w:r>
          </w:p>
          <w:p w14:paraId="38512C09"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密码服务系统设备在</w:t>
            </w:r>
            <w:r>
              <w:rPr>
                <w:rFonts w:cs="Times New Roman"/>
                <w:sz w:val="24"/>
                <w:lang w:eastAsia="zh-CN"/>
              </w:rPr>
              <w:t>2</w:t>
            </w:r>
            <w:r>
              <w:rPr>
                <w:rFonts w:cs="Times New Roman"/>
                <w:sz w:val="24"/>
                <w:lang w:eastAsia="zh-CN"/>
              </w:rPr>
              <w:t>小时内无法处理完毕的</w:t>
            </w:r>
            <w:r>
              <w:rPr>
                <w:rFonts w:cs="Times New Roman" w:hint="eastAsia"/>
                <w:sz w:val="24"/>
                <w:lang w:eastAsia="zh-CN"/>
              </w:rPr>
              <w:t>。</w:t>
            </w:r>
          </w:p>
          <w:p w14:paraId="1D131FD3"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密码服务系统设备涉临淘汰，市场上无法找到替代密码服务的设备</w:t>
            </w:r>
            <w:r>
              <w:rPr>
                <w:rFonts w:cs="Times New Roman" w:hint="eastAsia"/>
                <w:sz w:val="24"/>
                <w:lang w:eastAsia="zh-CN"/>
              </w:rPr>
              <w:t>。</w:t>
            </w:r>
          </w:p>
          <w:p w14:paraId="01B8B13B"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在应急响应小组协助修复设备后，进行密码系统和相关数据恢复，检查密码系统数据的完整性。</w:t>
            </w:r>
          </w:p>
          <w:p w14:paraId="2573D42A"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相关密码服务故障事件处理完毕，重新接入网络。</w:t>
            </w:r>
          </w:p>
        </w:tc>
      </w:tr>
      <w:tr w:rsidR="003A0016" w14:paraId="561310A3"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5E468049" w14:textId="77777777" w:rsidR="003A0016" w:rsidRDefault="0008438E">
            <w:pPr>
              <w:ind w:firstLine="482"/>
              <w:rPr>
                <w:rFonts w:cs="Times New Roman"/>
                <w:b/>
                <w:sz w:val="24"/>
              </w:rPr>
            </w:pPr>
            <w:proofErr w:type="spellStart"/>
            <w:r>
              <w:rPr>
                <w:rFonts w:cs="Times New Roman"/>
                <w:b/>
                <w:sz w:val="24"/>
              </w:rPr>
              <w:t>事后处置</w:t>
            </w:r>
            <w:proofErr w:type="spellEnd"/>
          </w:p>
        </w:tc>
        <w:tc>
          <w:tcPr>
            <w:tcW w:w="3742" w:type="pct"/>
            <w:tcBorders>
              <w:right w:val="single" w:sz="12" w:space="0" w:color="auto"/>
            </w:tcBorders>
          </w:tcPr>
          <w:p w14:paraId="51B4494F"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总结事件处理情况，将有关情况向安全领导小组领导汇报有关情况，并提出防范再度爆发的解决方案。</w:t>
            </w:r>
          </w:p>
          <w:p w14:paraId="0C6D3EE8"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配合应急响应小组实施必要的安全加固。</w:t>
            </w:r>
          </w:p>
        </w:tc>
      </w:tr>
      <w:tr w:rsidR="003A0016" w14:paraId="58D0B37C" w14:textId="77777777" w:rsidTr="003A0016">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34722C8F" w14:textId="77777777" w:rsidR="003A0016" w:rsidRDefault="0008438E">
            <w:pPr>
              <w:ind w:firstLine="482"/>
              <w:rPr>
                <w:rFonts w:cs="Times New Roman"/>
                <w:b/>
                <w:sz w:val="24"/>
              </w:rPr>
            </w:pPr>
            <w:proofErr w:type="spellStart"/>
            <w:r>
              <w:rPr>
                <w:rFonts w:cs="Times New Roman"/>
                <w:b/>
                <w:sz w:val="24"/>
              </w:rPr>
              <w:t>损失评估</w:t>
            </w:r>
            <w:proofErr w:type="spellEnd"/>
          </w:p>
        </w:tc>
        <w:tc>
          <w:tcPr>
            <w:tcW w:w="3742" w:type="pct"/>
            <w:tcBorders>
              <w:bottom w:val="single" w:sz="12" w:space="0" w:color="auto"/>
              <w:right w:val="single" w:sz="12" w:space="0" w:color="auto"/>
            </w:tcBorders>
          </w:tcPr>
          <w:p w14:paraId="1B2440A5"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主备机的切换影响密码连续性工作的中断</w:t>
            </w:r>
          </w:p>
        </w:tc>
      </w:tr>
    </w:tbl>
    <w:p w14:paraId="59828911" w14:textId="77777777" w:rsidR="003A0016" w:rsidRDefault="0008438E">
      <w:pPr>
        <w:pStyle w:val="a8e1d533"/>
        <w:numPr>
          <w:ilvl w:val="1"/>
          <w:numId w:val="121"/>
        </w:numPr>
        <w:ind w:firstLine="560"/>
        <w:rPr>
          <w:rFonts w:ascii="Times New Roman" w:eastAsia="仿宋" w:hAnsi="Times New Roman"/>
          <w:sz w:val="28"/>
          <w:szCs w:val="20"/>
          <w:lang w:eastAsia="zh-CN"/>
        </w:rPr>
      </w:pPr>
      <w:r>
        <w:rPr>
          <w:rFonts w:ascii="Times New Roman" w:eastAsia="仿宋" w:hAnsi="Times New Roman" w:hint="eastAsia"/>
          <w:sz w:val="28"/>
          <w:szCs w:val="20"/>
          <w:lang w:eastAsia="zh-CN"/>
        </w:rPr>
        <w:t>密码设备的安全漏洞，如</w:t>
      </w:r>
      <w:r>
        <w:rPr>
          <w:rFonts w:ascii="Times New Roman" w:eastAsia="仿宋" w:hAnsi="Times New Roman" w:hint="eastAsia"/>
          <w:sz w:val="28"/>
          <w:szCs w:val="20"/>
          <w:lang w:eastAsia="zh-CN"/>
        </w:rPr>
        <w:fldChar w:fldCharType="begin"/>
      </w:r>
      <w:r>
        <w:rPr>
          <w:rFonts w:ascii="Times New Roman" w:eastAsia="仿宋" w:hAnsi="Times New Roman" w:hint="eastAsia"/>
          <w:sz w:val="28"/>
          <w:szCs w:val="20"/>
          <w:lang w:eastAsia="zh-CN"/>
        </w:rPr>
        <w:instrText xml:space="preserve"> REF _Ref103619594 \h  \* MERGEFORMAT </w:instrText>
      </w:r>
      <w:r>
        <w:rPr>
          <w:rFonts w:ascii="Times New Roman" w:eastAsia="仿宋" w:hAnsi="Times New Roman" w:hint="eastAsia"/>
          <w:sz w:val="28"/>
          <w:szCs w:val="20"/>
          <w:lang w:eastAsia="zh-CN"/>
        </w:rPr>
      </w:r>
      <w:r>
        <w:rPr>
          <w:rFonts w:ascii="Times New Roman" w:eastAsia="仿宋" w:hAnsi="Times New Roman" w:hint="eastAsia"/>
          <w:sz w:val="28"/>
          <w:szCs w:val="20"/>
          <w:lang w:eastAsia="zh-CN"/>
        </w:rPr>
        <w:fldChar w:fldCharType="separate"/>
      </w:r>
      <w:r>
        <w:rPr>
          <w:rFonts w:ascii="Times New Roman" w:eastAsia="仿宋" w:hAnsi="Times New Roman" w:hint="eastAsia"/>
          <w:sz w:val="28"/>
          <w:szCs w:val="20"/>
          <w:lang w:eastAsia="zh-CN"/>
        </w:rPr>
        <w:t>表</w:t>
      </w:r>
      <w:r>
        <w:rPr>
          <w:rFonts w:ascii="Times New Roman" w:eastAsia="仿宋" w:hAnsi="Times New Roman" w:hint="eastAsia"/>
          <w:sz w:val="28"/>
          <w:szCs w:val="20"/>
          <w:lang w:eastAsia="zh-CN"/>
        </w:rPr>
        <w:t xml:space="preserve"> 6.8</w:t>
      </w:r>
      <w:r>
        <w:rPr>
          <w:rFonts w:ascii="Times New Roman" w:eastAsia="仿宋" w:hAnsi="Times New Roman" w:hint="eastAsia"/>
          <w:sz w:val="28"/>
          <w:szCs w:val="20"/>
          <w:lang w:eastAsia="zh-CN"/>
        </w:rPr>
        <w:fldChar w:fldCharType="end"/>
      </w:r>
      <w:r>
        <w:rPr>
          <w:rFonts w:ascii="Times New Roman" w:eastAsia="仿宋" w:hAnsi="Times New Roman" w:hint="eastAsia"/>
          <w:sz w:val="28"/>
          <w:szCs w:val="20"/>
          <w:lang w:eastAsia="zh-CN"/>
        </w:rPr>
        <w:t>所示。</w:t>
      </w:r>
    </w:p>
    <w:p w14:paraId="7FD13607" w14:textId="77777777" w:rsidR="003A0016" w:rsidRDefault="0008438E">
      <w:pPr>
        <w:pStyle w:val="a8e1d533"/>
        <w:keepNext/>
        <w:ind w:firstLine="560"/>
        <w:jc w:val="center"/>
        <w:rPr>
          <w:rFonts w:cs="Times New Roman"/>
        </w:rPr>
      </w:pPr>
      <w:r>
        <w:rPr>
          <w:rFonts w:cs="Times New Roman" w:hint="eastAsia"/>
        </w:rPr>
        <w:t>表</w:t>
      </w:r>
      <w:r>
        <w:rPr>
          <w:rFonts w:cs="Times New Roman" w:hint="eastAsia"/>
        </w:rPr>
        <w:t xml:space="preserve"> </w:t>
      </w:r>
      <w:r>
        <w:rPr>
          <w:rFonts w:cs="Times New Roman"/>
        </w:rPr>
        <w:fldChar w:fldCharType="begin"/>
      </w:r>
      <w:r>
        <w:rPr>
          <w:rFonts w:cs="Times New Roman"/>
        </w:rPr>
        <w:instrText xml:space="preserve"> </w:instrText>
      </w:r>
      <w:r>
        <w:rPr>
          <w:rFonts w:cs="Times New Roman" w:hint="eastAsia"/>
        </w:rPr>
        <w:instrText>STYLEREF 1 \s</w:instrText>
      </w:r>
      <w:r>
        <w:rPr>
          <w:rFonts w:cs="Times New Roman"/>
        </w:rPr>
        <w:instrText xml:space="preserve">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w:instrText>
      </w:r>
      <w:r>
        <w:rPr>
          <w:rFonts w:cs="Times New Roman" w:hint="eastAsia"/>
        </w:rPr>
        <w:instrText xml:space="preserve">SEQ </w:instrText>
      </w:r>
      <w:r>
        <w:rPr>
          <w:rFonts w:cs="Times New Roman" w:hint="eastAsia"/>
        </w:rPr>
        <w:instrText>表</w:instrText>
      </w:r>
      <w:r>
        <w:rPr>
          <w:rFonts w:cs="Times New Roman" w:hint="eastAsia"/>
        </w:rPr>
        <w:instrText xml:space="preserve"> \* ARABIC \s 1</w:instrText>
      </w:r>
      <w:r>
        <w:rPr>
          <w:rFonts w:cs="Times New Roman"/>
        </w:rPr>
        <w:instrText xml:space="preserve"> </w:instrText>
      </w:r>
      <w:r>
        <w:rPr>
          <w:rFonts w:cs="Times New Roman"/>
        </w:rPr>
        <w:fldChar w:fldCharType="separate"/>
      </w:r>
      <w:r>
        <w:rPr>
          <w:rFonts w:cs="Times New Roman"/>
        </w:rPr>
        <w:t>8</w:t>
      </w:r>
      <w:r>
        <w:rPr>
          <w:rFonts w:cs="Times New Roman"/>
        </w:rPr>
        <w:fldChar w:fldCharType="end"/>
      </w:r>
      <w:r>
        <w:rPr>
          <w:rFonts w:cs="Times New Roman"/>
        </w:rPr>
        <w:t xml:space="preserve"> </w:t>
      </w:r>
      <w:proofErr w:type="spellStart"/>
      <w:r>
        <w:rPr>
          <w:rFonts w:cs="Times New Roman" w:hint="eastAsia"/>
        </w:rPr>
        <w:t>密码设备的安全漏洞</w:t>
      </w:r>
      <w:proofErr w:type="spellEnd"/>
    </w:p>
    <w:tbl>
      <w:tblPr>
        <w:tblStyle w:val="d0f3f1bf"/>
        <w:tblW w:w="4967" w:type="pct"/>
        <w:tblLook w:val="04A0" w:firstRow="1" w:lastRow="0" w:firstColumn="1" w:lastColumn="0" w:noHBand="0" w:noVBand="1"/>
      </w:tblPr>
      <w:tblGrid>
        <w:gridCol w:w="2068"/>
        <w:gridCol w:w="6153"/>
      </w:tblGrid>
      <w:tr w:rsidR="003A0016" w14:paraId="47FF205B" w14:textId="77777777" w:rsidTr="003A00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1812971E" w14:textId="77777777" w:rsidR="003A0016" w:rsidRDefault="0008438E">
            <w:pPr>
              <w:ind w:firstLine="482"/>
              <w:rPr>
                <w:rFonts w:cs="Times New Roman"/>
                <w:b w:val="0"/>
                <w:sz w:val="24"/>
              </w:rPr>
            </w:pPr>
            <w:proofErr w:type="spellStart"/>
            <w:r>
              <w:rPr>
                <w:rFonts w:cs="Times New Roman"/>
                <w:sz w:val="24"/>
              </w:rPr>
              <w:t>出现问题的原因</w:t>
            </w:r>
            <w:proofErr w:type="spellEnd"/>
          </w:p>
        </w:tc>
        <w:tc>
          <w:tcPr>
            <w:tcW w:w="3742" w:type="pct"/>
            <w:tcBorders>
              <w:right w:val="single" w:sz="12" w:space="0" w:color="auto"/>
            </w:tcBorders>
          </w:tcPr>
          <w:p w14:paraId="1C3C1505" w14:textId="77777777" w:rsidR="003A0016" w:rsidRDefault="0008438E">
            <w:pPr>
              <w:ind w:firstLine="482"/>
              <w:cnfStyle w:val="100000000000" w:firstRow="1" w:lastRow="0" w:firstColumn="0" w:lastColumn="0" w:oddVBand="0" w:evenVBand="0" w:oddHBand="0" w:evenHBand="0" w:firstRowFirstColumn="0" w:firstRowLastColumn="0" w:lastRowFirstColumn="0" w:lastRowLastColumn="0"/>
              <w:rPr>
                <w:rFonts w:cs="Times New Roman"/>
                <w:b w:val="0"/>
                <w:sz w:val="24"/>
                <w:lang w:eastAsia="zh-CN"/>
              </w:rPr>
            </w:pPr>
            <w:r>
              <w:rPr>
                <w:rFonts w:cs="Times New Roman"/>
                <w:sz w:val="24"/>
                <w:lang w:eastAsia="zh-CN"/>
              </w:rPr>
              <w:t>服务器密码机、签名验签服务器、智能密码钥匙等密码设备存在软件或硬件上的安全漏洞事件。</w:t>
            </w:r>
          </w:p>
        </w:tc>
      </w:tr>
      <w:tr w:rsidR="003A0016" w14:paraId="56D2A9B6"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21891E19" w14:textId="77777777" w:rsidR="003A0016" w:rsidRDefault="0008438E">
            <w:pPr>
              <w:ind w:firstLine="482"/>
              <w:rPr>
                <w:rFonts w:cs="Times New Roman"/>
                <w:b/>
                <w:sz w:val="24"/>
              </w:rPr>
            </w:pPr>
            <w:proofErr w:type="spellStart"/>
            <w:r>
              <w:rPr>
                <w:rFonts w:cs="Times New Roman"/>
                <w:b/>
                <w:sz w:val="24"/>
              </w:rPr>
              <w:t>问题影响</w:t>
            </w:r>
            <w:proofErr w:type="spellEnd"/>
          </w:p>
        </w:tc>
        <w:tc>
          <w:tcPr>
            <w:tcW w:w="3742" w:type="pct"/>
            <w:tcBorders>
              <w:right w:val="single" w:sz="12" w:space="0" w:color="auto"/>
            </w:tcBorders>
          </w:tcPr>
          <w:p w14:paraId="24547329"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密码设备可以被非法访问、私</w:t>
            </w:r>
            <w:proofErr w:type="gramStart"/>
            <w:r>
              <w:rPr>
                <w:rFonts w:cs="Times New Roman"/>
                <w:sz w:val="24"/>
                <w:lang w:eastAsia="zh-CN"/>
              </w:rPr>
              <w:t>钥</w:t>
            </w:r>
            <w:proofErr w:type="gramEnd"/>
            <w:r>
              <w:rPr>
                <w:rFonts w:cs="Times New Roman"/>
                <w:sz w:val="24"/>
                <w:lang w:eastAsia="zh-CN"/>
              </w:rPr>
              <w:t>可被猜测等安全问题</w:t>
            </w:r>
          </w:p>
        </w:tc>
      </w:tr>
      <w:tr w:rsidR="003A0016" w14:paraId="567E9D0C"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6AC57F56" w14:textId="77777777" w:rsidR="003A0016" w:rsidRDefault="0008438E">
            <w:pPr>
              <w:ind w:firstLine="482"/>
              <w:rPr>
                <w:rFonts w:cs="Times New Roman"/>
                <w:b/>
                <w:sz w:val="24"/>
              </w:rPr>
            </w:pPr>
            <w:proofErr w:type="spellStart"/>
            <w:r>
              <w:rPr>
                <w:rFonts w:cs="Times New Roman"/>
                <w:b/>
                <w:sz w:val="24"/>
              </w:rPr>
              <w:t>事前防范</w:t>
            </w:r>
            <w:proofErr w:type="spellEnd"/>
          </w:p>
        </w:tc>
        <w:tc>
          <w:tcPr>
            <w:tcW w:w="3742" w:type="pct"/>
            <w:tcBorders>
              <w:right w:val="single" w:sz="12" w:space="0" w:color="auto"/>
            </w:tcBorders>
          </w:tcPr>
          <w:p w14:paraId="35B2E660"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及时根据密码服务设备厂家发布的漏洞进行补丁修</w:t>
            </w:r>
            <w:r>
              <w:rPr>
                <w:rFonts w:cs="Times New Roman"/>
                <w:sz w:val="24"/>
                <w:lang w:eastAsia="zh-CN"/>
              </w:rPr>
              <w:lastRenderedPageBreak/>
              <w:t>复</w:t>
            </w:r>
            <w:r>
              <w:rPr>
                <w:rFonts w:cs="Times New Roman" w:hint="eastAsia"/>
                <w:sz w:val="24"/>
                <w:lang w:eastAsia="zh-CN"/>
              </w:rPr>
              <w:t>；</w:t>
            </w:r>
          </w:p>
          <w:p w14:paraId="2B3CCC84"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定期</w:t>
            </w:r>
            <w:r>
              <w:rPr>
                <w:rFonts w:cs="Times New Roman" w:hint="eastAsia"/>
                <w:sz w:val="24"/>
                <w:lang w:eastAsia="zh-CN"/>
              </w:rPr>
              <w:t>查看</w:t>
            </w:r>
            <w:r>
              <w:rPr>
                <w:rFonts w:cs="Times New Roman"/>
                <w:sz w:val="24"/>
                <w:lang w:eastAsia="zh-CN"/>
              </w:rPr>
              <w:t>密码服务器的运行日志，把握密码设备的运行状态</w:t>
            </w:r>
            <w:r>
              <w:rPr>
                <w:rFonts w:cs="Times New Roman" w:hint="eastAsia"/>
                <w:sz w:val="24"/>
                <w:lang w:eastAsia="zh-CN"/>
              </w:rPr>
              <w:t>。</w:t>
            </w:r>
          </w:p>
        </w:tc>
      </w:tr>
      <w:tr w:rsidR="003A0016" w14:paraId="5BF99FF4"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525BBEEF" w14:textId="77777777" w:rsidR="003A0016" w:rsidRDefault="0008438E">
            <w:pPr>
              <w:ind w:firstLine="482"/>
              <w:rPr>
                <w:rFonts w:cs="Times New Roman"/>
                <w:b/>
                <w:sz w:val="24"/>
              </w:rPr>
            </w:pPr>
            <w:proofErr w:type="spellStart"/>
            <w:r>
              <w:rPr>
                <w:rFonts w:cs="Times New Roman"/>
                <w:b/>
                <w:sz w:val="24"/>
              </w:rPr>
              <w:lastRenderedPageBreak/>
              <w:t>事中处理</w:t>
            </w:r>
            <w:proofErr w:type="spellEnd"/>
          </w:p>
        </w:tc>
        <w:tc>
          <w:tcPr>
            <w:tcW w:w="3742" w:type="pct"/>
            <w:tcBorders>
              <w:right w:val="single" w:sz="12" w:space="0" w:color="auto"/>
            </w:tcBorders>
          </w:tcPr>
          <w:p w14:paraId="24B8AE0B"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及时根据密码服务设备厂家发布的漏洞进行补丁修复</w:t>
            </w:r>
            <w:r>
              <w:rPr>
                <w:rFonts w:cs="Times New Roman" w:hint="eastAsia"/>
                <w:sz w:val="24"/>
                <w:lang w:eastAsia="zh-CN"/>
              </w:rPr>
              <w:t>。</w:t>
            </w:r>
          </w:p>
        </w:tc>
      </w:tr>
      <w:tr w:rsidR="003A0016" w14:paraId="55A534A9"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127A4A2E" w14:textId="77777777" w:rsidR="003A0016" w:rsidRDefault="0008438E">
            <w:pPr>
              <w:ind w:firstLine="482"/>
              <w:rPr>
                <w:rFonts w:cs="Times New Roman"/>
                <w:b/>
                <w:sz w:val="24"/>
              </w:rPr>
            </w:pPr>
            <w:proofErr w:type="spellStart"/>
            <w:r>
              <w:rPr>
                <w:rFonts w:cs="Times New Roman"/>
                <w:b/>
                <w:sz w:val="24"/>
              </w:rPr>
              <w:t>事后处置</w:t>
            </w:r>
            <w:proofErr w:type="spellEnd"/>
          </w:p>
        </w:tc>
        <w:tc>
          <w:tcPr>
            <w:tcW w:w="3742" w:type="pct"/>
            <w:tcBorders>
              <w:right w:val="single" w:sz="12" w:space="0" w:color="auto"/>
            </w:tcBorders>
          </w:tcPr>
          <w:p w14:paraId="787C87D2"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加强与密码设备厂家的沟通，尽可能在漏洞公布后及时进行补丁修复</w:t>
            </w:r>
            <w:r>
              <w:rPr>
                <w:rFonts w:cs="Times New Roman" w:hint="eastAsia"/>
                <w:sz w:val="24"/>
                <w:lang w:eastAsia="zh-CN"/>
              </w:rPr>
              <w:t>；</w:t>
            </w:r>
          </w:p>
          <w:p w14:paraId="5C737D92"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评估漏洞事件可能带来的系统风险。</w:t>
            </w:r>
          </w:p>
        </w:tc>
      </w:tr>
      <w:tr w:rsidR="003A0016" w14:paraId="07A7E46B" w14:textId="77777777" w:rsidTr="003A0016">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3DE22371" w14:textId="77777777" w:rsidR="003A0016" w:rsidRDefault="0008438E">
            <w:pPr>
              <w:ind w:firstLine="482"/>
              <w:rPr>
                <w:rFonts w:cs="Times New Roman"/>
                <w:b/>
                <w:sz w:val="24"/>
              </w:rPr>
            </w:pPr>
            <w:proofErr w:type="spellStart"/>
            <w:r>
              <w:rPr>
                <w:rFonts w:cs="Times New Roman"/>
                <w:b/>
                <w:sz w:val="24"/>
              </w:rPr>
              <w:t>损失评估</w:t>
            </w:r>
            <w:proofErr w:type="spellEnd"/>
          </w:p>
        </w:tc>
        <w:tc>
          <w:tcPr>
            <w:tcW w:w="3742" w:type="pct"/>
            <w:tcBorders>
              <w:bottom w:val="single" w:sz="12" w:space="0" w:color="auto"/>
              <w:right w:val="single" w:sz="12" w:space="0" w:color="auto"/>
            </w:tcBorders>
          </w:tcPr>
          <w:p w14:paraId="27767D0B"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密码设备可以被非法访问、私</w:t>
            </w:r>
            <w:proofErr w:type="gramStart"/>
            <w:r>
              <w:rPr>
                <w:rFonts w:cs="Times New Roman"/>
                <w:sz w:val="24"/>
                <w:lang w:eastAsia="zh-CN"/>
              </w:rPr>
              <w:t>钥</w:t>
            </w:r>
            <w:proofErr w:type="gramEnd"/>
            <w:r>
              <w:rPr>
                <w:rFonts w:cs="Times New Roman"/>
                <w:sz w:val="24"/>
                <w:lang w:eastAsia="zh-CN"/>
              </w:rPr>
              <w:t>可被猜测等安全问题可能会导致用户数据外泄，安全数据泄漏的风险。</w:t>
            </w:r>
          </w:p>
        </w:tc>
      </w:tr>
    </w:tbl>
    <w:p w14:paraId="4EF2930B" w14:textId="77777777" w:rsidR="003A0016" w:rsidRDefault="003A0016">
      <w:pPr>
        <w:pStyle w:val="a8e1d533"/>
        <w:ind w:firstLineChars="200" w:firstLine="560"/>
        <w:rPr>
          <w:rFonts w:ascii="仿宋" w:eastAsia="仿宋" w:hAnsi="仿宋" w:cs="仿宋"/>
          <w:sz w:val="28"/>
          <w:szCs w:val="28"/>
          <w:lang w:val="zh-CN" w:eastAsia="zh-CN"/>
        </w:rPr>
      </w:pPr>
    </w:p>
    <w:p w14:paraId="08369E7A" w14:textId="175F4315" w:rsidR="00F75D99" w:rsidRDefault="00F75D99" w:rsidP="004149B3">
      <w:pPr>
        <w:pStyle w:val="dd05a7da"/>
        <w:rPr>
          <w:lang w:eastAsia="zh-CN"/>
        </w:rPr>
      </w:pPr>
      <w:bookmarkStart w:id="0" w:name="_Toc167377472"/>
    </w:p>
    <w:p w14:paraId="3921FF28" w14:textId="2EC5E51A" w:rsidR="004149B3" w:rsidRPr="00F75D99" w:rsidRDefault="004149B3">
      <w:pPr>
        <w:pStyle w:val="dd05a7da"/>
        <w:widowControl/>
        <w:rPr>
          <w:lang w:eastAsia="zh-CN"/>
        </w:rPr>
      </w:pPr>
      <w:r>
        <w:rPr>
          <w:lang w:eastAsia="zh-CN"/>
        </w:rPr>
        <w:br w:type="page"/>
      </w:r>
    </w:p>
    <w:p w14:paraId="27643128" w14:textId="00FDB990" w:rsidR="00B96D61" w:rsidRPr="00341E9B" w:rsidRDefault="00F75D99" w:rsidP="00F75D99">
      <w:pPr>
        <w:pStyle w:val="bf7edd56"/>
        <w:numPr>
          <w:ilvl w:val="0"/>
          <w:numId w:val="0"/>
        </w:numPr>
        <w:rPr>
          <w:lang w:eastAsia="zh-CN"/>
        </w:rPr>
      </w:pPr>
      <w:r>
        <w:rPr>
          <w:rFonts w:hint="eastAsia"/>
          <w:lang w:eastAsia="zh-CN"/>
        </w:rPr>
        <w:lastRenderedPageBreak/>
        <w:t>7.</w:t>
      </w:r>
      <w:r w:rsidR="00B96D61">
        <w:rPr>
          <w:rFonts w:hint="eastAsia"/>
          <w:lang w:eastAsia="zh-CN"/>
        </w:rPr>
        <w:t>安全与合</w:t>
      </w:r>
      <w:proofErr w:type="gramStart"/>
      <w:r w:rsidR="00B96D61">
        <w:rPr>
          <w:rFonts w:hint="eastAsia"/>
          <w:lang w:eastAsia="zh-CN"/>
        </w:rPr>
        <w:t>规</w:t>
      </w:r>
      <w:proofErr w:type="gramEnd"/>
      <w:r w:rsidR="00B96D61">
        <w:rPr>
          <w:rFonts w:hint="eastAsia"/>
          <w:lang w:eastAsia="zh-CN"/>
        </w:rPr>
        <w:t>性分析</w:t>
      </w:r>
      <w:bookmarkEnd w:id="0"/>
    </w:p>
    <w:p w14:paraId="49BE95DC" w14:textId="77777777" w:rsidR="00B96D61" w:rsidRPr="00550CE1" w:rsidRDefault="00B96D61" w:rsidP="00B96D61">
      <w:pPr>
        <w:pStyle w:val="dd05a7da"/>
        <w:widowControl/>
        <w:spacing w:beforeLines="50" w:before="156" w:after="80" w:line="276" w:lineRule="auto"/>
        <w:ind w:firstLineChars="200" w:firstLine="502"/>
        <w:jc w:val="center"/>
        <w:rPr>
          <w:rFonts w:ascii="仿宋_GB2312" w:eastAsia="仿宋_GB2312" w:hAnsi="Times New Roman" w:cs="Times New Roman"/>
          <w:b/>
          <w:bCs/>
          <w:caps/>
          <w:spacing w:val="10"/>
          <w:sz w:val="24"/>
          <w:szCs w:val="24"/>
          <w:lang w:eastAsia="zh-CN"/>
        </w:rPr>
      </w:pPr>
      <w:r w:rsidRPr="00550CE1">
        <w:rPr>
          <w:rFonts w:ascii="仿宋_GB2312" w:eastAsia="仿宋_GB2312" w:hAnsi="Times New Roman" w:cs="Times New Roman" w:hint="eastAsia"/>
          <w:b/>
          <w:bCs/>
          <w:caps/>
          <w:spacing w:val="10"/>
          <w:sz w:val="24"/>
          <w:szCs w:val="24"/>
          <w:lang w:eastAsia="zh-CN"/>
        </w:rPr>
        <w:t>密码应用合</w:t>
      </w:r>
      <w:proofErr w:type="gramStart"/>
      <w:r w:rsidRPr="00550CE1">
        <w:rPr>
          <w:rFonts w:ascii="仿宋_GB2312" w:eastAsia="仿宋_GB2312" w:hAnsi="Times New Roman" w:cs="Times New Roman" w:hint="eastAsia"/>
          <w:b/>
          <w:bCs/>
          <w:caps/>
          <w:spacing w:val="10"/>
          <w:sz w:val="24"/>
          <w:szCs w:val="24"/>
          <w:lang w:eastAsia="zh-CN"/>
        </w:rPr>
        <w:t>规</w:t>
      </w:r>
      <w:proofErr w:type="gramEnd"/>
      <w:r w:rsidRPr="00550CE1">
        <w:rPr>
          <w:rFonts w:ascii="仿宋_GB2312" w:eastAsia="仿宋_GB2312" w:hAnsi="Times New Roman" w:cs="Times New Roman" w:hint="eastAsia"/>
          <w:b/>
          <w:bCs/>
          <w:caps/>
          <w:spacing w:val="10"/>
          <w:sz w:val="24"/>
          <w:szCs w:val="24"/>
          <w:lang w:eastAsia="zh-CN"/>
        </w:rPr>
        <w:t>性对照表</w:t>
      </w:r>
    </w:p>
    <w:tbl>
      <w:tblPr>
        <w:tblW w:w="506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102"/>
        <w:gridCol w:w="762"/>
        <w:gridCol w:w="732"/>
        <w:gridCol w:w="3460"/>
        <w:gridCol w:w="1242"/>
        <w:gridCol w:w="724"/>
      </w:tblGrid>
      <w:tr w:rsidR="00B96D61" w:rsidRPr="00550CE1" w14:paraId="304C75EE" w14:textId="77777777" w:rsidTr="00061BC7">
        <w:trPr>
          <w:jc w:val="center"/>
        </w:trPr>
        <w:tc>
          <w:tcPr>
            <w:tcW w:w="356" w:type="pct"/>
            <w:shd w:val="clear" w:color="auto" w:fill="D9D9D9" w:themeFill="background1" w:themeFillShade="D9"/>
            <w:vAlign w:val="center"/>
          </w:tcPr>
          <w:p w14:paraId="2F87F9F5" w14:textId="07E49D2C" w:rsidR="00B96D61" w:rsidRPr="00550CE1" w:rsidRDefault="00B96D61" w:rsidP="00061BC7">
            <w:pPr>
              <w:widowControl/>
              <w:numPr>
                <w:ilvl w:val="1"/>
                <w:numId w:val="0"/>
              </w:numPr>
              <w:autoSpaceDE w:val="0"/>
              <w:autoSpaceDN w:val="0"/>
              <w:spacing w:line="360" w:lineRule="exact"/>
              <w:jc w:val="center"/>
              <w:rPr>
                <w:rFonts w:ascii="Times New Roman" w:eastAsia="仿宋" w:hAnsi="Times New Roman" w:cs="Times New Roman"/>
                <w:b/>
                <w:bCs/>
                <w:kern w:val="2"/>
                <w:sz w:val="21"/>
                <w:szCs w:val="21"/>
                <w:lang w:eastAsia="zh-CN"/>
              </w:rPr>
            </w:pPr>
            <w:r w:rsidRPr="00550CE1">
              <w:rPr>
                <w:rFonts w:ascii="Times New Roman" w:eastAsia="仿宋" w:hAnsi="Times New Roman" w:cs="Times New Roman"/>
                <w:b/>
                <w:bCs/>
                <w:kern w:val="2"/>
                <w:sz w:val="21"/>
                <w:szCs w:val="21"/>
                <w:lang w:eastAsia="zh-CN"/>
              </w:rPr>
              <w:t>指标要求</w:t>
            </w:r>
          </w:p>
        </w:tc>
        <w:tc>
          <w:tcPr>
            <w:tcW w:w="638" w:type="pct"/>
            <w:shd w:val="clear" w:color="auto" w:fill="D9D9D9" w:themeFill="background1" w:themeFillShade="D9"/>
            <w:vAlign w:val="center"/>
          </w:tcPr>
          <w:p w14:paraId="0E8CE81A" w14:textId="77777777" w:rsidR="00B96D61" w:rsidRPr="00550CE1" w:rsidRDefault="00B96D61" w:rsidP="00061BC7">
            <w:pPr>
              <w:widowControl/>
              <w:numPr>
                <w:ilvl w:val="1"/>
                <w:numId w:val="0"/>
              </w:numPr>
              <w:autoSpaceDE w:val="0"/>
              <w:autoSpaceDN w:val="0"/>
              <w:spacing w:line="360" w:lineRule="exact"/>
              <w:jc w:val="center"/>
              <w:rPr>
                <w:rFonts w:ascii="Times New Roman" w:eastAsia="仿宋" w:hAnsi="Times New Roman" w:cs="Times New Roman"/>
                <w:b/>
                <w:bCs/>
                <w:kern w:val="2"/>
                <w:sz w:val="21"/>
                <w:szCs w:val="21"/>
                <w:lang w:eastAsia="zh-CN"/>
              </w:rPr>
            </w:pPr>
            <w:r w:rsidRPr="00550CE1">
              <w:rPr>
                <w:rFonts w:ascii="Times New Roman" w:eastAsia="仿宋" w:hAnsi="Times New Roman" w:cs="Times New Roman"/>
                <w:b/>
                <w:bCs/>
                <w:kern w:val="2"/>
                <w:sz w:val="21"/>
                <w:szCs w:val="21"/>
                <w:lang w:eastAsia="zh-CN"/>
              </w:rPr>
              <w:t>密码技术应用点</w:t>
            </w:r>
          </w:p>
        </w:tc>
        <w:tc>
          <w:tcPr>
            <w:tcW w:w="441" w:type="pct"/>
            <w:shd w:val="clear" w:color="auto" w:fill="D9D9D9" w:themeFill="background1" w:themeFillShade="D9"/>
            <w:vAlign w:val="center"/>
          </w:tcPr>
          <w:p w14:paraId="4EB0D47B" w14:textId="77777777" w:rsidR="00B96D61" w:rsidRPr="00550CE1" w:rsidRDefault="00B96D61" w:rsidP="00061BC7">
            <w:pPr>
              <w:widowControl/>
              <w:numPr>
                <w:ilvl w:val="1"/>
                <w:numId w:val="0"/>
              </w:numPr>
              <w:autoSpaceDE w:val="0"/>
              <w:autoSpaceDN w:val="0"/>
              <w:spacing w:line="360" w:lineRule="exact"/>
              <w:jc w:val="center"/>
              <w:rPr>
                <w:rFonts w:ascii="Times New Roman" w:eastAsia="仿宋" w:hAnsi="Times New Roman" w:cs="Times New Roman"/>
                <w:b/>
                <w:bCs/>
                <w:kern w:val="2"/>
                <w:sz w:val="21"/>
                <w:szCs w:val="21"/>
                <w:lang w:eastAsia="zh-CN"/>
              </w:rPr>
            </w:pPr>
            <w:r w:rsidRPr="00550CE1">
              <w:rPr>
                <w:rFonts w:ascii="Times New Roman" w:eastAsia="仿宋" w:hAnsi="Times New Roman" w:cs="Times New Roman"/>
                <w:b/>
                <w:bCs/>
                <w:kern w:val="2"/>
                <w:sz w:val="21"/>
                <w:szCs w:val="21"/>
                <w:lang w:eastAsia="zh-CN"/>
              </w:rPr>
              <w:t>GB/T 39786</w:t>
            </w:r>
            <w:r w:rsidRPr="00550CE1">
              <w:rPr>
                <w:rFonts w:ascii="Times New Roman" w:eastAsia="仿宋" w:hAnsi="Times New Roman" w:cs="Times New Roman"/>
                <w:b/>
                <w:bCs/>
                <w:kern w:val="2"/>
                <w:sz w:val="21"/>
                <w:szCs w:val="21"/>
                <w:lang w:eastAsia="zh-CN"/>
              </w:rPr>
              <w:t>密码应用基本要求</w:t>
            </w:r>
          </w:p>
        </w:tc>
        <w:tc>
          <w:tcPr>
            <w:tcW w:w="424" w:type="pct"/>
            <w:shd w:val="clear" w:color="auto" w:fill="D9D9D9" w:themeFill="background1" w:themeFillShade="D9"/>
            <w:vAlign w:val="center"/>
          </w:tcPr>
          <w:p w14:paraId="70D464DF" w14:textId="77777777" w:rsidR="00B96D61" w:rsidRPr="00550CE1" w:rsidRDefault="00B96D61" w:rsidP="00061BC7">
            <w:pPr>
              <w:widowControl/>
              <w:numPr>
                <w:ilvl w:val="1"/>
                <w:numId w:val="0"/>
              </w:numPr>
              <w:autoSpaceDE w:val="0"/>
              <w:autoSpaceDN w:val="0"/>
              <w:spacing w:line="360" w:lineRule="exact"/>
              <w:jc w:val="center"/>
              <w:rPr>
                <w:rFonts w:ascii="Times New Roman" w:eastAsia="仿宋" w:hAnsi="Times New Roman" w:cs="Times New Roman"/>
                <w:b/>
                <w:bCs/>
                <w:kern w:val="2"/>
                <w:sz w:val="21"/>
                <w:szCs w:val="21"/>
                <w:lang w:eastAsia="zh-CN"/>
              </w:rPr>
            </w:pPr>
            <w:r w:rsidRPr="00550CE1">
              <w:rPr>
                <w:rFonts w:ascii="Times New Roman" w:eastAsia="仿宋" w:hAnsi="Times New Roman" w:cs="Times New Roman"/>
                <w:b/>
                <w:bCs/>
                <w:kern w:val="2"/>
                <w:sz w:val="21"/>
                <w:szCs w:val="21"/>
                <w:lang w:eastAsia="zh-CN"/>
              </w:rPr>
              <w:t>适用情况（适用</w:t>
            </w:r>
            <w:r w:rsidRPr="00550CE1">
              <w:rPr>
                <w:rFonts w:ascii="Times New Roman" w:eastAsia="仿宋" w:hAnsi="Times New Roman" w:cs="Times New Roman"/>
                <w:b/>
                <w:bCs/>
                <w:kern w:val="2"/>
                <w:sz w:val="21"/>
                <w:szCs w:val="21"/>
                <w:lang w:eastAsia="zh-CN"/>
              </w:rPr>
              <w:t>/</w:t>
            </w:r>
            <w:r w:rsidRPr="00550CE1">
              <w:rPr>
                <w:rFonts w:ascii="Times New Roman" w:eastAsia="仿宋" w:hAnsi="Times New Roman" w:cs="Times New Roman"/>
                <w:b/>
                <w:bCs/>
                <w:kern w:val="2"/>
                <w:sz w:val="21"/>
                <w:szCs w:val="21"/>
                <w:lang w:eastAsia="zh-CN"/>
              </w:rPr>
              <w:t>不适用）</w:t>
            </w:r>
          </w:p>
        </w:tc>
        <w:tc>
          <w:tcPr>
            <w:tcW w:w="2003" w:type="pct"/>
            <w:shd w:val="clear" w:color="auto" w:fill="D9D9D9" w:themeFill="background1" w:themeFillShade="D9"/>
            <w:vAlign w:val="center"/>
          </w:tcPr>
          <w:p w14:paraId="1F2EB853" w14:textId="77777777" w:rsidR="00B96D61" w:rsidRPr="00550CE1" w:rsidRDefault="00B96D61" w:rsidP="00061BC7">
            <w:pPr>
              <w:widowControl/>
              <w:numPr>
                <w:ilvl w:val="1"/>
                <w:numId w:val="0"/>
              </w:numPr>
              <w:autoSpaceDE w:val="0"/>
              <w:autoSpaceDN w:val="0"/>
              <w:spacing w:line="360" w:lineRule="exact"/>
              <w:jc w:val="center"/>
              <w:rPr>
                <w:rFonts w:ascii="Times New Roman" w:eastAsia="仿宋" w:hAnsi="Times New Roman" w:cs="Times New Roman"/>
                <w:b/>
                <w:bCs/>
                <w:kern w:val="2"/>
                <w:sz w:val="21"/>
                <w:szCs w:val="21"/>
                <w:lang w:eastAsia="zh-CN"/>
              </w:rPr>
            </w:pPr>
            <w:r w:rsidRPr="00550CE1">
              <w:rPr>
                <w:rFonts w:ascii="Times New Roman" w:eastAsia="仿宋" w:hAnsi="Times New Roman" w:cs="Times New Roman"/>
                <w:b/>
                <w:bCs/>
                <w:kern w:val="2"/>
                <w:sz w:val="21"/>
                <w:szCs w:val="21"/>
                <w:lang w:eastAsia="zh-CN"/>
              </w:rPr>
              <w:t>采取的密码保障措施</w:t>
            </w:r>
          </w:p>
        </w:tc>
        <w:tc>
          <w:tcPr>
            <w:tcW w:w="719" w:type="pct"/>
            <w:shd w:val="clear" w:color="auto" w:fill="D9D9D9" w:themeFill="background1" w:themeFillShade="D9"/>
            <w:vAlign w:val="center"/>
          </w:tcPr>
          <w:p w14:paraId="5E61FEA0" w14:textId="77777777" w:rsidR="00B96D61" w:rsidRPr="00550CE1" w:rsidRDefault="00B96D61" w:rsidP="00061BC7">
            <w:pPr>
              <w:widowControl/>
              <w:numPr>
                <w:ilvl w:val="1"/>
                <w:numId w:val="0"/>
              </w:numPr>
              <w:autoSpaceDE w:val="0"/>
              <w:autoSpaceDN w:val="0"/>
              <w:spacing w:line="360" w:lineRule="exact"/>
              <w:jc w:val="center"/>
              <w:rPr>
                <w:rFonts w:ascii="Times New Roman" w:eastAsia="仿宋" w:hAnsi="Times New Roman" w:cs="Times New Roman"/>
                <w:b/>
                <w:bCs/>
                <w:kern w:val="2"/>
                <w:sz w:val="21"/>
                <w:szCs w:val="21"/>
                <w:lang w:eastAsia="zh-CN"/>
              </w:rPr>
            </w:pPr>
            <w:r w:rsidRPr="00550CE1">
              <w:rPr>
                <w:rFonts w:ascii="Times New Roman" w:eastAsia="仿宋" w:hAnsi="Times New Roman" w:cs="Times New Roman"/>
                <w:b/>
                <w:bCs/>
                <w:kern w:val="2"/>
                <w:sz w:val="21"/>
                <w:szCs w:val="21"/>
                <w:lang w:eastAsia="zh-CN"/>
              </w:rPr>
              <w:t>说明</w:t>
            </w:r>
          </w:p>
          <w:p w14:paraId="70721BFC" w14:textId="77777777" w:rsidR="00B96D61" w:rsidRPr="00550CE1" w:rsidRDefault="00B96D61" w:rsidP="00061BC7">
            <w:pPr>
              <w:widowControl/>
              <w:numPr>
                <w:ilvl w:val="1"/>
                <w:numId w:val="0"/>
              </w:numPr>
              <w:autoSpaceDE w:val="0"/>
              <w:autoSpaceDN w:val="0"/>
              <w:spacing w:line="360" w:lineRule="exact"/>
              <w:jc w:val="center"/>
              <w:rPr>
                <w:rFonts w:ascii="Times New Roman" w:eastAsia="仿宋" w:hAnsi="Times New Roman" w:cs="Times New Roman"/>
                <w:b/>
                <w:bCs/>
                <w:kern w:val="2"/>
                <w:sz w:val="21"/>
                <w:szCs w:val="21"/>
                <w:lang w:eastAsia="zh-CN"/>
              </w:rPr>
            </w:pPr>
            <w:r w:rsidRPr="00550CE1">
              <w:rPr>
                <w:rFonts w:ascii="Times New Roman" w:eastAsia="仿宋" w:hAnsi="Times New Roman" w:cs="Times New Roman"/>
                <w:b/>
                <w:bCs/>
                <w:kern w:val="2"/>
                <w:sz w:val="21"/>
                <w:szCs w:val="21"/>
                <w:lang w:eastAsia="zh-CN"/>
              </w:rPr>
              <w:t>（如采取的缓解及替代性措施）</w:t>
            </w:r>
          </w:p>
        </w:tc>
        <w:tc>
          <w:tcPr>
            <w:tcW w:w="419" w:type="pct"/>
            <w:shd w:val="clear" w:color="auto" w:fill="D9D9D9" w:themeFill="background1" w:themeFillShade="D9"/>
            <w:vAlign w:val="center"/>
          </w:tcPr>
          <w:p w14:paraId="64A886E9" w14:textId="77777777" w:rsidR="00B96D61" w:rsidRPr="00550CE1" w:rsidRDefault="00B96D61" w:rsidP="00061BC7">
            <w:pPr>
              <w:widowControl/>
              <w:numPr>
                <w:ilvl w:val="1"/>
                <w:numId w:val="0"/>
              </w:numPr>
              <w:autoSpaceDE w:val="0"/>
              <w:autoSpaceDN w:val="0"/>
              <w:spacing w:line="360" w:lineRule="exact"/>
              <w:jc w:val="center"/>
              <w:rPr>
                <w:rFonts w:ascii="Times New Roman" w:eastAsia="仿宋" w:hAnsi="Times New Roman" w:cs="Times New Roman"/>
                <w:b/>
                <w:bCs/>
                <w:kern w:val="2"/>
                <w:sz w:val="21"/>
                <w:szCs w:val="21"/>
                <w:lang w:eastAsia="zh-CN"/>
              </w:rPr>
            </w:pPr>
            <w:r w:rsidRPr="00550CE1">
              <w:rPr>
                <w:rFonts w:ascii="Times New Roman" w:eastAsia="仿宋" w:hAnsi="Times New Roman" w:cs="Times New Roman"/>
                <w:b/>
                <w:bCs/>
                <w:kern w:val="2"/>
                <w:sz w:val="21"/>
                <w:szCs w:val="21"/>
                <w:lang w:eastAsia="zh-CN"/>
              </w:rPr>
              <w:t>自评结果（通过</w:t>
            </w:r>
            <w:r w:rsidRPr="00550CE1">
              <w:rPr>
                <w:rFonts w:ascii="Times New Roman" w:eastAsia="仿宋" w:hAnsi="Times New Roman" w:cs="Times New Roman"/>
                <w:b/>
                <w:bCs/>
                <w:kern w:val="2"/>
                <w:sz w:val="21"/>
                <w:szCs w:val="21"/>
                <w:lang w:eastAsia="zh-CN"/>
              </w:rPr>
              <w:t>/</w:t>
            </w:r>
            <w:r w:rsidRPr="00550CE1">
              <w:rPr>
                <w:rFonts w:ascii="Times New Roman" w:eastAsia="仿宋" w:hAnsi="Times New Roman" w:cs="Times New Roman"/>
                <w:b/>
                <w:bCs/>
                <w:kern w:val="2"/>
                <w:sz w:val="21"/>
                <w:szCs w:val="21"/>
                <w:lang w:eastAsia="zh-CN"/>
              </w:rPr>
              <w:t>不通过）</w:t>
            </w:r>
          </w:p>
        </w:tc>
      </w:tr>
      <w:tr w:rsidR="00B96D61" w:rsidRPr="00550CE1" w14:paraId="792635F4" w14:textId="77777777" w:rsidTr="00061BC7">
        <w:trPr>
          <w:jc w:val="center"/>
        </w:trPr>
        <w:tc>
          <w:tcPr>
            <w:tcW w:w="356" w:type="pct"/>
            <w:vMerge w:val="restart"/>
            <w:vAlign w:val="center"/>
          </w:tcPr>
          <w:p w14:paraId="00550AC6"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物理和环境安全</w:t>
            </w:r>
          </w:p>
        </w:tc>
        <w:tc>
          <w:tcPr>
            <w:tcW w:w="638" w:type="pct"/>
            <w:vAlign w:val="center"/>
          </w:tcPr>
          <w:p w14:paraId="598B0334"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身份鉴别</w:t>
            </w:r>
          </w:p>
        </w:tc>
        <w:tc>
          <w:tcPr>
            <w:tcW w:w="441" w:type="pct"/>
            <w:vAlign w:val="center"/>
          </w:tcPr>
          <w:p w14:paraId="4506C15A"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2F346B4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0904EEAC" w14:textId="5FF244E8"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1D44E878" w14:textId="1261366E"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77970EF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17D5E134" w14:textId="77777777" w:rsidTr="00061BC7">
        <w:trPr>
          <w:jc w:val="center"/>
        </w:trPr>
        <w:tc>
          <w:tcPr>
            <w:tcW w:w="356" w:type="pct"/>
            <w:vMerge/>
            <w:vAlign w:val="center"/>
          </w:tcPr>
          <w:p w14:paraId="49F0C734"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3516EF95"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电子门禁记录数据存储完整性</w:t>
            </w:r>
          </w:p>
        </w:tc>
        <w:tc>
          <w:tcPr>
            <w:tcW w:w="441" w:type="pct"/>
            <w:vAlign w:val="center"/>
          </w:tcPr>
          <w:p w14:paraId="4BF1EADD"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1ACC01E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1F7261D9"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022094A2"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36F2B350"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2707AFAF" w14:textId="77777777" w:rsidTr="00061BC7">
        <w:trPr>
          <w:jc w:val="center"/>
        </w:trPr>
        <w:tc>
          <w:tcPr>
            <w:tcW w:w="356" w:type="pct"/>
            <w:vMerge/>
            <w:vAlign w:val="center"/>
          </w:tcPr>
          <w:p w14:paraId="032D49E8"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7B78FDBA"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视频监控记录数据存储完整性</w:t>
            </w:r>
          </w:p>
        </w:tc>
        <w:tc>
          <w:tcPr>
            <w:tcW w:w="441" w:type="pct"/>
            <w:vAlign w:val="center"/>
          </w:tcPr>
          <w:p w14:paraId="6BAACE7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12BFB2C7"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5F3A4665"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59AB832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23D46A8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33CE77A4" w14:textId="77777777" w:rsidTr="00061BC7">
        <w:trPr>
          <w:jc w:val="center"/>
        </w:trPr>
        <w:tc>
          <w:tcPr>
            <w:tcW w:w="356" w:type="pct"/>
            <w:vMerge w:val="restart"/>
            <w:vAlign w:val="center"/>
          </w:tcPr>
          <w:p w14:paraId="6CEBA2F7"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网络和通信安全</w:t>
            </w:r>
          </w:p>
        </w:tc>
        <w:tc>
          <w:tcPr>
            <w:tcW w:w="638" w:type="pct"/>
            <w:vAlign w:val="center"/>
          </w:tcPr>
          <w:p w14:paraId="26D7C821"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身份鉴别</w:t>
            </w:r>
          </w:p>
        </w:tc>
        <w:tc>
          <w:tcPr>
            <w:tcW w:w="441" w:type="pct"/>
            <w:vAlign w:val="center"/>
          </w:tcPr>
          <w:p w14:paraId="3F257121"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1A71E259"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1E051E44"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4566D771"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1563E17F"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6D866BCA" w14:textId="77777777" w:rsidTr="00061BC7">
        <w:trPr>
          <w:jc w:val="center"/>
        </w:trPr>
        <w:tc>
          <w:tcPr>
            <w:tcW w:w="356" w:type="pct"/>
            <w:vMerge/>
            <w:vAlign w:val="center"/>
          </w:tcPr>
          <w:p w14:paraId="12D09264"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668CC890"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通信数据完整性</w:t>
            </w:r>
          </w:p>
        </w:tc>
        <w:tc>
          <w:tcPr>
            <w:tcW w:w="441" w:type="pct"/>
            <w:vAlign w:val="center"/>
          </w:tcPr>
          <w:p w14:paraId="41F72C0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4261021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1E998492"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027F9D9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74CCBD4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2D35142D" w14:textId="77777777" w:rsidTr="00061BC7">
        <w:trPr>
          <w:jc w:val="center"/>
        </w:trPr>
        <w:tc>
          <w:tcPr>
            <w:tcW w:w="356" w:type="pct"/>
            <w:vMerge/>
            <w:vAlign w:val="center"/>
          </w:tcPr>
          <w:p w14:paraId="58E2263B"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76E19D64"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敏感信息或通信报文的机密性</w:t>
            </w:r>
          </w:p>
        </w:tc>
        <w:tc>
          <w:tcPr>
            <w:tcW w:w="441" w:type="pct"/>
            <w:vAlign w:val="center"/>
          </w:tcPr>
          <w:p w14:paraId="485FFE1D"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25A470E2"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308B597B"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6CF4932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7DBF4132"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4010A264" w14:textId="77777777" w:rsidTr="00061BC7">
        <w:trPr>
          <w:jc w:val="center"/>
        </w:trPr>
        <w:tc>
          <w:tcPr>
            <w:tcW w:w="356" w:type="pct"/>
            <w:vMerge/>
            <w:vAlign w:val="center"/>
          </w:tcPr>
          <w:p w14:paraId="6853C34F"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70789A0B"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网络边界访问控制信息的完整性</w:t>
            </w:r>
          </w:p>
        </w:tc>
        <w:tc>
          <w:tcPr>
            <w:tcW w:w="441" w:type="pct"/>
            <w:vAlign w:val="center"/>
          </w:tcPr>
          <w:p w14:paraId="5DBA8AD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586E054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0FCDF341"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6AF9B26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083DA5D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6F7DD454" w14:textId="77777777" w:rsidTr="00061BC7">
        <w:trPr>
          <w:jc w:val="center"/>
        </w:trPr>
        <w:tc>
          <w:tcPr>
            <w:tcW w:w="356" w:type="pct"/>
            <w:vMerge/>
            <w:vAlign w:val="center"/>
          </w:tcPr>
          <w:p w14:paraId="5932BC61"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0A71BE37"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安全接入认证</w:t>
            </w:r>
          </w:p>
        </w:tc>
        <w:tc>
          <w:tcPr>
            <w:tcW w:w="441" w:type="pct"/>
            <w:vAlign w:val="center"/>
          </w:tcPr>
          <w:p w14:paraId="489B09D0"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可</w:t>
            </w:r>
          </w:p>
        </w:tc>
        <w:tc>
          <w:tcPr>
            <w:tcW w:w="424" w:type="pct"/>
            <w:vAlign w:val="center"/>
          </w:tcPr>
          <w:p w14:paraId="7ED4557D"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不适用</w:t>
            </w:r>
          </w:p>
        </w:tc>
        <w:tc>
          <w:tcPr>
            <w:tcW w:w="2003" w:type="pct"/>
            <w:vAlign w:val="center"/>
          </w:tcPr>
          <w:p w14:paraId="32E08FF3"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6BFF3AB6"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397C455D"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1942AC8C" w14:textId="77777777" w:rsidTr="00061BC7">
        <w:trPr>
          <w:jc w:val="center"/>
        </w:trPr>
        <w:tc>
          <w:tcPr>
            <w:tcW w:w="356" w:type="pct"/>
            <w:vMerge w:val="restart"/>
            <w:vAlign w:val="center"/>
          </w:tcPr>
          <w:p w14:paraId="494788A9"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设备</w:t>
            </w:r>
            <w:r w:rsidRPr="00550CE1">
              <w:rPr>
                <w:rFonts w:ascii="Times New Roman" w:eastAsia="仿宋" w:hAnsi="Times New Roman" w:cs="Times New Roman"/>
                <w:kern w:val="2"/>
                <w:sz w:val="21"/>
                <w:szCs w:val="21"/>
                <w:lang w:eastAsia="zh-CN"/>
              </w:rPr>
              <w:lastRenderedPageBreak/>
              <w:t>和计算安全</w:t>
            </w:r>
          </w:p>
        </w:tc>
        <w:tc>
          <w:tcPr>
            <w:tcW w:w="638" w:type="pct"/>
            <w:vAlign w:val="center"/>
          </w:tcPr>
          <w:p w14:paraId="585295D5"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lastRenderedPageBreak/>
              <w:t>身份鉴别</w:t>
            </w:r>
          </w:p>
        </w:tc>
        <w:tc>
          <w:tcPr>
            <w:tcW w:w="441" w:type="pct"/>
            <w:vAlign w:val="center"/>
          </w:tcPr>
          <w:p w14:paraId="734AEF6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1CD0541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7F378777"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1054E382"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23A8AEB2"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70E46081" w14:textId="77777777" w:rsidTr="00061BC7">
        <w:trPr>
          <w:jc w:val="center"/>
        </w:trPr>
        <w:tc>
          <w:tcPr>
            <w:tcW w:w="356" w:type="pct"/>
            <w:vMerge/>
            <w:vAlign w:val="center"/>
          </w:tcPr>
          <w:p w14:paraId="2DE22E15"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590EB072"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安全的信</w:t>
            </w:r>
            <w:r w:rsidRPr="00550CE1">
              <w:rPr>
                <w:rFonts w:ascii="Times New Roman" w:eastAsia="仿宋" w:hAnsi="Times New Roman" w:cs="Times New Roman"/>
                <w:kern w:val="2"/>
                <w:sz w:val="21"/>
                <w:szCs w:val="21"/>
                <w:lang w:eastAsia="zh-CN"/>
              </w:rPr>
              <w:lastRenderedPageBreak/>
              <w:t>息传输通道</w:t>
            </w:r>
          </w:p>
        </w:tc>
        <w:tc>
          <w:tcPr>
            <w:tcW w:w="441" w:type="pct"/>
            <w:vAlign w:val="center"/>
          </w:tcPr>
          <w:p w14:paraId="2393F6EF"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lastRenderedPageBreak/>
              <w:t>应</w:t>
            </w:r>
          </w:p>
        </w:tc>
        <w:tc>
          <w:tcPr>
            <w:tcW w:w="424" w:type="pct"/>
            <w:vAlign w:val="center"/>
          </w:tcPr>
          <w:p w14:paraId="7E74E96A"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662B895B"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2F416005"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7A0D723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0F4AD5B9" w14:textId="77777777" w:rsidTr="00061BC7">
        <w:trPr>
          <w:jc w:val="center"/>
        </w:trPr>
        <w:tc>
          <w:tcPr>
            <w:tcW w:w="356" w:type="pct"/>
            <w:vMerge/>
            <w:vAlign w:val="center"/>
          </w:tcPr>
          <w:p w14:paraId="045726AF"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1E73B7C1"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系统资源访问控制信息完整性</w:t>
            </w:r>
          </w:p>
        </w:tc>
        <w:tc>
          <w:tcPr>
            <w:tcW w:w="441" w:type="pct"/>
            <w:vAlign w:val="center"/>
          </w:tcPr>
          <w:p w14:paraId="585D3915"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0B63CFE5"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0F2B41F0"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098D3B1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0A202C29"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3BD9A488" w14:textId="77777777" w:rsidTr="00061BC7">
        <w:trPr>
          <w:jc w:val="center"/>
        </w:trPr>
        <w:tc>
          <w:tcPr>
            <w:tcW w:w="356" w:type="pct"/>
            <w:vMerge/>
            <w:vAlign w:val="center"/>
          </w:tcPr>
          <w:p w14:paraId="44F5CFDB"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2533E07F"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重要信息资源安全标记完整性</w:t>
            </w:r>
          </w:p>
        </w:tc>
        <w:tc>
          <w:tcPr>
            <w:tcW w:w="441" w:type="pct"/>
            <w:vAlign w:val="center"/>
          </w:tcPr>
          <w:p w14:paraId="52383D1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528D0DE6"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不适用</w:t>
            </w:r>
          </w:p>
        </w:tc>
        <w:tc>
          <w:tcPr>
            <w:tcW w:w="2003" w:type="pct"/>
            <w:vAlign w:val="center"/>
          </w:tcPr>
          <w:p w14:paraId="085B0946"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277F784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603712D0"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5A42ADED" w14:textId="77777777" w:rsidTr="00061BC7">
        <w:trPr>
          <w:jc w:val="center"/>
        </w:trPr>
        <w:tc>
          <w:tcPr>
            <w:tcW w:w="356" w:type="pct"/>
            <w:vMerge/>
            <w:vAlign w:val="center"/>
          </w:tcPr>
          <w:p w14:paraId="2789CF9F"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6CEED4E9"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日志记录完整性</w:t>
            </w:r>
          </w:p>
        </w:tc>
        <w:tc>
          <w:tcPr>
            <w:tcW w:w="441" w:type="pct"/>
            <w:vAlign w:val="center"/>
          </w:tcPr>
          <w:p w14:paraId="216AD9C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1B3210FF"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6AC2CEB7"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4E8138A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4E66D69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6DFB2ACA" w14:textId="77777777" w:rsidTr="00061BC7">
        <w:trPr>
          <w:jc w:val="center"/>
        </w:trPr>
        <w:tc>
          <w:tcPr>
            <w:tcW w:w="356" w:type="pct"/>
            <w:vMerge/>
            <w:vAlign w:val="center"/>
          </w:tcPr>
          <w:p w14:paraId="4B1745D9"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56DF6D1F"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重要可执行程序完整性、重要可执行程序来源真实性</w:t>
            </w:r>
          </w:p>
        </w:tc>
        <w:tc>
          <w:tcPr>
            <w:tcW w:w="441" w:type="pct"/>
            <w:vAlign w:val="center"/>
          </w:tcPr>
          <w:p w14:paraId="546A2F8D"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08AF26A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426A2311"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7CD01392"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558BC46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41B007ED" w14:textId="77777777" w:rsidTr="00061BC7">
        <w:trPr>
          <w:jc w:val="center"/>
        </w:trPr>
        <w:tc>
          <w:tcPr>
            <w:tcW w:w="356" w:type="pct"/>
            <w:vMerge w:val="restart"/>
            <w:vAlign w:val="center"/>
          </w:tcPr>
          <w:p w14:paraId="57A57321"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应用和数据安全</w:t>
            </w:r>
          </w:p>
        </w:tc>
        <w:tc>
          <w:tcPr>
            <w:tcW w:w="638" w:type="pct"/>
            <w:vAlign w:val="center"/>
          </w:tcPr>
          <w:p w14:paraId="013E9AA0"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身份鉴别</w:t>
            </w:r>
          </w:p>
        </w:tc>
        <w:tc>
          <w:tcPr>
            <w:tcW w:w="441" w:type="pct"/>
            <w:vAlign w:val="center"/>
          </w:tcPr>
          <w:p w14:paraId="59BE933D"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7F235DF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0AD85A4C"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290CC471"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69D8EAA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79AE68AE" w14:textId="77777777" w:rsidTr="00061BC7">
        <w:trPr>
          <w:jc w:val="center"/>
        </w:trPr>
        <w:tc>
          <w:tcPr>
            <w:tcW w:w="356" w:type="pct"/>
            <w:vMerge/>
            <w:vAlign w:val="center"/>
          </w:tcPr>
          <w:p w14:paraId="192CEC76"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6B782AC7"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访问控制信息完整性</w:t>
            </w:r>
          </w:p>
        </w:tc>
        <w:tc>
          <w:tcPr>
            <w:tcW w:w="441" w:type="pct"/>
            <w:vAlign w:val="center"/>
          </w:tcPr>
          <w:p w14:paraId="7C0E122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42DC01D1"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0D3E950E"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34E903A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6A3E78D5"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4E6F9BBC" w14:textId="77777777" w:rsidTr="00061BC7">
        <w:trPr>
          <w:jc w:val="center"/>
        </w:trPr>
        <w:tc>
          <w:tcPr>
            <w:tcW w:w="356" w:type="pct"/>
            <w:vMerge/>
            <w:vAlign w:val="center"/>
          </w:tcPr>
          <w:p w14:paraId="32F2CB3B"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276B5F31"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重要信息资源安全标记完整性</w:t>
            </w:r>
          </w:p>
        </w:tc>
        <w:tc>
          <w:tcPr>
            <w:tcW w:w="441" w:type="pct"/>
            <w:vAlign w:val="center"/>
          </w:tcPr>
          <w:p w14:paraId="5D2F9C96"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069712C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不适用</w:t>
            </w:r>
          </w:p>
        </w:tc>
        <w:tc>
          <w:tcPr>
            <w:tcW w:w="2003" w:type="pct"/>
            <w:vAlign w:val="center"/>
          </w:tcPr>
          <w:p w14:paraId="6CB7AEBC"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5DB751B7"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5CC6B737"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38E0BCD8" w14:textId="77777777" w:rsidTr="00061BC7">
        <w:trPr>
          <w:jc w:val="center"/>
        </w:trPr>
        <w:tc>
          <w:tcPr>
            <w:tcW w:w="356" w:type="pct"/>
            <w:vMerge/>
            <w:vAlign w:val="center"/>
          </w:tcPr>
          <w:p w14:paraId="2AB66493"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323D16BF"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重要数据传输机密性</w:t>
            </w:r>
          </w:p>
        </w:tc>
        <w:tc>
          <w:tcPr>
            <w:tcW w:w="441" w:type="pct"/>
            <w:vAlign w:val="center"/>
          </w:tcPr>
          <w:p w14:paraId="6C9E71D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1581C70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2EBE3370"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51C810E0"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033C3C4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4CA6FCE7" w14:textId="77777777" w:rsidTr="00061BC7">
        <w:trPr>
          <w:jc w:val="center"/>
        </w:trPr>
        <w:tc>
          <w:tcPr>
            <w:tcW w:w="356" w:type="pct"/>
            <w:vMerge/>
            <w:vAlign w:val="center"/>
          </w:tcPr>
          <w:p w14:paraId="20B97088"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051ED585"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重要数据存储机密性</w:t>
            </w:r>
          </w:p>
        </w:tc>
        <w:tc>
          <w:tcPr>
            <w:tcW w:w="441" w:type="pct"/>
            <w:vAlign w:val="center"/>
          </w:tcPr>
          <w:p w14:paraId="0AF20711"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0205D00D"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340B3108"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2C64BD20"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2FB84E77"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07273521" w14:textId="77777777" w:rsidTr="00061BC7">
        <w:trPr>
          <w:jc w:val="center"/>
        </w:trPr>
        <w:tc>
          <w:tcPr>
            <w:tcW w:w="356" w:type="pct"/>
            <w:vMerge/>
            <w:vAlign w:val="center"/>
          </w:tcPr>
          <w:p w14:paraId="3D41034F"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0228BBEE"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重要数据</w:t>
            </w:r>
            <w:r w:rsidRPr="00550CE1">
              <w:rPr>
                <w:rFonts w:ascii="Times New Roman" w:eastAsia="仿宋" w:hAnsi="Times New Roman" w:cs="Times New Roman"/>
                <w:kern w:val="2"/>
                <w:sz w:val="21"/>
                <w:szCs w:val="21"/>
                <w:lang w:eastAsia="zh-CN"/>
              </w:rPr>
              <w:lastRenderedPageBreak/>
              <w:t>传输完整性</w:t>
            </w:r>
          </w:p>
        </w:tc>
        <w:tc>
          <w:tcPr>
            <w:tcW w:w="441" w:type="pct"/>
            <w:vAlign w:val="center"/>
          </w:tcPr>
          <w:p w14:paraId="6FBE3ED9"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lastRenderedPageBreak/>
              <w:t>宜</w:t>
            </w:r>
          </w:p>
        </w:tc>
        <w:tc>
          <w:tcPr>
            <w:tcW w:w="424" w:type="pct"/>
            <w:vAlign w:val="center"/>
          </w:tcPr>
          <w:p w14:paraId="707DFD2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2C6678F2"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723AAE6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5041CB75"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512DF765" w14:textId="77777777" w:rsidTr="00061BC7">
        <w:trPr>
          <w:jc w:val="center"/>
        </w:trPr>
        <w:tc>
          <w:tcPr>
            <w:tcW w:w="356" w:type="pct"/>
            <w:vMerge/>
            <w:vAlign w:val="center"/>
          </w:tcPr>
          <w:p w14:paraId="062DDC81"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2870E61B"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重要数据存储完整性</w:t>
            </w:r>
          </w:p>
        </w:tc>
        <w:tc>
          <w:tcPr>
            <w:tcW w:w="441" w:type="pct"/>
            <w:vAlign w:val="center"/>
          </w:tcPr>
          <w:p w14:paraId="0E3857DA"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228F08F5"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645772C6"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09DAF29F"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2F9A655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6B1A640C" w14:textId="77777777" w:rsidTr="00061BC7">
        <w:trPr>
          <w:jc w:val="center"/>
        </w:trPr>
        <w:tc>
          <w:tcPr>
            <w:tcW w:w="356" w:type="pct"/>
            <w:vMerge/>
            <w:vAlign w:val="center"/>
          </w:tcPr>
          <w:p w14:paraId="6B78BA27"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118A498E"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不可否认性</w:t>
            </w:r>
          </w:p>
        </w:tc>
        <w:tc>
          <w:tcPr>
            <w:tcW w:w="441" w:type="pct"/>
            <w:vAlign w:val="center"/>
          </w:tcPr>
          <w:p w14:paraId="013488E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5774E839"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不适用</w:t>
            </w:r>
          </w:p>
        </w:tc>
        <w:tc>
          <w:tcPr>
            <w:tcW w:w="2003" w:type="pct"/>
            <w:vAlign w:val="center"/>
          </w:tcPr>
          <w:p w14:paraId="3AFDB889"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329D3F4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55925D8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07AC4F9A" w14:textId="77777777" w:rsidTr="00061BC7">
        <w:trPr>
          <w:jc w:val="center"/>
        </w:trPr>
        <w:tc>
          <w:tcPr>
            <w:tcW w:w="356" w:type="pct"/>
            <w:vMerge w:val="restart"/>
            <w:vAlign w:val="center"/>
          </w:tcPr>
          <w:p w14:paraId="6E7D0B0E"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管理制度</w:t>
            </w:r>
          </w:p>
        </w:tc>
        <w:tc>
          <w:tcPr>
            <w:tcW w:w="638" w:type="pct"/>
            <w:vAlign w:val="center"/>
          </w:tcPr>
          <w:p w14:paraId="4E1E0B1A"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具备密码应用安全管理制度</w:t>
            </w:r>
          </w:p>
        </w:tc>
        <w:tc>
          <w:tcPr>
            <w:tcW w:w="441" w:type="pct"/>
            <w:vAlign w:val="center"/>
          </w:tcPr>
          <w:p w14:paraId="719CB76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24345417"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068ACB67"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建立密码应用安全管理制度</w:t>
            </w:r>
          </w:p>
        </w:tc>
        <w:tc>
          <w:tcPr>
            <w:tcW w:w="719" w:type="pct"/>
            <w:vAlign w:val="center"/>
          </w:tcPr>
          <w:p w14:paraId="15A9E81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323A7521"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20C88975" w14:textId="77777777" w:rsidTr="00061BC7">
        <w:trPr>
          <w:jc w:val="center"/>
        </w:trPr>
        <w:tc>
          <w:tcPr>
            <w:tcW w:w="356" w:type="pct"/>
            <w:vMerge/>
            <w:vAlign w:val="center"/>
          </w:tcPr>
          <w:p w14:paraId="78768DE6"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772EB147"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密钥管理规则</w:t>
            </w:r>
          </w:p>
        </w:tc>
        <w:tc>
          <w:tcPr>
            <w:tcW w:w="441" w:type="pct"/>
            <w:vAlign w:val="center"/>
          </w:tcPr>
          <w:p w14:paraId="5553F36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10AD3440"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5FBA2475"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roofErr w:type="spellStart"/>
            <w:r w:rsidRPr="00550CE1">
              <w:rPr>
                <w:rFonts w:ascii="Times New Roman" w:eastAsia="仿宋" w:hAnsi="Times New Roman" w:cs="Times New Roman"/>
                <w:sz w:val="21"/>
                <w:szCs w:val="21"/>
              </w:rPr>
              <w:t>建立密钥管理规则</w:t>
            </w:r>
            <w:proofErr w:type="spellEnd"/>
          </w:p>
        </w:tc>
        <w:tc>
          <w:tcPr>
            <w:tcW w:w="719" w:type="pct"/>
            <w:vAlign w:val="center"/>
          </w:tcPr>
          <w:p w14:paraId="031598F7"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6E99E3E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751E3487" w14:textId="77777777" w:rsidTr="00061BC7">
        <w:trPr>
          <w:jc w:val="center"/>
        </w:trPr>
        <w:tc>
          <w:tcPr>
            <w:tcW w:w="356" w:type="pct"/>
            <w:vMerge/>
            <w:vAlign w:val="center"/>
          </w:tcPr>
          <w:p w14:paraId="484E2000"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782E7950"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建立操作规程</w:t>
            </w:r>
          </w:p>
        </w:tc>
        <w:tc>
          <w:tcPr>
            <w:tcW w:w="441" w:type="pct"/>
            <w:vAlign w:val="center"/>
          </w:tcPr>
          <w:p w14:paraId="29F0DFAF"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18C20C87"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67674340"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roofErr w:type="spellStart"/>
            <w:r w:rsidRPr="00550CE1">
              <w:rPr>
                <w:rFonts w:ascii="Times New Roman" w:eastAsia="仿宋" w:hAnsi="Times New Roman" w:cs="Times New Roman"/>
                <w:sz w:val="21"/>
                <w:szCs w:val="21"/>
              </w:rPr>
              <w:t>建立密码操作规程</w:t>
            </w:r>
            <w:proofErr w:type="spellEnd"/>
          </w:p>
        </w:tc>
        <w:tc>
          <w:tcPr>
            <w:tcW w:w="719" w:type="pct"/>
            <w:vAlign w:val="center"/>
          </w:tcPr>
          <w:p w14:paraId="7F8BCE8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317F20E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493C26B7" w14:textId="77777777" w:rsidTr="00061BC7">
        <w:trPr>
          <w:jc w:val="center"/>
        </w:trPr>
        <w:tc>
          <w:tcPr>
            <w:tcW w:w="356" w:type="pct"/>
            <w:vMerge/>
            <w:vAlign w:val="center"/>
          </w:tcPr>
          <w:p w14:paraId="22D20D7D"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6F5C445B"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定期修订安全管理制度</w:t>
            </w:r>
          </w:p>
        </w:tc>
        <w:tc>
          <w:tcPr>
            <w:tcW w:w="441" w:type="pct"/>
            <w:vAlign w:val="center"/>
          </w:tcPr>
          <w:p w14:paraId="41B74FF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3084A3B5"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6B8927D3"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定期修订安全管理制度</w:t>
            </w:r>
          </w:p>
        </w:tc>
        <w:tc>
          <w:tcPr>
            <w:tcW w:w="719" w:type="pct"/>
            <w:vAlign w:val="center"/>
          </w:tcPr>
          <w:p w14:paraId="07C9B807"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60A58715"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322EC37E" w14:textId="77777777" w:rsidTr="00061BC7">
        <w:trPr>
          <w:jc w:val="center"/>
        </w:trPr>
        <w:tc>
          <w:tcPr>
            <w:tcW w:w="356" w:type="pct"/>
            <w:vMerge/>
            <w:vAlign w:val="center"/>
          </w:tcPr>
          <w:p w14:paraId="23A61E83"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36ED4DE0"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明确管理制度发布流程</w:t>
            </w:r>
          </w:p>
        </w:tc>
        <w:tc>
          <w:tcPr>
            <w:tcW w:w="441" w:type="pct"/>
            <w:vAlign w:val="center"/>
          </w:tcPr>
          <w:p w14:paraId="48D14C6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206C4CC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75CA4DD3"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roofErr w:type="spellStart"/>
            <w:r w:rsidRPr="00550CE1">
              <w:rPr>
                <w:rFonts w:ascii="Times New Roman" w:eastAsia="仿宋" w:hAnsi="Times New Roman" w:cs="Times New Roman"/>
                <w:sz w:val="21"/>
                <w:szCs w:val="21"/>
              </w:rPr>
              <w:t>明确制度发布流程</w:t>
            </w:r>
            <w:proofErr w:type="spellEnd"/>
          </w:p>
        </w:tc>
        <w:tc>
          <w:tcPr>
            <w:tcW w:w="719" w:type="pct"/>
            <w:vAlign w:val="center"/>
          </w:tcPr>
          <w:p w14:paraId="6D188831"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612DB96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0A0F4921" w14:textId="77777777" w:rsidTr="00061BC7">
        <w:trPr>
          <w:jc w:val="center"/>
        </w:trPr>
        <w:tc>
          <w:tcPr>
            <w:tcW w:w="356" w:type="pct"/>
            <w:vMerge/>
            <w:vAlign w:val="center"/>
          </w:tcPr>
          <w:p w14:paraId="470E8427"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12F09BAC"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制度执行过程记录留存</w:t>
            </w:r>
          </w:p>
        </w:tc>
        <w:tc>
          <w:tcPr>
            <w:tcW w:w="441" w:type="pct"/>
            <w:vAlign w:val="center"/>
          </w:tcPr>
          <w:p w14:paraId="3390BE3F"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52DF498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5B14CDA8"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制度执行过程记录留存</w:t>
            </w:r>
          </w:p>
        </w:tc>
        <w:tc>
          <w:tcPr>
            <w:tcW w:w="719" w:type="pct"/>
            <w:vAlign w:val="center"/>
          </w:tcPr>
          <w:p w14:paraId="48228B69"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704B0BC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55CC0C0F" w14:textId="77777777" w:rsidTr="00061BC7">
        <w:trPr>
          <w:jc w:val="center"/>
        </w:trPr>
        <w:tc>
          <w:tcPr>
            <w:tcW w:w="356" w:type="pct"/>
            <w:vMerge w:val="restart"/>
            <w:vAlign w:val="center"/>
          </w:tcPr>
          <w:p w14:paraId="07753243"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人员管理</w:t>
            </w:r>
          </w:p>
        </w:tc>
        <w:tc>
          <w:tcPr>
            <w:tcW w:w="638" w:type="pct"/>
            <w:vAlign w:val="center"/>
          </w:tcPr>
          <w:p w14:paraId="3615DB74"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了解并遵守密码相关法律法规和密码管理制度</w:t>
            </w:r>
          </w:p>
        </w:tc>
        <w:tc>
          <w:tcPr>
            <w:tcW w:w="441" w:type="pct"/>
            <w:vAlign w:val="center"/>
          </w:tcPr>
          <w:p w14:paraId="7F90C3EF"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6FB99D02"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3EC9593A"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要求相关人员了解并遵守密码相关法律法规和密码管理制度</w:t>
            </w:r>
          </w:p>
        </w:tc>
        <w:tc>
          <w:tcPr>
            <w:tcW w:w="719" w:type="pct"/>
            <w:vAlign w:val="center"/>
          </w:tcPr>
          <w:p w14:paraId="4D70D78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7D08CDC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6A6A08A3" w14:textId="77777777" w:rsidTr="00061BC7">
        <w:trPr>
          <w:jc w:val="center"/>
        </w:trPr>
        <w:tc>
          <w:tcPr>
            <w:tcW w:w="356" w:type="pct"/>
            <w:vMerge/>
            <w:vAlign w:val="center"/>
          </w:tcPr>
          <w:p w14:paraId="0FF78C85"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26D68177"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建立密码应用岗位责任制度</w:t>
            </w:r>
          </w:p>
        </w:tc>
        <w:tc>
          <w:tcPr>
            <w:tcW w:w="441" w:type="pct"/>
            <w:vAlign w:val="center"/>
          </w:tcPr>
          <w:p w14:paraId="0E318016"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1C0B74E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7E90A27F"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建立密码应用岗位责任制度</w:t>
            </w:r>
          </w:p>
        </w:tc>
        <w:tc>
          <w:tcPr>
            <w:tcW w:w="719" w:type="pct"/>
            <w:vAlign w:val="center"/>
          </w:tcPr>
          <w:p w14:paraId="0DB6E78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3CDC4C5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311E6A67" w14:textId="77777777" w:rsidTr="00061BC7">
        <w:trPr>
          <w:jc w:val="center"/>
        </w:trPr>
        <w:tc>
          <w:tcPr>
            <w:tcW w:w="356" w:type="pct"/>
            <w:vMerge/>
            <w:vAlign w:val="center"/>
          </w:tcPr>
          <w:p w14:paraId="00DA3D4B"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4F6E252F"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建立上岗人员培训</w:t>
            </w:r>
            <w:r w:rsidRPr="00550CE1">
              <w:rPr>
                <w:rFonts w:ascii="Times New Roman" w:eastAsia="仿宋" w:hAnsi="Times New Roman" w:cs="Times New Roman"/>
                <w:kern w:val="2"/>
                <w:sz w:val="21"/>
                <w:szCs w:val="21"/>
                <w:lang w:eastAsia="zh-CN"/>
              </w:rPr>
              <w:lastRenderedPageBreak/>
              <w:t>制度</w:t>
            </w:r>
          </w:p>
        </w:tc>
        <w:tc>
          <w:tcPr>
            <w:tcW w:w="441" w:type="pct"/>
            <w:vAlign w:val="center"/>
          </w:tcPr>
          <w:p w14:paraId="4F956C1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lastRenderedPageBreak/>
              <w:t>应</w:t>
            </w:r>
          </w:p>
        </w:tc>
        <w:tc>
          <w:tcPr>
            <w:tcW w:w="424" w:type="pct"/>
            <w:vAlign w:val="center"/>
          </w:tcPr>
          <w:p w14:paraId="3260A8DD"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413AFF73"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建立上岗人员培训无制度</w:t>
            </w:r>
          </w:p>
        </w:tc>
        <w:tc>
          <w:tcPr>
            <w:tcW w:w="719" w:type="pct"/>
            <w:vAlign w:val="center"/>
          </w:tcPr>
          <w:p w14:paraId="0F66BE77"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73A58CF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7A9AB8BE" w14:textId="77777777" w:rsidTr="00061BC7">
        <w:trPr>
          <w:jc w:val="center"/>
        </w:trPr>
        <w:tc>
          <w:tcPr>
            <w:tcW w:w="356" w:type="pct"/>
            <w:vMerge/>
            <w:vAlign w:val="center"/>
          </w:tcPr>
          <w:p w14:paraId="76E4B693"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3F3D1858"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定期进行安全岗位人员考核</w:t>
            </w:r>
          </w:p>
        </w:tc>
        <w:tc>
          <w:tcPr>
            <w:tcW w:w="441" w:type="pct"/>
            <w:vAlign w:val="center"/>
          </w:tcPr>
          <w:p w14:paraId="25DBB406"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78960BAA"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2F4A6F85"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定期进行安全岗位人员培训</w:t>
            </w:r>
          </w:p>
        </w:tc>
        <w:tc>
          <w:tcPr>
            <w:tcW w:w="719" w:type="pct"/>
            <w:vAlign w:val="center"/>
          </w:tcPr>
          <w:p w14:paraId="55A5176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397FE5A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3C04843F" w14:textId="77777777" w:rsidTr="00061BC7">
        <w:trPr>
          <w:jc w:val="center"/>
        </w:trPr>
        <w:tc>
          <w:tcPr>
            <w:tcW w:w="356" w:type="pct"/>
            <w:vMerge/>
            <w:vAlign w:val="center"/>
          </w:tcPr>
          <w:p w14:paraId="1CAE593F"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67A2820D"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建立关键岗位人员保密制度和调离制度</w:t>
            </w:r>
          </w:p>
        </w:tc>
        <w:tc>
          <w:tcPr>
            <w:tcW w:w="441" w:type="pct"/>
            <w:vAlign w:val="center"/>
          </w:tcPr>
          <w:p w14:paraId="6064277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7D4A7B35"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2D6599F0"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roofErr w:type="spellStart"/>
            <w:r w:rsidRPr="00550CE1">
              <w:rPr>
                <w:rFonts w:ascii="Times New Roman" w:eastAsia="仿宋" w:hAnsi="Times New Roman" w:cs="Times New Roman"/>
                <w:sz w:val="21"/>
                <w:szCs w:val="21"/>
              </w:rPr>
              <w:t>明确制度发布流程</w:t>
            </w:r>
            <w:proofErr w:type="spellEnd"/>
          </w:p>
        </w:tc>
        <w:tc>
          <w:tcPr>
            <w:tcW w:w="719" w:type="pct"/>
            <w:vAlign w:val="center"/>
          </w:tcPr>
          <w:p w14:paraId="2DCF656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0872ED41"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636650DC" w14:textId="77777777" w:rsidTr="00061BC7">
        <w:trPr>
          <w:jc w:val="center"/>
        </w:trPr>
        <w:tc>
          <w:tcPr>
            <w:tcW w:w="356" w:type="pct"/>
            <w:vMerge w:val="restart"/>
            <w:vAlign w:val="center"/>
          </w:tcPr>
          <w:p w14:paraId="1452301E"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建设运行</w:t>
            </w:r>
          </w:p>
        </w:tc>
        <w:tc>
          <w:tcPr>
            <w:tcW w:w="638" w:type="pct"/>
            <w:vAlign w:val="center"/>
          </w:tcPr>
          <w:p w14:paraId="300CB076"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制定密码应用方案</w:t>
            </w:r>
          </w:p>
        </w:tc>
        <w:tc>
          <w:tcPr>
            <w:tcW w:w="441" w:type="pct"/>
            <w:vAlign w:val="center"/>
          </w:tcPr>
          <w:p w14:paraId="71DA763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64F6ADB1"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66724DAB"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roofErr w:type="spellStart"/>
            <w:r w:rsidRPr="00550CE1">
              <w:rPr>
                <w:rFonts w:ascii="Times New Roman" w:eastAsia="仿宋" w:hAnsi="Times New Roman" w:cs="Times New Roman"/>
                <w:sz w:val="21"/>
                <w:szCs w:val="21"/>
              </w:rPr>
              <w:t>制定密码应用方案</w:t>
            </w:r>
            <w:proofErr w:type="spellEnd"/>
          </w:p>
        </w:tc>
        <w:tc>
          <w:tcPr>
            <w:tcW w:w="719" w:type="pct"/>
            <w:vAlign w:val="center"/>
          </w:tcPr>
          <w:p w14:paraId="4A1A8850"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76EC542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32F56455" w14:textId="77777777" w:rsidTr="00061BC7">
        <w:trPr>
          <w:jc w:val="center"/>
        </w:trPr>
        <w:tc>
          <w:tcPr>
            <w:tcW w:w="356" w:type="pct"/>
            <w:vMerge/>
            <w:vAlign w:val="center"/>
          </w:tcPr>
          <w:p w14:paraId="6738F457"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0F02A771"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制定密钥安全管理策略</w:t>
            </w:r>
          </w:p>
        </w:tc>
        <w:tc>
          <w:tcPr>
            <w:tcW w:w="441" w:type="pct"/>
            <w:vAlign w:val="center"/>
          </w:tcPr>
          <w:p w14:paraId="73DE5AD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3450AEB2"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164AB769"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制定密钥安全管理策略</w:t>
            </w:r>
          </w:p>
        </w:tc>
        <w:tc>
          <w:tcPr>
            <w:tcW w:w="719" w:type="pct"/>
            <w:vAlign w:val="center"/>
          </w:tcPr>
          <w:p w14:paraId="4B6AFB5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6238AA9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6554FB6B" w14:textId="77777777" w:rsidTr="00061BC7">
        <w:trPr>
          <w:jc w:val="center"/>
        </w:trPr>
        <w:tc>
          <w:tcPr>
            <w:tcW w:w="356" w:type="pct"/>
            <w:vMerge/>
            <w:vAlign w:val="center"/>
          </w:tcPr>
          <w:p w14:paraId="0B16E5ED"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087F6ECC"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制定实施方案</w:t>
            </w:r>
          </w:p>
        </w:tc>
        <w:tc>
          <w:tcPr>
            <w:tcW w:w="441" w:type="pct"/>
            <w:vAlign w:val="center"/>
          </w:tcPr>
          <w:p w14:paraId="1BCA365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3793843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31441F4D"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roofErr w:type="spellStart"/>
            <w:r w:rsidRPr="00550CE1">
              <w:rPr>
                <w:rFonts w:ascii="Times New Roman" w:eastAsia="仿宋" w:hAnsi="Times New Roman" w:cs="Times New Roman"/>
                <w:sz w:val="21"/>
                <w:szCs w:val="21"/>
              </w:rPr>
              <w:t>制定实施方案</w:t>
            </w:r>
            <w:proofErr w:type="spellEnd"/>
          </w:p>
        </w:tc>
        <w:tc>
          <w:tcPr>
            <w:tcW w:w="719" w:type="pct"/>
            <w:vAlign w:val="center"/>
          </w:tcPr>
          <w:p w14:paraId="1D71A757"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2C2D6A55"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1F7F9532" w14:textId="77777777" w:rsidTr="00061BC7">
        <w:trPr>
          <w:jc w:val="center"/>
        </w:trPr>
        <w:tc>
          <w:tcPr>
            <w:tcW w:w="356" w:type="pct"/>
            <w:vMerge/>
            <w:vAlign w:val="center"/>
          </w:tcPr>
          <w:p w14:paraId="083E2F16"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54A11218"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投入运行前进行密码应用安全性评估</w:t>
            </w:r>
          </w:p>
        </w:tc>
        <w:tc>
          <w:tcPr>
            <w:tcW w:w="441" w:type="pct"/>
            <w:vAlign w:val="center"/>
          </w:tcPr>
          <w:p w14:paraId="423FF7EA"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2B1693A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1C2AC6EF"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投入运行前密码应用安全性评估</w:t>
            </w:r>
          </w:p>
        </w:tc>
        <w:tc>
          <w:tcPr>
            <w:tcW w:w="719" w:type="pct"/>
            <w:vAlign w:val="center"/>
          </w:tcPr>
          <w:p w14:paraId="301E75D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1B9ADF92"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19D78A6A" w14:textId="77777777" w:rsidTr="00061BC7">
        <w:trPr>
          <w:jc w:val="center"/>
        </w:trPr>
        <w:tc>
          <w:tcPr>
            <w:tcW w:w="356" w:type="pct"/>
            <w:vMerge/>
            <w:vAlign w:val="center"/>
          </w:tcPr>
          <w:p w14:paraId="7C8B58A1"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08D424E8"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定期开展密码应用安全性评估及攻防对抗演习</w:t>
            </w:r>
          </w:p>
        </w:tc>
        <w:tc>
          <w:tcPr>
            <w:tcW w:w="441" w:type="pct"/>
            <w:vAlign w:val="center"/>
          </w:tcPr>
          <w:p w14:paraId="4D989B0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7280C8C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51A2E3E4"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定期开展密码应用安全性评估及攻防对抗演习</w:t>
            </w:r>
          </w:p>
        </w:tc>
        <w:tc>
          <w:tcPr>
            <w:tcW w:w="719" w:type="pct"/>
            <w:vAlign w:val="center"/>
          </w:tcPr>
          <w:p w14:paraId="710D6FD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2B87F53A"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48CBA8E9" w14:textId="77777777" w:rsidTr="00061BC7">
        <w:trPr>
          <w:jc w:val="center"/>
        </w:trPr>
        <w:tc>
          <w:tcPr>
            <w:tcW w:w="356" w:type="pct"/>
            <w:vMerge w:val="restart"/>
            <w:vAlign w:val="center"/>
          </w:tcPr>
          <w:p w14:paraId="7CE5BDE6"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应急处置</w:t>
            </w:r>
          </w:p>
        </w:tc>
        <w:tc>
          <w:tcPr>
            <w:tcW w:w="638" w:type="pct"/>
            <w:vAlign w:val="center"/>
          </w:tcPr>
          <w:p w14:paraId="14B32601"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应急策略</w:t>
            </w:r>
          </w:p>
        </w:tc>
        <w:tc>
          <w:tcPr>
            <w:tcW w:w="441" w:type="pct"/>
            <w:vAlign w:val="center"/>
          </w:tcPr>
          <w:p w14:paraId="37C5BB2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37AA5369"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1C4EC77A"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roofErr w:type="spellStart"/>
            <w:r w:rsidRPr="00550CE1">
              <w:rPr>
                <w:rFonts w:ascii="Times New Roman" w:eastAsia="仿宋" w:hAnsi="Times New Roman" w:cs="Times New Roman"/>
                <w:sz w:val="21"/>
                <w:szCs w:val="21"/>
              </w:rPr>
              <w:t>制定应急策略</w:t>
            </w:r>
            <w:proofErr w:type="spellEnd"/>
          </w:p>
        </w:tc>
        <w:tc>
          <w:tcPr>
            <w:tcW w:w="719" w:type="pct"/>
            <w:vAlign w:val="center"/>
          </w:tcPr>
          <w:p w14:paraId="15474F1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6BB2E36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22176790" w14:textId="77777777" w:rsidTr="00061BC7">
        <w:trPr>
          <w:jc w:val="center"/>
        </w:trPr>
        <w:tc>
          <w:tcPr>
            <w:tcW w:w="356" w:type="pct"/>
            <w:vMerge/>
            <w:vAlign w:val="center"/>
          </w:tcPr>
          <w:p w14:paraId="481BC417"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6C3E9133"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事件处置</w:t>
            </w:r>
          </w:p>
        </w:tc>
        <w:tc>
          <w:tcPr>
            <w:tcW w:w="441" w:type="pct"/>
            <w:vAlign w:val="center"/>
          </w:tcPr>
          <w:p w14:paraId="3755527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5F4A036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3570CA7A"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roofErr w:type="spellStart"/>
            <w:r w:rsidRPr="00550CE1">
              <w:rPr>
                <w:rFonts w:ascii="Times New Roman" w:eastAsia="仿宋" w:hAnsi="Times New Roman" w:cs="Times New Roman"/>
                <w:sz w:val="21"/>
                <w:szCs w:val="21"/>
              </w:rPr>
              <w:t>制度事件处置流程</w:t>
            </w:r>
            <w:proofErr w:type="spellEnd"/>
          </w:p>
        </w:tc>
        <w:tc>
          <w:tcPr>
            <w:tcW w:w="719" w:type="pct"/>
            <w:vAlign w:val="center"/>
          </w:tcPr>
          <w:p w14:paraId="4314782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0352FF4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52109645" w14:textId="77777777" w:rsidTr="00061BC7">
        <w:trPr>
          <w:jc w:val="center"/>
        </w:trPr>
        <w:tc>
          <w:tcPr>
            <w:tcW w:w="356" w:type="pct"/>
            <w:vMerge/>
            <w:vAlign w:val="center"/>
          </w:tcPr>
          <w:p w14:paraId="76ECB7F5"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725A2F22"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向有关主管部门上报处置情况</w:t>
            </w:r>
          </w:p>
        </w:tc>
        <w:tc>
          <w:tcPr>
            <w:tcW w:w="441" w:type="pct"/>
            <w:vAlign w:val="center"/>
          </w:tcPr>
          <w:p w14:paraId="08CF1262"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0B00E3CA"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3C2F79F9"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向有关主管部门上报处置情况</w:t>
            </w:r>
          </w:p>
        </w:tc>
        <w:tc>
          <w:tcPr>
            <w:tcW w:w="719" w:type="pct"/>
            <w:vAlign w:val="center"/>
          </w:tcPr>
          <w:p w14:paraId="04672B2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04EEA3DA"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bl>
    <w:p w14:paraId="69FB2C30" w14:textId="77777777" w:rsidR="00967D64" w:rsidRDefault="00967D64">
      <w:pPr>
        <w:pStyle w:val="dd05a7da"/>
      </w:pPr>
    </w:p>
    <w:p w14:paraId="4DF6E9DF" w14:textId="77777777" w:rsidR="00FF5250" w:rsidRDefault="00FF5250" w:rsidP="00FF5250">
      <w:pPr>
        <w:pStyle w:val="615a3d69"/>
        <w:rPr>
          <w:lang w:eastAsia="zh-CN"/>
        </w:rPr>
      </w:pPr>
      <w:bookmarkStart w:id="0" w:name="_Toc167377473"/>
    </w:p>
    <w:p w14:paraId="32FB8A97" w14:textId="77777777" w:rsidR="00FF5250" w:rsidRDefault="00FF5250">
      <w:pPr>
        <w:pStyle w:val="615a3d69"/>
        <w:widowControl/>
        <w:rPr>
          <w:b/>
          <w:kern w:val="44"/>
          <w:sz w:val="44"/>
          <w:lang w:eastAsia="zh-CN"/>
        </w:rPr>
      </w:pPr>
      <w:r>
        <w:rPr>
          <w:lang w:eastAsia="zh-CN"/>
        </w:rPr>
        <w:br w:type="page"/>
      </w:r>
    </w:p>
    <w:p w14:paraId="5E3ABE08" w14:textId="5E8EA249" w:rsidR="00AF5D1F" w:rsidRDefault="002A544C" w:rsidP="002A544C">
      <w:pPr>
        <w:pStyle w:val="b1a4df7f"/>
        <w:numPr>
          <w:ilvl w:val="0"/>
          <w:numId w:val="0"/>
        </w:numPr>
        <w:rPr>
          <w:lang w:eastAsia="zh-CN"/>
        </w:rPr>
      </w:pPr>
      <w:r>
        <w:rPr>
          <w:rFonts w:hint="eastAsia"/>
          <w:lang w:eastAsia="zh-CN"/>
        </w:rPr>
        <w:lastRenderedPageBreak/>
        <w:t>8.</w:t>
      </w:r>
      <w:r w:rsidR="00AF5D1F">
        <w:rPr>
          <w:rFonts w:hint="eastAsia"/>
          <w:lang w:eastAsia="zh-CN"/>
        </w:rPr>
        <w:t>实施保障方案</w:t>
      </w:r>
      <w:bookmarkEnd w:id="0"/>
    </w:p>
    <w:p w14:paraId="0E991E36" w14:textId="77777777" w:rsidR="00AF5D1F" w:rsidRDefault="00AF5D1F" w:rsidP="00AF5D1F">
      <w:pPr>
        <w:pStyle w:val="aead66c2"/>
        <w:rPr>
          <w:lang w:eastAsia="zh-CN"/>
        </w:rPr>
      </w:pPr>
      <w:bookmarkStart w:id="1" w:name="_Toc167377474"/>
      <w:r>
        <w:rPr>
          <w:rFonts w:hint="eastAsia"/>
          <w:lang w:eastAsia="zh-CN"/>
        </w:rPr>
        <w:t xml:space="preserve">8.1 </w:t>
      </w:r>
      <w:r>
        <w:rPr>
          <w:rFonts w:hint="eastAsia"/>
          <w:lang w:eastAsia="zh-CN"/>
        </w:rPr>
        <w:t>实施内容</w:t>
      </w:r>
      <w:bookmarkEnd w:id="1"/>
    </w:p>
    <w:p w14:paraId="2328C746" w14:textId="77777777" w:rsidR="00AF5D1F" w:rsidRDefault="00AF5D1F" w:rsidP="00AF5D1F">
      <w:pPr>
        <w:pStyle w:val="615a3d6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目标信息系统密码应用的实施内容包括软硬件开发及改造、系统集成、综合调试、试运行、最终验收、风险点及应对措施六个方面。</w:t>
      </w:r>
    </w:p>
    <w:p w14:paraId="6E71911C" w14:textId="77777777" w:rsidR="00AF5D1F" w:rsidRDefault="00AF5D1F" w:rsidP="00AF5D1F">
      <w:pPr>
        <w:pStyle w:val="75b3da31"/>
        <w:rPr>
          <w:lang w:eastAsia="zh-CN"/>
        </w:rPr>
      </w:pPr>
      <w:r>
        <w:rPr>
          <w:rFonts w:hint="eastAsia"/>
          <w:lang w:eastAsia="zh-CN"/>
        </w:rPr>
        <w:t>8.1.1 软硬件开发及改造</w:t>
      </w:r>
    </w:p>
    <w:p w14:paraId="15D8C05B" w14:textId="77777777" w:rsidR="00AF5D1F" w:rsidRDefault="00AF5D1F" w:rsidP="00AF5D1F">
      <w:pPr>
        <w:pStyle w:val="615a3d6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按照采购内容和本系统密码应用改造要求，对采购的密码软硬件进行定制开发和改造，以符合实现项目需求。</w:t>
      </w:r>
    </w:p>
    <w:p w14:paraId="37582D2A" w14:textId="77777777" w:rsidR="00AF5D1F" w:rsidRDefault="00AF5D1F" w:rsidP="00AF5D1F">
      <w:pPr>
        <w:pStyle w:val="75b3da31"/>
        <w:rPr>
          <w:lang w:eastAsia="zh-CN"/>
        </w:rPr>
      </w:pPr>
      <w:r>
        <w:rPr>
          <w:rFonts w:hint="eastAsia"/>
          <w:lang w:eastAsia="zh-CN"/>
        </w:rPr>
        <w:t>8.1.2 系统集成</w:t>
      </w:r>
    </w:p>
    <w:p w14:paraId="4CC97062" w14:textId="77777777" w:rsidR="00AF5D1F" w:rsidRDefault="00AF5D1F" w:rsidP="00AF5D1F">
      <w:pPr>
        <w:pStyle w:val="615a3d6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目标信息系统，通过集成密码产品中间件，业务应用系统提供密码服务和身份认证服务。</w:t>
      </w:r>
    </w:p>
    <w:p w14:paraId="66E94E6B" w14:textId="77777777" w:rsidR="00AF5D1F" w:rsidRDefault="00AF5D1F" w:rsidP="00AF5D1F">
      <w:pPr>
        <w:pStyle w:val="615a3d6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密码安全应用贯穿业务始终，即从传输链路、身份鉴别、数据加密、电子签名、数据完整性保护等方方面面。例如用户在与服务端之间通信时，通过安全网关建立加密通道、数据进行存储时以密文的形式存储、对访问控制策略信息进行HMAC运算和校验、对用户操作行为使用用户的证书进行签名/服务端发出的数据可以由应用系统自身的数字证书进行签名等，充分保证了应用系统的使用安全。</w:t>
      </w:r>
    </w:p>
    <w:p w14:paraId="1F725184" w14:textId="77777777" w:rsidR="00AF5D1F" w:rsidRDefault="00AF5D1F" w:rsidP="00AF5D1F">
      <w:pPr>
        <w:pStyle w:val="75b3da31"/>
        <w:rPr>
          <w:lang w:eastAsia="zh-CN"/>
        </w:rPr>
      </w:pPr>
      <w:r>
        <w:rPr>
          <w:rFonts w:hint="eastAsia"/>
          <w:lang w:eastAsia="zh-CN"/>
        </w:rPr>
        <w:lastRenderedPageBreak/>
        <w:t>8.1.3 综合调试</w:t>
      </w:r>
    </w:p>
    <w:p w14:paraId="7FADE4FB" w14:textId="77777777" w:rsidR="00AF5D1F" w:rsidRDefault="00AF5D1F" w:rsidP="00AF5D1F">
      <w:pPr>
        <w:pStyle w:val="615a3d6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系统集成完成后，密码软硬件产品上架部署后，进行统一的综合调试，串通整体业务流程和密码应用流程。</w:t>
      </w:r>
    </w:p>
    <w:p w14:paraId="4D365B95" w14:textId="77777777" w:rsidR="00AF5D1F" w:rsidRDefault="00AF5D1F" w:rsidP="00AF5D1F">
      <w:pPr>
        <w:pStyle w:val="75b3da31"/>
        <w:rPr>
          <w:lang w:eastAsia="zh-CN"/>
        </w:rPr>
      </w:pPr>
      <w:r>
        <w:rPr>
          <w:rFonts w:hint="eastAsia"/>
          <w:lang w:eastAsia="zh-CN"/>
        </w:rPr>
        <w:t>8.1.4 试运行</w:t>
      </w:r>
    </w:p>
    <w:p w14:paraId="39643A45" w14:textId="77777777" w:rsidR="00AF5D1F" w:rsidRDefault="00AF5D1F" w:rsidP="00AF5D1F">
      <w:pPr>
        <w:pStyle w:val="615a3d6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系统移交买方后即进入试运行阶段，试运行时间为1个月，试运行期间卖方负责解决问题清单中的遗留问题，进一步完善系统，并且在此过程中，卖方应提供完善的监护服务。</w:t>
      </w:r>
    </w:p>
    <w:p w14:paraId="551C4C6C" w14:textId="77777777" w:rsidR="00AF5D1F" w:rsidRDefault="00AF5D1F" w:rsidP="00AF5D1F">
      <w:pPr>
        <w:pStyle w:val="615a3d6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试运行结束后，由卖方负责起草《试运行报告》，经双方确认并签署。</w:t>
      </w:r>
    </w:p>
    <w:p w14:paraId="39AC9F88" w14:textId="77777777" w:rsidR="00AF5D1F" w:rsidRDefault="00AF5D1F" w:rsidP="00AF5D1F">
      <w:pPr>
        <w:pStyle w:val="75b3da31"/>
        <w:rPr>
          <w:lang w:eastAsia="zh-CN"/>
        </w:rPr>
      </w:pPr>
      <w:r>
        <w:rPr>
          <w:rFonts w:hint="eastAsia"/>
          <w:lang w:eastAsia="zh-CN"/>
        </w:rPr>
        <w:t>8.1.5 最终验收</w:t>
      </w:r>
    </w:p>
    <w:p w14:paraId="2E70E525" w14:textId="77777777" w:rsidR="00AF5D1F" w:rsidRDefault="00AF5D1F" w:rsidP="00AF5D1F">
      <w:pPr>
        <w:pStyle w:val="615a3d6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系统在试运行期结束后进行工程终验，需由卖方提出终验书面申请，且买方需在收到卖方终验申请后10个工作日内组织工程终验。若10日内买方没有响应或无正当理由推迟，则视为系统通过终验。</w:t>
      </w:r>
    </w:p>
    <w:p w14:paraId="3C1393E2" w14:textId="77777777" w:rsidR="00AF5D1F" w:rsidRDefault="00AF5D1F" w:rsidP="00AF5D1F">
      <w:pPr>
        <w:pStyle w:val="615a3d6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测试项目一般同初步验收测试相同，考虑到测试进度的因素，系统终验可以只对初验遗留的问题进行测试验证，对初验通过的免予测试。验收通过后，卖方应提供相应的工程文档，工程文档应包括：系统详细配置说明书、软件安装测试记录、使用及维护说明书、所有软件的文档等。</w:t>
      </w:r>
    </w:p>
    <w:p w14:paraId="561D1DF7" w14:textId="77777777" w:rsidR="00AF5D1F" w:rsidRDefault="00AF5D1F" w:rsidP="00AF5D1F">
      <w:pPr>
        <w:pStyle w:val="615a3d6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终验通过后，由卖方负责起草《系统终验合格证明》，经双方确认并签署。</w:t>
      </w:r>
    </w:p>
    <w:p w14:paraId="361376E8" w14:textId="77777777" w:rsidR="00AF5D1F" w:rsidRDefault="00AF5D1F" w:rsidP="00AF5D1F">
      <w:pPr>
        <w:pStyle w:val="75b3da31"/>
        <w:rPr>
          <w:lang w:eastAsia="zh-CN"/>
        </w:rPr>
      </w:pPr>
      <w:r>
        <w:rPr>
          <w:rFonts w:hint="eastAsia"/>
          <w:lang w:eastAsia="zh-CN"/>
        </w:rPr>
        <w:lastRenderedPageBreak/>
        <w:t>8.1.6 风险点及应对措施</w:t>
      </w:r>
    </w:p>
    <w:p w14:paraId="23C56485" w14:textId="77777777" w:rsidR="00AF5D1F" w:rsidRDefault="00AF5D1F" w:rsidP="00AF5D1F">
      <w:pPr>
        <w:pStyle w:val="615a3d6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风险管理贯穿于整个项目实施过程，通过制定项目实施过程的风险管理计划，并在项目各生命周期阶段开始时进行相应的评估，在项目实施过程中持续进行风险识别、监控、处理，最终把实施阶段的风险控制在可以接受的范围。本项目实施和运行过程中主要存在的风险包括：</w:t>
      </w:r>
    </w:p>
    <w:p w14:paraId="66AE0BAB" w14:textId="77777777" w:rsidR="00AF5D1F" w:rsidRDefault="00AF5D1F" w:rsidP="00AF5D1F">
      <w:pPr>
        <w:pStyle w:val="615a3d6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1、外部风险分析及对策</w:t>
      </w:r>
    </w:p>
    <w:p w14:paraId="3E0298A8" w14:textId="77777777" w:rsidR="00AF5D1F" w:rsidRDefault="00AF5D1F" w:rsidP="00AF5D1F">
      <w:pPr>
        <w:pStyle w:val="615a3d6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外部风险主要是由于外部不可控因素造成的风险。一般将不可控制的“不可抗力”不作为风险因素处理，这些事件往往采用灾难防御措施。对于此项目，要做好在政策法规、外部资源、技术等方面的风险防范。</w:t>
      </w:r>
    </w:p>
    <w:p w14:paraId="04A73057" w14:textId="77777777" w:rsidR="00AF5D1F" w:rsidRDefault="00AF5D1F" w:rsidP="00AF5D1F">
      <w:pPr>
        <w:pStyle w:val="615a3d6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项目中的外部风险主要包括如下几类：</w:t>
      </w:r>
    </w:p>
    <w:p w14:paraId="1CF61BC6" w14:textId="77777777" w:rsidR="00AF5D1F" w:rsidRDefault="00AF5D1F" w:rsidP="00AF5D1F">
      <w:pPr>
        <w:pStyle w:val="615a3d6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(1)外部资源风险</w:t>
      </w:r>
    </w:p>
    <w:p w14:paraId="28944E2D" w14:textId="77777777" w:rsidR="00AF5D1F" w:rsidRDefault="00AF5D1F" w:rsidP="00AF5D1F">
      <w:pPr>
        <w:pStyle w:val="615a3d69"/>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外部资源风险：</w:t>
      </w:r>
      <w:r>
        <w:rPr>
          <w:rFonts w:ascii="仿宋" w:eastAsia="仿宋" w:hAnsi="仿宋" w:cs="仿宋" w:hint="eastAsia"/>
          <w:sz w:val="28"/>
          <w:szCs w:val="28"/>
          <w:lang w:eastAsia="zh-CN"/>
        </w:rPr>
        <w:t>由于外部资源因某种原因无法按计划配置，导致总体进度受到影响，如承包商无法按原计划完成项目软硬件建设、项目实施时与原应用开发商无法对接等情况。</w:t>
      </w:r>
    </w:p>
    <w:p w14:paraId="5C87E69E" w14:textId="77777777" w:rsidR="00AF5D1F" w:rsidRDefault="00AF5D1F" w:rsidP="00AF5D1F">
      <w:pPr>
        <w:pStyle w:val="615a3d69"/>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风险对策：</w:t>
      </w:r>
      <w:r>
        <w:rPr>
          <w:rFonts w:ascii="仿宋" w:eastAsia="仿宋" w:hAnsi="仿宋" w:cs="仿宋" w:hint="eastAsia"/>
          <w:sz w:val="28"/>
          <w:szCs w:val="28"/>
          <w:lang w:eastAsia="zh-CN"/>
        </w:rPr>
        <w:t>尽早识别关键性的外部资源，与资源的提供方进行沟通，并提前配置或增加足够的备份方案。通过招标方式，选择具备资质、有类似项目实施经验的软硬件承包商，深入了解各个软硬件建设方案的优缺点及应急措施；对于关键性数据，需明确其来源，并尽快安排与应用开发商进行沟通协调。</w:t>
      </w:r>
    </w:p>
    <w:p w14:paraId="64A7262B" w14:textId="77777777" w:rsidR="00AF5D1F" w:rsidRDefault="00AF5D1F" w:rsidP="00AF5D1F">
      <w:pPr>
        <w:pStyle w:val="615a3d6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(2)标准风险</w:t>
      </w:r>
    </w:p>
    <w:p w14:paraId="7B70399A" w14:textId="77777777" w:rsidR="00AF5D1F" w:rsidRDefault="00AF5D1F" w:rsidP="00AF5D1F">
      <w:pPr>
        <w:pStyle w:val="615a3d69"/>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lastRenderedPageBreak/>
        <w:t>标准风险：</w:t>
      </w:r>
      <w:r>
        <w:rPr>
          <w:rFonts w:ascii="仿宋" w:eastAsia="仿宋" w:hAnsi="仿宋" w:cs="仿宋" w:hint="eastAsia"/>
          <w:sz w:val="28"/>
          <w:szCs w:val="28"/>
          <w:lang w:eastAsia="zh-CN"/>
        </w:rPr>
        <w:t>国家和行业出台了新的业务标准或技术标准，与项目所执行的标准不一致，导致前期的规划失效。</w:t>
      </w:r>
    </w:p>
    <w:p w14:paraId="1B5EBE10" w14:textId="77777777" w:rsidR="00AF5D1F" w:rsidRDefault="00AF5D1F" w:rsidP="00AF5D1F">
      <w:pPr>
        <w:pStyle w:val="615a3d69"/>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风险对策：</w:t>
      </w:r>
      <w:r>
        <w:rPr>
          <w:rFonts w:ascii="仿宋" w:eastAsia="仿宋" w:hAnsi="仿宋" w:cs="仿宋" w:hint="eastAsia"/>
          <w:sz w:val="28"/>
          <w:szCs w:val="28"/>
          <w:lang w:eastAsia="zh-CN"/>
        </w:rPr>
        <w:t>严格按照国家出台的相关标准制定系统建设框架，制定项目的业务标准和技术标准，符合密码发展的趋势。</w:t>
      </w:r>
    </w:p>
    <w:p w14:paraId="1CAE1BB2" w14:textId="77777777" w:rsidR="00AF5D1F" w:rsidRDefault="00AF5D1F" w:rsidP="00AF5D1F">
      <w:pPr>
        <w:pStyle w:val="615a3d69"/>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在标准设定时：</w:t>
      </w:r>
      <w:r>
        <w:rPr>
          <w:rFonts w:ascii="仿宋" w:eastAsia="仿宋" w:hAnsi="仿宋" w:cs="仿宋" w:hint="eastAsia"/>
          <w:sz w:val="28"/>
          <w:szCs w:val="28"/>
          <w:lang w:eastAsia="zh-CN"/>
        </w:rPr>
        <w:t>严格按照调研、需求分析、审核、征询建议、整合、征询建议、审核、标准制定、备案、更新现有标准体系、产生新版本的标准规范、对旧版本的标准规范存档、发布新标准的流程进行。</w:t>
      </w:r>
    </w:p>
    <w:p w14:paraId="5E6931C3" w14:textId="77777777" w:rsidR="00AF5D1F" w:rsidRDefault="00AF5D1F" w:rsidP="00AF5D1F">
      <w:pPr>
        <w:pStyle w:val="615a3d6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2、内部风险分析及对策</w:t>
      </w:r>
    </w:p>
    <w:p w14:paraId="04A6E53A" w14:textId="77777777" w:rsidR="00AF5D1F" w:rsidRDefault="00AF5D1F" w:rsidP="00AF5D1F">
      <w:pPr>
        <w:pStyle w:val="615a3d6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内部风险主要是项目实施过程中，由于组织管理缺失、项目管理不当所导致的项目无法顺利开展的风险。充分地认识、正确地处理内部风险将会是保证项目最终成功的关键。</w:t>
      </w:r>
    </w:p>
    <w:p w14:paraId="11B49E51" w14:textId="77777777" w:rsidR="00AF5D1F" w:rsidRDefault="00AF5D1F" w:rsidP="00AF5D1F">
      <w:pPr>
        <w:pStyle w:val="615a3d6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项目中的内部风险主要包括如下几类：</w:t>
      </w:r>
    </w:p>
    <w:p w14:paraId="592A3E66" w14:textId="77777777" w:rsidR="00AF5D1F" w:rsidRDefault="00AF5D1F" w:rsidP="00AF5D1F">
      <w:pPr>
        <w:pStyle w:val="615a3d6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(1)组织风险</w:t>
      </w:r>
    </w:p>
    <w:p w14:paraId="44A8B901" w14:textId="77777777" w:rsidR="00AF5D1F" w:rsidRDefault="00AF5D1F" w:rsidP="00AF5D1F">
      <w:pPr>
        <w:pStyle w:val="615a3d69"/>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组织风险：</w:t>
      </w:r>
      <w:r>
        <w:rPr>
          <w:rFonts w:ascii="仿宋" w:eastAsia="仿宋" w:hAnsi="仿宋" w:cs="仿宋" w:hint="eastAsia"/>
          <w:sz w:val="28"/>
          <w:szCs w:val="28"/>
          <w:lang w:eastAsia="zh-CN"/>
        </w:rPr>
        <w:t>组织风险主要指组织内部成员对目标未达成一致，管理高层对项目不重视，加上工程参与人员知识与技能欠缺、团队合作精神不足、人员激励机制不当等因素导致建设队伍不稳定，与其它项目存在资源冲突等。</w:t>
      </w:r>
    </w:p>
    <w:p w14:paraId="17CE2F10" w14:textId="77777777" w:rsidR="00AF5D1F" w:rsidRDefault="00AF5D1F" w:rsidP="00AF5D1F">
      <w:pPr>
        <w:pStyle w:val="615a3d69"/>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风险对策：</w:t>
      </w:r>
      <w:r>
        <w:rPr>
          <w:rFonts w:ascii="仿宋" w:eastAsia="仿宋" w:hAnsi="仿宋" w:cs="仿宋" w:hint="eastAsia"/>
          <w:sz w:val="28"/>
          <w:szCs w:val="28"/>
          <w:lang w:eastAsia="zh-CN"/>
        </w:rPr>
        <w:t>本次项目充分考虑到了项目中的组织风险，根据信息化系统的建设要求，在充分论证的基础上完善信息化建设项目的完整架构，保证信息化建设项目的正常运转，包括部门设置、岗位确定、职责落实、人员配备、制度建立等内容，将有效地保障目标</w:t>
      </w:r>
      <w:r>
        <w:rPr>
          <w:rFonts w:ascii="仿宋" w:eastAsia="仿宋" w:hAnsi="仿宋" w:cs="仿宋" w:hint="eastAsia"/>
          <w:sz w:val="28"/>
          <w:szCs w:val="28"/>
          <w:lang w:eastAsia="zh-CN"/>
        </w:rPr>
        <w:lastRenderedPageBreak/>
        <w:t>信息系统项目建设中避免组织风险的发生。</w:t>
      </w:r>
    </w:p>
    <w:p w14:paraId="5BF0282A" w14:textId="77777777" w:rsidR="00AF5D1F" w:rsidRDefault="00AF5D1F" w:rsidP="00AF5D1F">
      <w:pPr>
        <w:pStyle w:val="615a3d6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(2)管理风险</w:t>
      </w:r>
    </w:p>
    <w:p w14:paraId="2741CBAB" w14:textId="77777777" w:rsidR="00AF5D1F" w:rsidRDefault="00AF5D1F" w:rsidP="00AF5D1F">
      <w:pPr>
        <w:pStyle w:val="615a3d69"/>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管理风险：</w:t>
      </w:r>
      <w:r>
        <w:rPr>
          <w:rFonts w:ascii="仿宋" w:eastAsia="仿宋" w:hAnsi="仿宋" w:cs="仿宋" w:hint="eastAsia"/>
          <w:sz w:val="28"/>
          <w:szCs w:val="28"/>
          <w:lang w:eastAsia="zh-CN"/>
        </w:rPr>
        <w:t>管理风险主要包括项目管理的基本原则使用不当，如计划草率、质量差、进度和资源配置不合理等。</w:t>
      </w:r>
    </w:p>
    <w:p w14:paraId="222F34FE" w14:textId="77777777" w:rsidR="00AF5D1F" w:rsidRDefault="00AF5D1F" w:rsidP="00AF5D1F">
      <w:pPr>
        <w:pStyle w:val="615a3d69"/>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风险对策：</w:t>
      </w:r>
      <w:r>
        <w:rPr>
          <w:rFonts w:ascii="仿宋" w:eastAsia="仿宋" w:hAnsi="仿宋" w:cs="仿宋" w:hint="eastAsia"/>
          <w:sz w:val="28"/>
          <w:szCs w:val="28"/>
          <w:lang w:eastAsia="zh-CN"/>
        </w:rPr>
        <w:t>为确保项目管理的高效率，本项目建设领导小组将对项目建设方案进行有效策划，制定并落实严格的项目实施具体计划，应用先进管理工具和方法论提高进度计划管理、跟踪水平。借鉴同行业项目管理的实际经验，合理估算项目工作量，明确项目间依赖关系和先后顺序，突出关键项目，进一步分解项目工作任务，使每个里程碑阶段均应有工作量估算、时间进度，以及可操作、可管理、可检查的阶段性交付物。</w:t>
      </w:r>
    </w:p>
    <w:p w14:paraId="0810ADE6" w14:textId="77777777" w:rsidR="00AF5D1F" w:rsidRDefault="00AF5D1F" w:rsidP="00AF5D1F">
      <w:pPr>
        <w:pStyle w:val="615a3d6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为了避免在项目建设过程中对实施方的管理、协调不力，项目建设领导小组将制订统一的标准、流程和规范，并加强全过程的质量控制，在招标书、合同等文件中明确服务商应遵循的质量管理体系，明确项目工作范围，明确系统边界、需求、约束等前置条件。选择具备资质的监理单位，对项目实施过程中的工程招标、工程设计、工程实施、工程验收等项目建设全过程的进度、质量、投资、变更等行为进行监督和管理。</w:t>
      </w:r>
    </w:p>
    <w:p w14:paraId="02EBF7D2" w14:textId="77777777" w:rsidR="00AF5D1F" w:rsidRDefault="00AF5D1F" w:rsidP="00AF5D1F">
      <w:pPr>
        <w:pStyle w:val="aead66c2"/>
        <w:rPr>
          <w:lang w:eastAsia="zh-CN"/>
        </w:rPr>
      </w:pPr>
      <w:bookmarkStart w:id="2" w:name="_Toc167377475"/>
      <w:r>
        <w:rPr>
          <w:rFonts w:hint="eastAsia"/>
          <w:lang w:eastAsia="zh-CN"/>
        </w:rPr>
        <w:t>8.2</w:t>
      </w:r>
      <w:r>
        <w:rPr>
          <w:rFonts w:hint="eastAsia"/>
          <w:lang w:eastAsia="zh-CN"/>
        </w:rPr>
        <w:t>实施计划</w:t>
      </w:r>
      <w:bookmarkEnd w:id="2"/>
    </w:p>
    <w:p w14:paraId="318EEDA9" w14:textId="77777777" w:rsidR="00AF5D1F" w:rsidRDefault="00AF5D1F" w:rsidP="00AF5D1F">
      <w:pPr>
        <w:pStyle w:val="615a3d69"/>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目标信息系统</w:t>
      </w:r>
      <w:r>
        <w:rPr>
          <w:rFonts w:ascii="Times New Roman" w:eastAsia="仿宋" w:hAnsi="Times New Roman" w:cs="Times New Roman"/>
          <w:sz w:val="28"/>
          <w:szCs w:val="20"/>
          <w:lang w:eastAsia="zh-CN"/>
        </w:rPr>
        <w:t>密码应用</w:t>
      </w:r>
      <w:r>
        <w:rPr>
          <w:rFonts w:ascii="Times New Roman" w:eastAsia="仿宋" w:hAnsi="Times New Roman" w:cs="Times New Roman" w:hint="eastAsia"/>
          <w:sz w:val="28"/>
          <w:szCs w:val="20"/>
          <w:lang w:eastAsia="zh-CN"/>
        </w:rPr>
        <w:t>的实施计划包括实施路线图以及进度计划两个方面。</w:t>
      </w:r>
    </w:p>
    <w:p w14:paraId="534032FA" w14:textId="77777777" w:rsidR="00AF5D1F" w:rsidRDefault="00AF5D1F" w:rsidP="00AF5D1F">
      <w:pPr>
        <w:pStyle w:val="75b3da31"/>
        <w:rPr>
          <w:lang w:eastAsia="zh-CN"/>
        </w:rPr>
      </w:pPr>
      <w:r>
        <w:rPr>
          <w:rFonts w:hint="eastAsia"/>
          <w:lang w:eastAsia="zh-CN"/>
        </w:rPr>
        <w:lastRenderedPageBreak/>
        <w:t>8</w:t>
      </w:r>
      <w:r>
        <w:rPr>
          <w:lang w:eastAsia="zh-CN"/>
        </w:rPr>
        <w:t xml:space="preserve">.2.1 </w:t>
      </w:r>
      <w:r>
        <w:rPr>
          <w:rFonts w:hint="eastAsia"/>
          <w:lang w:eastAsia="zh-CN"/>
        </w:rPr>
        <w:t>实施路线图</w:t>
      </w:r>
    </w:p>
    <w:p w14:paraId="60F095B5" w14:textId="77777777" w:rsidR="00AF5D1F" w:rsidRDefault="00AF5D1F" w:rsidP="00AF5D1F">
      <w:pPr>
        <w:pStyle w:val="615a3d69"/>
        <w:autoSpaceDE w:val="0"/>
        <w:autoSpaceDN w:val="0"/>
        <w:adjustRightInd w:val="0"/>
        <w:snapToGrid w:val="0"/>
        <w:spacing w:line="360" w:lineRule="auto"/>
        <w:ind w:firstLine="42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根据本项目的需求，编制《项目建设实施方案》，组织专家进行评审论证，并报领导小组备案，报请用户批准；在《项目建设实施方案》被批准后，将严格按照实施方案、时间进度要求，组织工程建设，完成工程建设任务，组织工程验收，系统投入运行。</w:t>
      </w:r>
    </w:p>
    <w:p w14:paraId="08AC2862" w14:textId="77777777" w:rsidR="00AF5D1F" w:rsidRDefault="00AF5D1F" w:rsidP="00AF5D1F">
      <w:pPr>
        <w:pStyle w:val="615a3d69"/>
        <w:autoSpaceDE w:val="0"/>
        <w:autoSpaceDN w:val="0"/>
        <w:adjustRightInd w:val="0"/>
        <w:snapToGrid w:val="0"/>
        <w:spacing w:line="360" w:lineRule="auto"/>
        <w:ind w:firstLine="42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本项目具体实施主要包括以下几个步骤：</w:t>
      </w:r>
    </w:p>
    <w:p w14:paraId="4F95F318" w14:textId="77777777" w:rsidR="00AF5D1F" w:rsidRDefault="00AF5D1F" w:rsidP="00AF5D1F">
      <w:pPr>
        <w:pStyle w:val="615a3d69"/>
        <w:numPr>
          <w:ilvl w:val="0"/>
          <w:numId w:val="135"/>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组建项目实施团队；</w:t>
      </w:r>
    </w:p>
    <w:p w14:paraId="469BC219" w14:textId="77777777" w:rsidR="00AF5D1F" w:rsidRDefault="00AF5D1F" w:rsidP="00AF5D1F">
      <w:pPr>
        <w:pStyle w:val="615a3d69"/>
        <w:numPr>
          <w:ilvl w:val="0"/>
          <w:numId w:val="135"/>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制定实施计划、编制《项目建设实施方案》；</w:t>
      </w:r>
    </w:p>
    <w:p w14:paraId="607225E0" w14:textId="77777777" w:rsidR="00AF5D1F" w:rsidRDefault="00AF5D1F" w:rsidP="00AF5D1F">
      <w:pPr>
        <w:pStyle w:val="615a3d69"/>
        <w:numPr>
          <w:ilvl w:val="0"/>
          <w:numId w:val="135"/>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项目实施安装，进行软硬件的安装与调试；</w:t>
      </w:r>
    </w:p>
    <w:p w14:paraId="1623F8B1" w14:textId="77777777" w:rsidR="00AF5D1F" w:rsidRDefault="00AF5D1F" w:rsidP="00AF5D1F">
      <w:pPr>
        <w:pStyle w:val="615a3d69"/>
        <w:numPr>
          <w:ilvl w:val="0"/>
          <w:numId w:val="135"/>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项目培训；</w:t>
      </w:r>
    </w:p>
    <w:p w14:paraId="7D084A81" w14:textId="77777777" w:rsidR="00AF5D1F" w:rsidRDefault="00AF5D1F" w:rsidP="00AF5D1F">
      <w:pPr>
        <w:pStyle w:val="615a3d69"/>
        <w:numPr>
          <w:ilvl w:val="0"/>
          <w:numId w:val="135"/>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系统试运行与交付；</w:t>
      </w:r>
    </w:p>
    <w:p w14:paraId="421F3D82" w14:textId="77777777" w:rsidR="00AF5D1F" w:rsidRDefault="00AF5D1F" w:rsidP="00AF5D1F">
      <w:pPr>
        <w:pStyle w:val="615a3d69"/>
        <w:numPr>
          <w:ilvl w:val="0"/>
          <w:numId w:val="135"/>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系统正式运行；</w:t>
      </w:r>
    </w:p>
    <w:p w14:paraId="43878DCD" w14:textId="77777777" w:rsidR="00AF5D1F" w:rsidRDefault="00AF5D1F" w:rsidP="00AF5D1F">
      <w:pPr>
        <w:pStyle w:val="615a3d69"/>
        <w:numPr>
          <w:ilvl w:val="0"/>
          <w:numId w:val="135"/>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日常运维。</w:t>
      </w:r>
    </w:p>
    <w:p w14:paraId="4257C8B0" w14:textId="77777777" w:rsidR="00AF5D1F" w:rsidRDefault="00AF5D1F" w:rsidP="00AF5D1F">
      <w:pPr>
        <w:pStyle w:val="75b3da31"/>
        <w:rPr>
          <w:lang w:eastAsia="zh-CN"/>
        </w:rPr>
      </w:pPr>
      <w:r>
        <w:rPr>
          <w:rFonts w:hint="eastAsia"/>
          <w:lang w:eastAsia="zh-CN"/>
        </w:rPr>
        <w:t>8</w:t>
      </w:r>
      <w:r>
        <w:rPr>
          <w:lang w:eastAsia="zh-CN"/>
        </w:rPr>
        <w:t xml:space="preserve">.2.2 </w:t>
      </w:r>
      <w:r>
        <w:rPr>
          <w:rFonts w:hint="eastAsia"/>
          <w:lang w:eastAsia="zh-CN"/>
        </w:rPr>
        <w:t>进度计划</w:t>
      </w:r>
    </w:p>
    <w:p w14:paraId="3CBAF243" w14:textId="77777777" w:rsidR="00AF5D1F" w:rsidRDefault="00AF5D1F" w:rsidP="00AF5D1F">
      <w:pPr>
        <w:pStyle w:val="615a3d69"/>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本项目主要阶段实施工作分解如表</w:t>
      </w:r>
      <w:r>
        <w:rPr>
          <w:rFonts w:ascii="Times New Roman" w:eastAsia="仿宋" w:hAnsi="Times New Roman" w:cs="Times New Roman" w:hint="eastAsia"/>
          <w:sz w:val="28"/>
          <w:szCs w:val="20"/>
          <w:lang w:eastAsia="zh-CN"/>
        </w:rPr>
        <w:t>7</w:t>
      </w:r>
      <w:r>
        <w:rPr>
          <w:rFonts w:ascii="Times New Roman" w:eastAsia="仿宋" w:hAnsi="Times New Roman" w:cs="Times New Roman"/>
          <w:sz w:val="28"/>
          <w:szCs w:val="20"/>
          <w:lang w:eastAsia="zh-CN"/>
        </w:rPr>
        <w:t>.1</w:t>
      </w:r>
      <w:r>
        <w:rPr>
          <w:rFonts w:ascii="Times New Roman" w:eastAsia="仿宋" w:hAnsi="Times New Roman" w:cs="Times New Roman" w:hint="eastAsia"/>
          <w:sz w:val="28"/>
          <w:szCs w:val="20"/>
          <w:lang w:eastAsia="zh-CN"/>
        </w:rPr>
        <w:t>所示：</w:t>
      </w:r>
    </w:p>
    <w:p w14:paraId="6AECC483" w14:textId="77777777" w:rsidR="00AF5D1F" w:rsidRDefault="00AF5D1F" w:rsidP="00AF5D1F">
      <w:pPr>
        <w:pStyle w:val="615a3d69"/>
        <w:keepNext/>
        <w:autoSpaceDE w:val="0"/>
        <w:autoSpaceDN w:val="0"/>
        <w:adjustRightInd w:val="0"/>
        <w:snapToGrid w:val="0"/>
        <w:jc w:val="center"/>
        <w:rPr>
          <w:rFonts w:ascii="Times New Roman" w:eastAsia="黑体" w:hAnsi="Times New Roman" w:cs="Times New Roman"/>
          <w:sz w:val="20"/>
          <w:szCs w:val="20"/>
          <w:lang w:eastAsia="zh-CN"/>
        </w:rPr>
      </w:pPr>
      <w:r>
        <w:rPr>
          <w:rFonts w:ascii="Times New Roman" w:eastAsia="黑体" w:hAnsi="Times New Roman" w:cs="Times New Roman" w:hint="eastAsia"/>
          <w:sz w:val="20"/>
          <w:szCs w:val="20"/>
          <w:lang w:eastAsia="zh-CN"/>
        </w:rPr>
        <w:t>表</w:t>
      </w:r>
      <w:r>
        <w:rPr>
          <w:rFonts w:ascii="Times New Roman" w:eastAsia="黑体" w:hAnsi="Times New Roman" w:cs="Times New Roman" w:hint="eastAsia"/>
          <w:sz w:val="20"/>
          <w:szCs w:val="20"/>
          <w:lang w:eastAsia="zh-CN"/>
        </w:rPr>
        <w:t xml:space="preserve"> </w:t>
      </w:r>
      <w:r>
        <w:rPr>
          <w:rFonts w:ascii="Times New Roman" w:eastAsia="黑体" w:hAnsi="Times New Roman" w:cs="Times New Roman"/>
          <w:sz w:val="20"/>
          <w:szCs w:val="20"/>
          <w:lang w:eastAsia="zh-CN"/>
        </w:rPr>
        <w:t>7.</w:t>
      </w:r>
      <w:r>
        <w:rPr>
          <w:rFonts w:ascii="Times New Roman" w:eastAsia="黑体" w:hAnsi="Times New Roman" w:cs="Times New Roman"/>
          <w:sz w:val="20"/>
          <w:szCs w:val="20"/>
          <w:lang w:eastAsia="zh-CN"/>
        </w:rPr>
        <w:fldChar w:fldCharType="begin"/>
      </w:r>
      <w:r>
        <w:rPr>
          <w:rFonts w:ascii="Times New Roman" w:eastAsia="黑体" w:hAnsi="Times New Roman" w:cs="Times New Roman"/>
          <w:sz w:val="20"/>
          <w:szCs w:val="20"/>
          <w:lang w:eastAsia="zh-CN"/>
        </w:rPr>
        <w:instrText xml:space="preserve"> </w:instrText>
      </w:r>
      <w:r>
        <w:rPr>
          <w:rFonts w:ascii="Times New Roman" w:eastAsia="黑体" w:hAnsi="Times New Roman" w:cs="Times New Roman" w:hint="eastAsia"/>
          <w:sz w:val="20"/>
          <w:szCs w:val="20"/>
          <w:lang w:eastAsia="zh-CN"/>
        </w:rPr>
        <w:instrText xml:space="preserve">SEQ </w:instrText>
      </w:r>
      <w:r>
        <w:rPr>
          <w:rFonts w:ascii="Times New Roman" w:eastAsia="黑体" w:hAnsi="Times New Roman" w:cs="Times New Roman" w:hint="eastAsia"/>
          <w:sz w:val="20"/>
          <w:szCs w:val="20"/>
          <w:lang w:eastAsia="zh-CN"/>
        </w:rPr>
        <w:instrText>表</w:instrText>
      </w:r>
      <w:r>
        <w:rPr>
          <w:rFonts w:ascii="Times New Roman" w:eastAsia="黑体" w:hAnsi="Times New Roman" w:cs="Times New Roman" w:hint="eastAsia"/>
          <w:sz w:val="20"/>
          <w:szCs w:val="20"/>
          <w:lang w:eastAsia="zh-CN"/>
        </w:rPr>
        <w:instrText xml:space="preserve"> \* ARABIC \s 1</w:instrText>
      </w:r>
      <w:r>
        <w:rPr>
          <w:rFonts w:ascii="Times New Roman" w:eastAsia="黑体" w:hAnsi="Times New Roman" w:cs="Times New Roman"/>
          <w:sz w:val="20"/>
          <w:szCs w:val="20"/>
          <w:lang w:eastAsia="zh-CN"/>
        </w:rPr>
        <w:instrText xml:space="preserve"> </w:instrText>
      </w:r>
      <w:r>
        <w:rPr>
          <w:rFonts w:ascii="Times New Roman" w:eastAsia="黑体" w:hAnsi="Times New Roman" w:cs="Times New Roman"/>
          <w:sz w:val="20"/>
          <w:szCs w:val="20"/>
          <w:lang w:eastAsia="zh-CN"/>
        </w:rPr>
        <w:fldChar w:fldCharType="separate"/>
      </w:r>
      <w:r>
        <w:rPr>
          <w:rFonts w:ascii="Times New Roman" w:eastAsia="黑体" w:hAnsi="Times New Roman" w:cs="Times New Roman"/>
          <w:sz w:val="20"/>
          <w:szCs w:val="20"/>
          <w:lang w:eastAsia="zh-CN"/>
        </w:rPr>
        <w:t>1</w:t>
      </w:r>
      <w:r>
        <w:rPr>
          <w:rFonts w:ascii="Times New Roman" w:eastAsia="黑体" w:hAnsi="Times New Roman" w:cs="Times New Roman"/>
          <w:sz w:val="20"/>
          <w:szCs w:val="20"/>
          <w:lang w:eastAsia="zh-CN"/>
        </w:rPr>
        <w:fldChar w:fldCharType="end"/>
      </w:r>
      <w:r>
        <w:rPr>
          <w:rFonts w:ascii="Times New Roman" w:eastAsia="黑体" w:hAnsi="Times New Roman" w:cs="Times New Roman"/>
          <w:sz w:val="20"/>
          <w:szCs w:val="20"/>
          <w:lang w:eastAsia="zh-CN"/>
        </w:rPr>
        <w:t xml:space="preserve"> </w:t>
      </w:r>
      <w:r>
        <w:rPr>
          <w:rFonts w:ascii="Times New Roman" w:eastAsia="黑体" w:hAnsi="Times New Roman" w:cs="Times New Roman" w:hint="eastAsia"/>
          <w:sz w:val="20"/>
          <w:szCs w:val="20"/>
          <w:lang w:eastAsia="zh-CN"/>
        </w:rPr>
        <w:t>阶段实施工作分解表</w:t>
      </w:r>
    </w:p>
    <w:tbl>
      <w:tblPr>
        <w:tblStyle w:val="e5b64972"/>
        <w:tblW w:w="9199" w:type="dxa"/>
        <w:tblLook w:val="04A0" w:firstRow="1" w:lastRow="0" w:firstColumn="1" w:lastColumn="0" w:noHBand="0" w:noVBand="1"/>
      </w:tblPr>
      <w:tblGrid>
        <w:gridCol w:w="1413"/>
        <w:gridCol w:w="1691"/>
        <w:gridCol w:w="6095"/>
      </w:tblGrid>
      <w:tr w:rsidR="00AF5D1F" w14:paraId="7697078A" w14:textId="77777777" w:rsidTr="00061BC7">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13" w:type="dxa"/>
          </w:tcPr>
          <w:p w14:paraId="183BBD12" w14:textId="77777777" w:rsidR="00AF5D1F" w:rsidRDefault="00AF5D1F" w:rsidP="00061BC7">
            <w:pPr>
              <w:autoSpaceDE/>
              <w:autoSpaceDN/>
              <w:adjustRightInd/>
              <w:snapToGrid/>
              <w:spacing w:line="360" w:lineRule="auto"/>
              <w:rPr>
                <w:rFonts w:eastAsia="仿宋"/>
                <w:b w:val="0"/>
                <w:kern w:val="2"/>
                <w:sz w:val="24"/>
                <w:lang w:eastAsia="zh-CN"/>
              </w:rPr>
            </w:pPr>
            <w:r>
              <w:rPr>
                <w:rFonts w:eastAsia="仿宋"/>
                <w:kern w:val="2"/>
                <w:sz w:val="24"/>
                <w:lang w:eastAsia="zh-CN"/>
              </w:rPr>
              <w:t>时间计划</w:t>
            </w:r>
          </w:p>
        </w:tc>
        <w:tc>
          <w:tcPr>
            <w:tcW w:w="1691" w:type="dxa"/>
          </w:tcPr>
          <w:p w14:paraId="46D1092C" w14:textId="77777777" w:rsidR="00AF5D1F" w:rsidRDefault="00AF5D1F" w:rsidP="00061BC7">
            <w:pPr>
              <w:autoSpaceDE/>
              <w:autoSpaceDN/>
              <w:adjustRightInd/>
              <w:snapToGrid/>
              <w:spacing w:line="360" w:lineRule="auto"/>
              <w:cnfStyle w:val="100000000000" w:firstRow="1" w:lastRow="0" w:firstColumn="0" w:lastColumn="0" w:oddVBand="0" w:evenVBand="0" w:oddHBand="0" w:evenHBand="0" w:firstRowFirstColumn="0" w:firstRowLastColumn="0" w:lastRowFirstColumn="0" w:lastRowLastColumn="0"/>
              <w:rPr>
                <w:rFonts w:eastAsia="仿宋"/>
                <w:b w:val="0"/>
                <w:kern w:val="2"/>
                <w:sz w:val="24"/>
                <w:lang w:eastAsia="zh-CN"/>
              </w:rPr>
            </w:pPr>
            <w:r>
              <w:rPr>
                <w:rFonts w:eastAsia="仿宋"/>
                <w:kern w:val="2"/>
                <w:sz w:val="24"/>
                <w:lang w:eastAsia="zh-CN"/>
              </w:rPr>
              <w:t>工作阶段</w:t>
            </w:r>
          </w:p>
        </w:tc>
        <w:tc>
          <w:tcPr>
            <w:tcW w:w="6095" w:type="dxa"/>
            <w:tcBorders>
              <w:right w:val="single" w:sz="12" w:space="0" w:color="auto"/>
            </w:tcBorders>
          </w:tcPr>
          <w:p w14:paraId="5C59A836" w14:textId="77777777" w:rsidR="00AF5D1F" w:rsidRDefault="00AF5D1F" w:rsidP="00061BC7">
            <w:pPr>
              <w:autoSpaceDE/>
              <w:autoSpaceDN/>
              <w:adjustRightInd/>
              <w:snapToGrid/>
              <w:spacing w:line="360" w:lineRule="auto"/>
              <w:cnfStyle w:val="100000000000" w:firstRow="1" w:lastRow="0" w:firstColumn="0" w:lastColumn="0" w:oddVBand="0" w:evenVBand="0" w:oddHBand="0" w:evenHBand="0" w:firstRowFirstColumn="0" w:firstRowLastColumn="0" w:lastRowFirstColumn="0" w:lastRowLastColumn="0"/>
              <w:rPr>
                <w:rFonts w:eastAsia="仿宋"/>
                <w:b w:val="0"/>
                <w:kern w:val="2"/>
                <w:sz w:val="24"/>
                <w:lang w:eastAsia="zh-CN"/>
              </w:rPr>
            </w:pPr>
            <w:r>
              <w:rPr>
                <w:rFonts w:eastAsia="仿宋"/>
                <w:kern w:val="2"/>
                <w:sz w:val="24"/>
                <w:lang w:eastAsia="zh-CN"/>
              </w:rPr>
              <w:t>工作内容</w:t>
            </w:r>
          </w:p>
        </w:tc>
      </w:tr>
      <w:tr w:rsidR="00AF5D1F" w14:paraId="4BBF075F" w14:textId="77777777" w:rsidTr="00061BC7">
        <w:trPr>
          <w:trHeight w:val="971"/>
        </w:trPr>
        <w:tc>
          <w:tcPr>
            <w:cnfStyle w:val="001000000000" w:firstRow="0" w:lastRow="0" w:firstColumn="1" w:lastColumn="0" w:oddVBand="0" w:evenVBand="0" w:oddHBand="0" w:evenHBand="0" w:firstRowFirstColumn="0" w:firstRowLastColumn="0" w:lastRowFirstColumn="0" w:lastRowLastColumn="0"/>
            <w:tcW w:w="1413" w:type="dxa"/>
          </w:tcPr>
          <w:p w14:paraId="1B0936DD" w14:textId="77777777" w:rsidR="00AF5D1F" w:rsidRDefault="00AF5D1F" w:rsidP="00061BC7">
            <w:pPr>
              <w:autoSpaceDE/>
              <w:autoSpaceDN/>
              <w:adjustRightInd/>
              <w:snapToGrid/>
              <w:spacing w:line="360" w:lineRule="auto"/>
              <w:rPr>
                <w:rFonts w:eastAsia="仿宋"/>
                <w:kern w:val="2"/>
                <w:sz w:val="24"/>
                <w:lang w:eastAsia="zh-CN"/>
              </w:rPr>
            </w:pPr>
          </w:p>
        </w:tc>
        <w:tc>
          <w:tcPr>
            <w:tcW w:w="1691" w:type="dxa"/>
          </w:tcPr>
          <w:p w14:paraId="4B8A8E55" w14:textId="77777777" w:rsidR="00AF5D1F" w:rsidRDefault="00AF5D1F" w:rsidP="00061BC7">
            <w:pPr>
              <w:autoSpaceDE/>
              <w:autoSpaceDN/>
              <w:adjustRightInd/>
              <w:snapToGrid/>
              <w:spacing w:line="360" w:lineRule="auto"/>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需求调研分析</w:t>
            </w:r>
          </w:p>
        </w:tc>
        <w:tc>
          <w:tcPr>
            <w:tcW w:w="6095" w:type="dxa"/>
            <w:tcBorders>
              <w:right w:val="single" w:sz="12" w:space="0" w:color="auto"/>
            </w:tcBorders>
          </w:tcPr>
          <w:p w14:paraId="1D8328C0" w14:textId="77777777" w:rsidR="00AF5D1F" w:rsidRDefault="00AF5D1F" w:rsidP="00061BC7">
            <w:pPr>
              <w:autoSpaceDE/>
              <w:autoSpaceDN/>
              <w:adjustRightInd/>
              <w:snapToGrid/>
              <w:spacing w:line="360" w:lineRule="auto"/>
              <w:jc w:val="both"/>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根据需求调研计划，结合前期需求调研情况，针对信息系统的国产密码应用情况进行详细调研，并形成关于国产密码应用的《需求规格说明书》和《需求确认书》。</w:t>
            </w:r>
          </w:p>
        </w:tc>
      </w:tr>
      <w:tr w:rsidR="00AF5D1F" w14:paraId="248A812E" w14:textId="77777777" w:rsidTr="00061BC7">
        <w:trPr>
          <w:trHeight w:val="958"/>
        </w:trPr>
        <w:tc>
          <w:tcPr>
            <w:cnfStyle w:val="001000000000" w:firstRow="0" w:lastRow="0" w:firstColumn="1" w:lastColumn="0" w:oddVBand="0" w:evenVBand="0" w:oddHBand="0" w:evenHBand="0" w:firstRowFirstColumn="0" w:firstRowLastColumn="0" w:lastRowFirstColumn="0" w:lastRowLastColumn="0"/>
            <w:tcW w:w="1413" w:type="dxa"/>
          </w:tcPr>
          <w:p w14:paraId="7A8A9522" w14:textId="77777777" w:rsidR="00AF5D1F" w:rsidRDefault="00AF5D1F" w:rsidP="00061BC7">
            <w:pPr>
              <w:autoSpaceDE/>
              <w:autoSpaceDN/>
              <w:adjustRightInd/>
              <w:snapToGrid/>
              <w:spacing w:line="360" w:lineRule="auto"/>
              <w:rPr>
                <w:rFonts w:eastAsia="仿宋"/>
                <w:kern w:val="2"/>
                <w:sz w:val="24"/>
                <w:lang w:eastAsia="zh-CN"/>
              </w:rPr>
            </w:pPr>
          </w:p>
        </w:tc>
        <w:tc>
          <w:tcPr>
            <w:tcW w:w="1691" w:type="dxa"/>
          </w:tcPr>
          <w:p w14:paraId="31884073" w14:textId="77777777" w:rsidR="00AF5D1F" w:rsidRDefault="00AF5D1F" w:rsidP="00061BC7">
            <w:pPr>
              <w:autoSpaceDE/>
              <w:autoSpaceDN/>
              <w:adjustRightInd/>
              <w:snapToGrid/>
              <w:spacing w:line="360" w:lineRule="auto"/>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安全方案设计</w:t>
            </w:r>
          </w:p>
        </w:tc>
        <w:tc>
          <w:tcPr>
            <w:tcW w:w="6095" w:type="dxa"/>
            <w:tcBorders>
              <w:right w:val="single" w:sz="12" w:space="0" w:color="auto"/>
            </w:tcBorders>
          </w:tcPr>
          <w:p w14:paraId="531D426F" w14:textId="77777777" w:rsidR="00AF5D1F" w:rsidRDefault="00AF5D1F" w:rsidP="00061BC7">
            <w:pPr>
              <w:autoSpaceDE/>
              <w:autoSpaceDN/>
              <w:adjustRightInd/>
              <w:snapToGrid/>
              <w:spacing w:line="360" w:lineRule="auto"/>
              <w:jc w:val="both"/>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基于用户单位建设方案及实际情况，设计密码系统部署、密码系统与应用对接、网络拓扑、安全防护机制和备份恢复机制等，确定设备配置，拟定详细建设方案。</w:t>
            </w:r>
          </w:p>
        </w:tc>
      </w:tr>
      <w:tr w:rsidR="00AF5D1F" w14:paraId="4385583B" w14:textId="77777777" w:rsidTr="00061BC7">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708A87EB" w14:textId="77777777" w:rsidR="00AF5D1F" w:rsidRDefault="00AF5D1F" w:rsidP="00061BC7">
            <w:pPr>
              <w:autoSpaceDE/>
              <w:autoSpaceDN/>
              <w:adjustRightInd/>
              <w:snapToGrid/>
              <w:spacing w:line="360" w:lineRule="auto"/>
              <w:rPr>
                <w:rFonts w:eastAsia="仿宋"/>
                <w:kern w:val="2"/>
                <w:sz w:val="24"/>
                <w:lang w:eastAsia="zh-CN"/>
              </w:rPr>
            </w:pPr>
          </w:p>
        </w:tc>
        <w:tc>
          <w:tcPr>
            <w:tcW w:w="1691" w:type="dxa"/>
          </w:tcPr>
          <w:p w14:paraId="0D8D23C8" w14:textId="77777777" w:rsidR="00AF5D1F" w:rsidRDefault="00AF5D1F" w:rsidP="00061BC7">
            <w:pPr>
              <w:autoSpaceDE/>
              <w:autoSpaceDN/>
              <w:adjustRightInd/>
              <w:snapToGrid/>
              <w:spacing w:line="360" w:lineRule="auto"/>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项目准备启动</w:t>
            </w:r>
          </w:p>
        </w:tc>
        <w:tc>
          <w:tcPr>
            <w:tcW w:w="6095" w:type="dxa"/>
            <w:tcBorders>
              <w:right w:val="single" w:sz="12" w:space="0" w:color="auto"/>
            </w:tcBorders>
          </w:tcPr>
          <w:p w14:paraId="7AA26839" w14:textId="77777777" w:rsidR="00AF5D1F" w:rsidRDefault="00AF5D1F" w:rsidP="00061BC7">
            <w:pPr>
              <w:autoSpaceDE/>
              <w:autoSpaceDN/>
              <w:adjustRightInd/>
              <w:snapToGrid/>
              <w:spacing w:line="360" w:lineRule="auto"/>
              <w:jc w:val="both"/>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熟悉项目前期所形成的资料，制定项目实施计划，确定项目组织架构及人员，成立项目管理办公室，制定项目启动会议计划，召开项目启动会议。</w:t>
            </w:r>
          </w:p>
        </w:tc>
      </w:tr>
      <w:tr w:rsidR="00AF5D1F" w14:paraId="6B62D944" w14:textId="77777777" w:rsidTr="00061BC7">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6D969D48" w14:textId="77777777" w:rsidR="00AF5D1F" w:rsidRDefault="00AF5D1F" w:rsidP="00061BC7">
            <w:pPr>
              <w:autoSpaceDE/>
              <w:autoSpaceDN/>
              <w:adjustRightInd/>
              <w:snapToGrid/>
              <w:spacing w:line="360" w:lineRule="auto"/>
              <w:rPr>
                <w:rFonts w:eastAsia="仿宋"/>
                <w:kern w:val="2"/>
                <w:sz w:val="24"/>
                <w:lang w:eastAsia="zh-CN"/>
              </w:rPr>
            </w:pPr>
          </w:p>
        </w:tc>
        <w:tc>
          <w:tcPr>
            <w:tcW w:w="1691" w:type="dxa"/>
          </w:tcPr>
          <w:p w14:paraId="461CC8CB" w14:textId="77777777" w:rsidR="00AF5D1F" w:rsidRDefault="00AF5D1F" w:rsidP="00061BC7">
            <w:pPr>
              <w:autoSpaceDE/>
              <w:autoSpaceDN/>
              <w:adjustRightInd/>
              <w:snapToGrid/>
              <w:spacing w:line="360" w:lineRule="auto"/>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项目研发</w:t>
            </w:r>
          </w:p>
        </w:tc>
        <w:tc>
          <w:tcPr>
            <w:tcW w:w="6095" w:type="dxa"/>
            <w:tcBorders>
              <w:right w:val="single" w:sz="12" w:space="0" w:color="auto"/>
            </w:tcBorders>
          </w:tcPr>
          <w:p w14:paraId="594FF47A" w14:textId="77777777" w:rsidR="00AF5D1F" w:rsidRDefault="00AF5D1F" w:rsidP="00061BC7">
            <w:pPr>
              <w:autoSpaceDE/>
              <w:autoSpaceDN/>
              <w:adjustRightInd/>
              <w:snapToGrid/>
              <w:spacing w:line="360" w:lineRule="auto"/>
              <w:jc w:val="both"/>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项目详细方案评审通过后，密码厂商即刻展开密码系统功能详细设计，按系统功能，进行相应模块的开发，并形成《详细设计说明书》。</w:t>
            </w:r>
          </w:p>
        </w:tc>
      </w:tr>
      <w:tr w:rsidR="00AF5D1F" w14:paraId="0B5A7A4F" w14:textId="77777777" w:rsidTr="00061BC7">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4A35E397" w14:textId="77777777" w:rsidR="00AF5D1F" w:rsidRDefault="00AF5D1F" w:rsidP="00061BC7">
            <w:pPr>
              <w:autoSpaceDE/>
              <w:autoSpaceDN/>
              <w:adjustRightInd/>
              <w:snapToGrid/>
              <w:spacing w:line="360" w:lineRule="auto"/>
              <w:rPr>
                <w:rFonts w:eastAsia="仿宋"/>
                <w:kern w:val="2"/>
                <w:sz w:val="24"/>
                <w:lang w:eastAsia="zh-CN"/>
              </w:rPr>
            </w:pPr>
          </w:p>
        </w:tc>
        <w:tc>
          <w:tcPr>
            <w:tcW w:w="1691" w:type="dxa"/>
          </w:tcPr>
          <w:p w14:paraId="1068E243" w14:textId="77777777" w:rsidR="00AF5D1F" w:rsidRDefault="00AF5D1F" w:rsidP="00061BC7">
            <w:pPr>
              <w:autoSpaceDE/>
              <w:autoSpaceDN/>
              <w:adjustRightInd/>
              <w:snapToGrid/>
              <w:spacing w:line="360" w:lineRule="auto"/>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项目测试</w:t>
            </w:r>
          </w:p>
        </w:tc>
        <w:tc>
          <w:tcPr>
            <w:tcW w:w="6095" w:type="dxa"/>
            <w:tcBorders>
              <w:right w:val="single" w:sz="12" w:space="0" w:color="auto"/>
            </w:tcBorders>
          </w:tcPr>
          <w:p w14:paraId="22BCE5FB" w14:textId="77777777" w:rsidR="00AF5D1F" w:rsidRDefault="00AF5D1F" w:rsidP="00061BC7">
            <w:pPr>
              <w:autoSpaceDE/>
              <w:autoSpaceDN/>
              <w:adjustRightInd/>
              <w:snapToGrid/>
              <w:spacing w:line="360" w:lineRule="auto"/>
              <w:jc w:val="both"/>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针对项目实施内容，编制产品测试方案、密码系统产品与改造后信息系统的联调测试、编制测试评估报告</w:t>
            </w:r>
          </w:p>
          <w:p w14:paraId="43CF8628" w14:textId="77777777" w:rsidR="00AF5D1F" w:rsidRDefault="00AF5D1F" w:rsidP="00061BC7">
            <w:pPr>
              <w:autoSpaceDE/>
              <w:autoSpaceDN/>
              <w:adjustRightInd/>
              <w:snapToGrid/>
              <w:spacing w:line="360" w:lineRule="auto"/>
              <w:jc w:val="both"/>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项目试运行：测试完成通过进入项目试运行阶段，在试运行阶段遇到问题密码厂商需及时解决并对问题进行记录，形成问题知识库。</w:t>
            </w:r>
          </w:p>
        </w:tc>
      </w:tr>
      <w:tr w:rsidR="00AF5D1F" w14:paraId="0984C8DA" w14:textId="77777777" w:rsidTr="00061BC7">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2912F102" w14:textId="77777777" w:rsidR="00AF5D1F" w:rsidRDefault="00AF5D1F" w:rsidP="00061BC7">
            <w:pPr>
              <w:autoSpaceDE/>
              <w:autoSpaceDN/>
              <w:adjustRightInd/>
              <w:snapToGrid/>
              <w:spacing w:line="360" w:lineRule="auto"/>
              <w:rPr>
                <w:rFonts w:eastAsia="仿宋"/>
                <w:kern w:val="2"/>
                <w:sz w:val="24"/>
                <w:lang w:eastAsia="zh-CN"/>
              </w:rPr>
            </w:pPr>
          </w:p>
        </w:tc>
        <w:tc>
          <w:tcPr>
            <w:tcW w:w="1691" w:type="dxa"/>
          </w:tcPr>
          <w:p w14:paraId="56B49811" w14:textId="77777777" w:rsidR="00AF5D1F" w:rsidRDefault="00AF5D1F" w:rsidP="00061BC7">
            <w:pPr>
              <w:autoSpaceDE/>
              <w:autoSpaceDN/>
              <w:adjustRightInd/>
              <w:snapToGrid/>
              <w:spacing w:line="360" w:lineRule="auto"/>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培训与交付</w:t>
            </w:r>
          </w:p>
        </w:tc>
        <w:tc>
          <w:tcPr>
            <w:tcW w:w="6095" w:type="dxa"/>
            <w:tcBorders>
              <w:right w:val="single" w:sz="12" w:space="0" w:color="auto"/>
            </w:tcBorders>
          </w:tcPr>
          <w:p w14:paraId="693AA2CF" w14:textId="77777777" w:rsidR="00AF5D1F" w:rsidRDefault="00AF5D1F" w:rsidP="00061BC7">
            <w:pPr>
              <w:autoSpaceDE/>
              <w:autoSpaceDN/>
              <w:adjustRightInd/>
              <w:snapToGrid/>
              <w:spacing w:line="360" w:lineRule="auto"/>
              <w:jc w:val="both"/>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为项目用户单位编写技术参数手册和工程安装手册。编写培训方案，对试点信息系统相关人员进行全面的技术和运维培训，并生成培训记录和反馈。</w:t>
            </w:r>
          </w:p>
        </w:tc>
      </w:tr>
      <w:tr w:rsidR="00AF5D1F" w14:paraId="58F3E8CB" w14:textId="77777777" w:rsidTr="00061BC7">
        <w:trPr>
          <w:trHeight w:val="598"/>
        </w:trPr>
        <w:tc>
          <w:tcPr>
            <w:cnfStyle w:val="001000000000" w:firstRow="0" w:lastRow="0" w:firstColumn="1" w:lastColumn="0" w:oddVBand="0" w:evenVBand="0" w:oddHBand="0" w:evenHBand="0" w:firstRowFirstColumn="0" w:firstRowLastColumn="0" w:lastRowFirstColumn="0" w:lastRowLastColumn="0"/>
            <w:tcW w:w="1413" w:type="dxa"/>
          </w:tcPr>
          <w:p w14:paraId="461A0B04" w14:textId="77777777" w:rsidR="00AF5D1F" w:rsidRDefault="00AF5D1F" w:rsidP="00061BC7">
            <w:pPr>
              <w:autoSpaceDE/>
              <w:autoSpaceDN/>
              <w:adjustRightInd/>
              <w:snapToGrid/>
              <w:spacing w:line="360" w:lineRule="auto"/>
              <w:rPr>
                <w:rFonts w:eastAsia="仿宋"/>
                <w:kern w:val="2"/>
                <w:sz w:val="24"/>
                <w:lang w:eastAsia="zh-CN"/>
              </w:rPr>
            </w:pPr>
          </w:p>
        </w:tc>
        <w:tc>
          <w:tcPr>
            <w:tcW w:w="1691" w:type="dxa"/>
          </w:tcPr>
          <w:p w14:paraId="70257EA7" w14:textId="77777777" w:rsidR="00AF5D1F" w:rsidRDefault="00AF5D1F" w:rsidP="00061BC7">
            <w:pPr>
              <w:autoSpaceDE/>
              <w:autoSpaceDN/>
              <w:adjustRightInd/>
              <w:snapToGrid/>
              <w:spacing w:line="360" w:lineRule="auto"/>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密码测评</w:t>
            </w:r>
          </w:p>
        </w:tc>
        <w:tc>
          <w:tcPr>
            <w:tcW w:w="6095" w:type="dxa"/>
            <w:tcBorders>
              <w:right w:val="single" w:sz="12" w:space="0" w:color="auto"/>
            </w:tcBorders>
          </w:tcPr>
          <w:p w14:paraId="6978C394" w14:textId="77777777" w:rsidR="00AF5D1F" w:rsidRDefault="00AF5D1F" w:rsidP="00061BC7">
            <w:pPr>
              <w:autoSpaceDE/>
              <w:autoSpaceDN/>
              <w:adjustRightInd/>
              <w:snapToGrid/>
              <w:spacing w:line="360" w:lineRule="auto"/>
              <w:jc w:val="both"/>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在建设完成后，通过密码测单位进行密码测评，并出具测试报告</w:t>
            </w:r>
          </w:p>
        </w:tc>
      </w:tr>
      <w:tr w:rsidR="00AF5D1F" w14:paraId="0C4FD26D" w14:textId="77777777" w:rsidTr="00061BC7">
        <w:trPr>
          <w:trHeight w:val="400"/>
        </w:trPr>
        <w:tc>
          <w:tcPr>
            <w:cnfStyle w:val="001000000000" w:firstRow="0" w:lastRow="0" w:firstColumn="1" w:lastColumn="0" w:oddVBand="0" w:evenVBand="0" w:oddHBand="0" w:evenHBand="0" w:firstRowFirstColumn="0" w:firstRowLastColumn="0" w:lastRowFirstColumn="0" w:lastRowLastColumn="0"/>
            <w:tcW w:w="1413" w:type="dxa"/>
          </w:tcPr>
          <w:p w14:paraId="2036A065" w14:textId="77777777" w:rsidR="00AF5D1F" w:rsidRDefault="00AF5D1F" w:rsidP="00061BC7">
            <w:pPr>
              <w:autoSpaceDE/>
              <w:autoSpaceDN/>
              <w:adjustRightInd/>
              <w:snapToGrid/>
              <w:spacing w:line="360" w:lineRule="auto"/>
              <w:rPr>
                <w:rFonts w:eastAsia="仿宋"/>
                <w:kern w:val="2"/>
                <w:sz w:val="24"/>
                <w:lang w:eastAsia="zh-CN"/>
              </w:rPr>
            </w:pPr>
          </w:p>
        </w:tc>
        <w:tc>
          <w:tcPr>
            <w:tcW w:w="1691" w:type="dxa"/>
          </w:tcPr>
          <w:p w14:paraId="6AB404B3" w14:textId="77777777" w:rsidR="00AF5D1F" w:rsidRDefault="00AF5D1F" w:rsidP="00061BC7">
            <w:pPr>
              <w:autoSpaceDE/>
              <w:autoSpaceDN/>
              <w:adjustRightInd/>
              <w:snapToGrid/>
              <w:spacing w:line="360" w:lineRule="auto"/>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项目试运行</w:t>
            </w:r>
          </w:p>
        </w:tc>
        <w:tc>
          <w:tcPr>
            <w:tcW w:w="6095" w:type="dxa"/>
            <w:tcBorders>
              <w:right w:val="single" w:sz="12" w:space="0" w:color="auto"/>
            </w:tcBorders>
          </w:tcPr>
          <w:p w14:paraId="17254835" w14:textId="77777777" w:rsidR="00AF5D1F" w:rsidRDefault="00AF5D1F" w:rsidP="00061BC7">
            <w:pPr>
              <w:autoSpaceDE/>
              <w:autoSpaceDN/>
              <w:adjustRightInd/>
              <w:snapToGrid/>
              <w:spacing w:line="360" w:lineRule="auto"/>
              <w:jc w:val="both"/>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进行系统试运行</w:t>
            </w:r>
          </w:p>
        </w:tc>
      </w:tr>
      <w:tr w:rsidR="00AF5D1F" w14:paraId="3D7C8048" w14:textId="77777777" w:rsidTr="00061BC7">
        <w:trPr>
          <w:trHeight w:val="392"/>
        </w:trPr>
        <w:tc>
          <w:tcPr>
            <w:cnfStyle w:val="001000000000" w:firstRow="0" w:lastRow="0" w:firstColumn="1" w:lastColumn="0" w:oddVBand="0" w:evenVBand="0" w:oddHBand="0" w:evenHBand="0" w:firstRowFirstColumn="0" w:firstRowLastColumn="0" w:lastRowFirstColumn="0" w:lastRowLastColumn="0"/>
            <w:tcW w:w="1413" w:type="dxa"/>
            <w:tcBorders>
              <w:bottom w:val="single" w:sz="12" w:space="0" w:color="auto"/>
            </w:tcBorders>
          </w:tcPr>
          <w:p w14:paraId="6D4869C6" w14:textId="77777777" w:rsidR="00AF5D1F" w:rsidRDefault="00AF5D1F" w:rsidP="00061BC7">
            <w:pPr>
              <w:autoSpaceDE/>
              <w:autoSpaceDN/>
              <w:adjustRightInd/>
              <w:snapToGrid/>
              <w:spacing w:line="360" w:lineRule="auto"/>
              <w:rPr>
                <w:rFonts w:eastAsia="仿宋"/>
                <w:kern w:val="2"/>
                <w:sz w:val="24"/>
                <w:lang w:eastAsia="zh-CN"/>
              </w:rPr>
            </w:pPr>
          </w:p>
        </w:tc>
        <w:tc>
          <w:tcPr>
            <w:tcW w:w="1691" w:type="dxa"/>
            <w:tcBorders>
              <w:bottom w:val="single" w:sz="12" w:space="0" w:color="auto"/>
            </w:tcBorders>
          </w:tcPr>
          <w:p w14:paraId="0E0ECA64" w14:textId="77777777" w:rsidR="00AF5D1F" w:rsidRDefault="00AF5D1F" w:rsidP="00061BC7">
            <w:pPr>
              <w:autoSpaceDE/>
              <w:autoSpaceDN/>
              <w:adjustRightInd/>
              <w:snapToGrid/>
              <w:spacing w:line="360" w:lineRule="auto"/>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项目验收</w:t>
            </w:r>
          </w:p>
        </w:tc>
        <w:tc>
          <w:tcPr>
            <w:tcW w:w="6095" w:type="dxa"/>
            <w:tcBorders>
              <w:bottom w:val="single" w:sz="12" w:space="0" w:color="auto"/>
              <w:right w:val="single" w:sz="12" w:space="0" w:color="auto"/>
            </w:tcBorders>
          </w:tcPr>
          <w:p w14:paraId="687722BC" w14:textId="77777777" w:rsidR="00AF5D1F" w:rsidRDefault="00AF5D1F" w:rsidP="00061BC7">
            <w:pPr>
              <w:autoSpaceDE/>
              <w:autoSpaceDN/>
              <w:adjustRightInd/>
              <w:snapToGrid/>
              <w:spacing w:line="360" w:lineRule="auto"/>
              <w:jc w:val="both"/>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制定验收方案并完成系统验收工作</w:t>
            </w:r>
          </w:p>
        </w:tc>
      </w:tr>
    </w:tbl>
    <w:p w14:paraId="6C5218E7" w14:textId="77777777" w:rsidR="00AF5D1F" w:rsidRDefault="00AF5D1F" w:rsidP="00AF5D1F">
      <w:pPr>
        <w:pStyle w:val="615a3d69"/>
        <w:ind w:firstLineChars="200" w:firstLine="560"/>
        <w:rPr>
          <w:rFonts w:ascii="仿宋" w:eastAsia="仿宋" w:hAnsi="仿宋" w:cs="仿宋"/>
          <w:sz w:val="28"/>
          <w:szCs w:val="28"/>
          <w:lang w:eastAsia="zh-CN"/>
        </w:rPr>
      </w:pPr>
    </w:p>
    <w:p w14:paraId="24925273" w14:textId="77777777" w:rsidR="00AF5D1F" w:rsidRDefault="00AF5D1F" w:rsidP="00AF5D1F">
      <w:pPr>
        <w:pStyle w:val="aead66c2"/>
        <w:rPr>
          <w:lang w:eastAsia="zh-CN"/>
        </w:rPr>
      </w:pPr>
      <w:bookmarkStart w:id="3" w:name="_Toc167377476"/>
      <w:r>
        <w:rPr>
          <w:rFonts w:hint="eastAsia"/>
          <w:lang w:eastAsia="zh-CN"/>
        </w:rPr>
        <w:t>8.3</w:t>
      </w:r>
      <w:r>
        <w:rPr>
          <w:rFonts w:hint="eastAsia"/>
          <w:lang w:eastAsia="zh-CN"/>
        </w:rPr>
        <w:t>保障措施</w:t>
      </w:r>
      <w:bookmarkEnd w:id="3"/>
    </w:p>
    <w:p w14:paraId="1C71DB6C" w14:textId="77777777" w:rsidR="00AF5D1F" w:rsidRDefault="00AF5D1F" w:rsidP="00AF5D1F">
      <w:pPr>
        <w:pStyle w:val="615a3d69"/>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目标信息系统</w:t>
      </w:r>
      <w:r>
        <w:rPr>
          <w:rFonts w:ascii="Times New Roman" w:eastAsia="仿宋" w:hAnsi="Times New Roman" w:cs="Times New Roman"/>
          <w:sz w:val="28"/>
          <w:szCs w:val="20"/>
          <w:lang w:eastAsia="zh-CN"/>
        </w:rPr>
        <w:t>平台密码应用</w:t>
      </w:r>
      <w:r>
        <w:rPr>
          <w:rFonts w:ascii="Times New Roman" w:eastAsia="仿宋" w:hAnsi="Times New Roman" w:cs="Times New Roman" w:hint="eastAsia"/>
          <w:sz w:val="28"/>
          <w:szCs w:val="20"/>
          <w:lang w:eastAsia="zh-CN"/>
        </w:rPr>
        <w:t>的保障措施包括组织保障、人员保障、经费保障、质量保障、监督检查五个方面。</w:t>
      </w:r>
    </w:p>
    <w:p w14:paraId="56FB8950" w14:textId="77777777" w:rsidR="00AF5D1F" w:rsidRDefault="00AF5D1F" w:rsidP="00AF5D1F">
      <w:pPr>
        <w:pStyle w:val="75b3da31"/>
        <w:rPr>
          <w:lang w:eastAsia="zh-CN"/>
        </w:rPr>
      </w:pPr>
      <w:r>
        <w:rPr>
          <w:rFonts w:hint="eastAsia"/>
          <w:lang w:eastAsia="zh-CN"/>
        </w:rPr>
        <w:t>8</w:t>
      </w:r>
      <w:r>
        <w:rPr>
          <w:lang w:eastAsia="zh-CN"/>
        </w:rPr>
        <w:t xml:space="preserve">.3.1 </w:t>
      </w:r>
      <w:r>
        <w:rPr>
          <w:rFonts w:hint="eastAsia"/>
          <w:lang w:eastAsia="zh-CN"/>
        </w:rPr>
        <w:t>组织保障</w:t>
      </w:r>
    </w:p>
    <w:p w14:paraId="0ACF9C0E" w14:textId="77777777" w:rsidR="00AF5D1F" w:rsidRDefault="00AF5D1F" w:rsidP="00AF5D1F">
      <w:pPr>
        <w:pStyle w:val="615a3d69"/>
        <w:numPr>
          <w:ilvl w:val="0"/>
          <w:numId w:val="136"/>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组织架构</w:t>
      </w:r>
    </w:p>
    <w:p w14:paraId="59A27E54" w14:textId="0C2BD782" w:rsidR="00AF5D1F" w:rsidRDefault="00AF5D1F" w:rsidP="00AF5D1F">
      <w:pPr>
        <w:pStyle w:val="615a3d69"/>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本项目实施过程中，组织一整套的开发、工程人员，组建专业</w:t>
      </w:r>
      <w:r>
        <w:rPr>
          <w:rFonts w:ascii="Times New Roman" w:eastAsia="仿宋" w:hAnsi="Times New Roman" w:cs="Times New Roman" w:hint="eastAsia"/>
          <w:sz w:val="28"/>
          <w:szCs w:val="20"/>
          <w:lang w:eastAsia="zh-CN"/>
        </w:rPr>
        <w:lastRenderedPageBreak/>
        <w:t>的研发、工程施工和服务队伍，力求为该项目提供最为完善的工程支持，</w:t>
      </w:r>
      <w:r w:rsidR="00000000">
        <w:rPr>
          <w:noProof/>
        </w:rPr>
        <w:pict w14:anchorId="022FB1A7">
          <v:group id="组合 5" o:spid="_x0000_s2050" style="position:absolute;left:0;text-align:left;margin-left:-33.75pt;margin-top:27pt;width:515.8pt;height:378.25pt;z-index:251659264;mso-position-horizontal-relative:margin;mso-position-vertical-relative:text" coordorigin="1852,45" coordsize="56355,4337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CM6G6jwMAAPEHAAAOAAAAZHJzL2Uyb0RvYy54bWycVcFy2zYQvXem/4DB 3aZISRTNsZxR7dqTGU+iqdvpGQJBERMSQAFIlPMB8eQHckkuufcb+jd1f6O7IClHtjNtchC1ABaL t2/fAqcvdk1NtsI6qdWcxscjSoTiupBqPae//Xp5lFHiPFMFq7USc3orHH1x9uMPp63JRaIrXRfC EgiiXN6aOa28N3kUOV6JhrljbYSCxVLbhnkY2nVUWNZC9KaOktEojVptC2M1F87B7EW3SM9C/LIU 3L8uSyc8qecUsPnwteG7wm90dsrytWWmkryHwb4DRcOkgkP3oS6YZ2Rj5ZNQjeRWO136Y66bSJel 5CLkANnEo0fZXFm9MSGXdd6uzZ4moPYRT98dlr/aXllzY5YWmGjNGrgII8xlV9oG/wEl2QXKbveU iZ0nHCbT6XSUpsAsh7VJNhqn8aQjlVfAPO6Ls2mSJJSgwzSZDqs/9xGm6Rhj9BHG41k2PkGfaAAQ HcAykufw67kA6wkX/60Z2OU3VtA+SPO/YjTMvtmYIyibYV6uZC39bZAgFAhBqe1S8qXtBkDr0hJZ QPYTShRrQPp/f/zrn/d3pOMHd6BTt4VhSteav3FE6fOKqbVYOAPihf2Bi0P3CIcH561qaS5lXWO5 0O4zA6E/Esoz5HQivNB80wjlu66yooYktXKVNI4Sm4tmJSAb+7IIgFjuLP8FAGJfnWSjWWitGfzB kUfJJAEL+usIZkKHOW+F5xXCKwEm7uxKvF8IOT2kgRk6UOUzOnxWT4MeD9UUz9Jplh2oCai2zl8J 3RA0ICXAAiVkOdteux7V4ILTSiOxIYtaHUyAQnEmIO+wBhOgYyvBfeaGOsDoSSW+qWVvKmYEoMSw X2hrOmjr/sPd/ac/7z+/I3FosN4P+5r43U8a2xBpwPmv0XoySmJoQ2zTeDbLTkIXsnxgdpLN4lnS d3qcTiZpOGnfpt9MrNO1LAbRIuPntSVbBoJqK+lFX7UDr68U4CErtPxutetTXeniFhiwGuoMyJ3h lxIOumbOL5mFix4m4fHyr+FT1rqdU91blFTavn1uHv2hmLBKSQsPx5y6PzYMb5P6pYIyQ0g/GHYw VoOhNs25hhTjgCaYsMH6ejBLq5vf4U1b4CmwxBSHs+bUD+a5hxEswJvIxWIR7O5SulY3Bq6yOKhZ 6cXG61IGRSMtHRcgVxyANIMV3pVw1/ZvID5cX46D18NLffYvAAAA//8DAFBLAwQKAAAAAAAAACEA XweKoNNcAQDTXAEAFAAAAGRycy9tZWRpYS9pbWFnZTEucG5niVBORw0KGgoAAAANSUhEUgAABWQA AAOGCAIAAADksw5VAAAAAXNSR0IArs4c6QAAAARnQU1BAACxjwv8YQUAAAAJcEhZcwAADsQAAA7E AZUrDhsAAP+lSURBVHhe7P17nCVXdd8N6x8wzhNCDImxHYKJ/YYHxw52cB7D03Z8iY39sXDeBycO IcQ24EBbIRgwRgYRLD8QXjAgQ2OMMeImI0BCSLI8klqjy+g6l56ei+bWc+uRNK3baEa304iWh0GD 3nXO2mfNPrsup6pO1amqc76/z/czc/auXbt2VVft2mvVrlVnPY0QQgghhBBCCCHkCWcBQgghhBBC CCGEBoSzACGEEEIIIYQQQgPCWYAQQgghhBBCCKEB4SxACCGEEEIIIYTQgHAWIIQQQgghhBBCaEA4 CxBCCCGEEEIIITQgnAUIIYQQQgghhBAaEM4ChBBCCCGEEEIIDQhnAUIIIYQQQgghhAaEswAhhBBC CCGEEEIDwlmAEEIIIYQQQgihAeEsQAghhBBCCCGE0IBwFiCEEEIIIYQQQmhAOAsQQgghhBBCCCE0 IJwFCCGEEEIIIYQQGhDOAtRirRzrbNp5RFm691t3Lj9cILl5190jJrcfPFZvcuvee0dMbtv/QL1J +TFiUiqsJbmwY487HVE23X/33ZtvvVVY2rnz5KOP3HvooCYP7t5VOLm8d48k7zmwPyUp/1adlC0W Tsq+SFL2KyUpR6zq5ANHjhROPnTP3ZLcs20xJXnnwkLVyYdXjhZOPv7A/ZLctmljSnLh9turTq4e e7Bwcu3hE5LU37FJYQxJ2WixpOyIJGWnUpJyuKpOyh+9cFJOJ0nKqaXJ4w8dc30fQgi1UDgLUIt1 78N/v/lgB6BGbrxlkzsdUTY9vm/3A9dfCwAwFRw54vo+hBBqoXAWoBZr4+LuwHIDGDM4C/Lq7oXN 4WAaAGBCOfnoI67vQwihFgpnAWqxcBZA7ey/iymm+bT9xuuDwTQAwKSyZ9ui6/sQQqiFwlmAWiyc BVA79z789+50RNmEswAApofNt97q+j5Unk6e+s7tG7coj33zpFBKcnXtO8WSm7YsSvLhx7+Vknzo kdWqk1u27iic3LZjtyQfeOixlOS9Dz5cdXLHrn2Fk7v3HpDk0fseSkkeuef+qpN79x/2k2tra+6s ba1wFqAWa/m+xwLLDWDMbFzc7U5HlE3Lm+4IBtMAAJMKzoIqJMZYcC8GaCB37D2BswChOkWAQ6gd YhbkFQEOAWCKIMBhBTp810pwLwZoJu6UbbNwFqAWi9cQoHZwFuQVAQ4BYHogwGEVun3jluBeDNBA bttz7OGHH3ZnbWuFswC1WDgLoHYIcJhXxCwAgOmBAIdVCGcBtIJb7rxf5M7a1gpnAWqxcBZA7RDg MK9wFgDA9EDMgiq0d//h4F4M0EBwFiBUs+56YDW4LAHGzO1bdrrTEWUTAQ4BYHrAWVCFCHAIrYAA hwjVLAIcQu0QsyCvCHAIAFMEAQ4rEAEOoS24U7bNwlmAWixeQ4DawVmQV8wsAIDpgQCHVYiYBdAK CHCIUM3CWQC1Q4DDvCJmAQBMDwQ4rEI4C6AVELMAoZqFswBqhwCHeYWzAACmB2IWVCFeQ4BWgLMA oZrVugCHf3vzvt987e8J8iNYlJ33//kXhtYgZd7wP869dtNykA+lQ4DDvOI1BACYHnAWVKHSAxze sO3epCHTH7z7g2edddal120P8ptJKeNM3eX0GuRwyTiToWY6m/Y/SoBDhOpU6wIcSs8r/a+q8I1H O3HRRz9zabDI+Llf+vWhZXwuvPTGv7lqY5CZHblbyBZHuWHo7a2Ndx1iFuQVAQ4BYIogwGEFKn1m gQyWdNQUHQtpvuhTF617/59/QX68539/MiiTgqwlq6RY77JpWVqWM6KUcaZb/6yzbth2r58vFdpe 2Iak8Zoje5oy5pzacaY7ZdssnAWoxWrdawjWt0qXGizKjjkLgnwfLWM9+FC0wtEVVCu3Gbm1RPtl udEG91r/9hbcnBoOzoK8YmYBAEwPBDisQqXHLJDxko5AxKb1821wIkam5ljJjKa4VKjlU4ZkWkBG bkF+AUoZZ2oN0faor0R2RMZpwYYsKSZ97ChOl46uoNqGjzMJcIhQzZpIZ4GUEYJMn+zOguw3Hq0w vbzc8ORmGXUMp+yU3zVH5d84sxyZZkKAw7wiZgEATA8EOKxC5ToLxNTUEYgYw8Gi6IwDG65kHGJZ efkRLDKkci1jLonCZBlNSZmUxghaQ+wO2sRVa7NuyHwoSTXr0mkbZxKzAKGaNXnOAut8o3csQ7pa LRPk+2gZv1NWf3C0C1Z69Q3pxKXNWizJWZvSicsPy9SWiPzyVjLjexPNgQCHeYWzAACmB2IWVKFy X0Mwj0D0gbPYrpIfTApQwzjjcCV2IBRlqLGdEdvcKONMLRA7JrTVbcaEbEjHh8FRCtDC0zbOxFmA UM1qWoBDu9+UoqR+XB0BomhOFsX6C3RRxk7c75GFvJ24uqWDbVnJ9DY0EAIc5tXdC5uDwTTAUG7/ woXSP5w/+9+DfJ+L3n++FNj99a8G+QA1grOgCpUb4FCHJTaGkQGJDlpu2HZvb2ASDm8k39wKapem 2MmxA6FrNy3LiNEfj6nt7c8skKUyIgrGbOMZZ+rSYDwmhbW8HA3B9ksMe/nXjkBsswUtnD7Gk2q1 mH+sBNtW8IfwF/mrNGecSYBDhGpWAwMc+tFfoqT0d9mRbk4rkd9yX5E+UTYauMO1TPYOUStML19K Jy73jyBHsZLj7MRLgZgFeUWAw/Zy2Uc+JBfpX533x0H+GDh/9r9rF3HR+88PFikHr7xMC4hq9xes m/vzGz/zqSAzO29/3Wtf+YqXj7IXixd/6XdedbbUg+ukfghwWIFKnFlgwxJN+g4CW5RFwcNwwx8I aYVicltmFl04GEZhDONMrUHGYx/9zKXy77Wblu1NjewK/AWaOYXjTHfKtlk4C1CLNSUBDqWPtpfE kiRl/FWkK5TM7B2iVjKGTlw90NF7qlU++gt7YwZnQV4R4LBpiD0ppqlegBmV4i8QYz6jN+H2L1wo 2/3YO/4gyI8ipm/sdmVdW11+SAGp0JYqsork5zXdxdq/7CMfCjJ9Dl55mVrjQb7Sa2wJCqqVjcpB i9r//nFQ7IiJZC1/EYwZAhxWoRJjFuh4yQxyG41Ivr6DIPKHPZqTMorLMmbTsZAopR5tmFQV5KeT MiRLYahbRN+SyDKq1PLRqf6aP23jTAIcIlSzpudrCHLvsX5Q7x8iWxpFy2Tp1hWtMFcnrlPvfAd5 lk5ck8E8CMEqFwWLGs7Boyfc6YiyiZgFDUTsT7FCfatSJxGI8prZulYuRS38AJtWECux2PUlhXQN 3RE5CFpSjkP6Fn3FekZ0UfpLE+vm/lxaHm2V2flRb4XvAojqd151drRkussDxgABDqtQWc4CHaX4 LxGoVSzyn6XbGEbQnPRRnKxrj3CiAyFFM1PqyTuQU2xz6S2M4rdZa7BN27sPkhPMFzBkc1JM/pUD GEyFUKyGIN9HVtdieqwmYJxJzAKEahafTkxCy0Q7Zb0LRvv6Xn3uNqC/s8vurEM7ca1c+n2/jGKd uCyNdvFNhgCHeYWzoFHog/eoxasP6pOenKfQu46H2MmKGeTpU+XFqNZiYsOL6SsmcdTA1pkRYiHL b9kXSd7+hQv9AgHpvgCdMiA//L3QRWZ7mzPFCvjoovSDYDUkTQqI2vm2SPdU0b+gyC9vJZPe2oCx QcyCKlTWawg6WDI704ZAYu76tqUVEDQn+yguGAgZmplST9JALh3bXPYWRtEabNMaT+E9vY8R6qIU JX1RUpdO2zgTZwFCNatpAQ6HEtuJ2ythlpOO3j9E8rtAn6uSFf06NVNvDNLIaF9vLRdpjxxdNLQT l/qlx4/to6Xv1pJSJqi/4RDgMK8IcFgL6eaxKLDAtXzeaQWC1pZuJyvWpCDfx572q0PhYD8wgfoC JCkEcQ2tTErjpYzN59dmBA2OZvaqrMRZ4Fv+Ql5ngTpKgm1ZyfQ2wBjAWVCFSglwqA/MZdQhwxIZ FJkxqdPUzUAV+cMSzYkOeJIIBkKGZqbUo4M9HZhlxzY3yjhTa4hu2g5RUn6Sp0DQAlqnNHJKxpkE OESoZjUwwKEhnZH2StmVsR+3mjUpXV5S7yyLpNOU8kN9qFqhlAzyDX93gk5Wkpqf3olLG6SSWHev YPXLTTpaT5MhZkFeEeCwFnzzONbQFfNSrGsppsnfedXZ/rR2QRaJ5Rk8Bo+iNWexUaWMFg7yfd4e CfUnrbL6L3r/+fI72iSdFiEK8mPRZgQNjmb26mucs0D+ZEGOYiXT2wDjgACHFWjv/sPBvTgvMibR ayQqGbEET2L8YY/m6EBFhm2aDB7A+PgDIT9fM1MGPDouyjgwy6iM40wtHN20tFYXJeUH++ijBTLu TlCPHcPo4fIPbzPHme6UbbNwFqAWq8mvIUifpZ2yTtzyF/lYD5tSJsD6O/kt96ef+6Vf/2jCN2Ot DxUFPW+AlknqxC+9brsWUAVV2VbSO3FJastjXRvmwpfdyX4omgDOgrwiwGHtxBq6WV77V6W/m6Bl stioapCLgnwjNlaiNN5/E0FrCPwasi+vfMXLo+vGos0IGhzN7G2ncc4CdYtE3SVWeYEXSaBcCHBY hUqJWWAeAR2iaFRCHVDJcEVMSp16kFFJdrgNhGTwo/P5RbbpFKtVh0wyOgryjerGmVpeGiCNl3+t kUMPiB7JWLSA1BbkK5M6ziTAIUI1qxUxC6Rr0w43yFe05xIF+SloV2hKudOkdK8BWiypE9elpmBf UrZii2wVvRlHffBaTO9DUiZY2mQIcJhXxCyonVhDN2qIBtha+gpAElom3U5W1CAXBfkBst2o2Wzo G/uvTA6RqPsVeBN8on4By8wify1DF6UfBDueesB1R+Rf+0NE9zr6N9KkzQcxrHJRsAjGDAEOq1CJ X0NQ/OGHjFgkKQanjGr0IvKHPZozdFhl2EBIJTVrvktnkFWVhDSm3HGmW6En/0G9zuSPPrqXYyXm d/oTe61t2saZxCxAqGa1wllww7Z79V2AIF/QbleU/a5j3mjRUM9o0L1e2/ucj76MF6DFYhspW9Gl 1tpROnHL8X3wlin3G+3lkzz0DYQAh3mFs6B2zJL0M6OGaEBg3CahZdLtZMUM8iDfR8xgLTO6kiYa aDOCBkcze3Xknllgrwlkl75nIbJtGcHfSCuP3S9rniyNuhJgnBCzoAqVFeBQCUYmMhTRR9MyqtF8 G8MImpNl2Ca1yYhLy4v8IZYs0syUeqS8lgnyo5Q7zhR0FVHUL2DIRmVEKgXsib0qaRVdOm3jTJwF CNWso8e/FVyWzUR7/MDNKf1sr+Pqys+PRdbV3s2X5rtEHkVntWl+tBO3KXPSq8beNQXrgrN04oIe Db8NVrMtjf3uTjMhwGFeEeCwdmIN3aizQOxMMXfN1LS1sjgLcimowUejEgSWfC7M9q7FWSC/5XBF 52LY0RYFx9MW2baii3QVqV/2LtYXIDurJaVMUD+MGZwFVaiUAIeGXizRgUfssEdzogMew8zRQH4l KQMnQxbJiMhfK4XRx5mGViWyZ0vSBsscKrH8Y+1wXSr1BPmTPc4kwCFCNavJAQ59rC/zM63nDTr3 WGJvPLpIKlcXeJSU7jVAiwWduHkitIVldeLSWs20HVfXu96WdCux0x+aCTEL8ooAh7WT0VmgSZHa urmcBb6ZnYSU0cJBvmGP5ZPs/KFoDSnvIAjaDPl3d//LC2J+W6YV00UFnAWxaP2q4HjaHyLdWaCN TPeAiN7+utdG64GxQoDDCjR6gENDH4zb83AZoujw7KOfuTR22KM5KcMqMXq1jEiqtTGPX4mNjrKM ALNgFfqZucaZgo36VMGYMMAOTpCfhBaewnGmO2XbLJwFqMVqxWsIinbZ9uKAeVLT+2JDe0Pt2qz3 95dK3+d3lJavJaPda4AW8xtjdzvrasvqxC1T783m+VYvr2032EpjwVmQVwQ4rJ1YQ9c3RDVHkxYh z9ayArFomRQ72TCDNsg39KOAIt2i/CvG/9BJ9f6XFMWWjv18g05YSNLvvOps2Wv54e+FLjLDO/YY Groo6SAEsSSD4ylJzY8a+bZIV9EDGBtCwuZTyDGMPQIwNghwWIVKiVngW/W+PvqZS2VkIgVihz2a owMeG89IVVZAkPGMjHA008r4lVjNwYqjMMo40xopstcK0le0XdCk7MjPJbzoqmjhaRtnEuAQoZrV ImeB9VxyE7J+SqQ3pFzo/UDkZ+rUAwuco9hGo91rgBazTtxaKD+sTOmduG7OqrVDEbj5Gw4BDvOK mAW1k8tZYBbv+J0FB6+8zP9oojUgo2zFWMTG9k3uoMHRzF6V5TgLdKkpOJ72h7BtRRfZKupPubH/ bQhDi6lPJCX6I4wBAhxWoVKcBfaqvEoMXX/MI9j4JIuCdY3YgZBuWkZuljM6tqEC40x7wq9T9/W3 b9hbgaHyJ//76NJpG2cSswChmtUiZ4EgvZL2ViZzpuZC+j5d3c8MesYgM9q9BmgxXVenb0lPGtxg yurEbXqYujaiXXa0W28yBDjMK5wFtRNr6EYNUU2axWtrWYFYtEySneyjBrkoyE8iSwNsL6L2cxLa jKDB1rah8tcydFHsQdCPHYosrECwO7YLWZwFluN7VSzz9t4nJIOlMGaIWVCFygpwqFfKG/7HubHj jdhhj+YMHVYZsQMhfcBjswDKYpRx5oWX3mg7pev640lBDpF/lOzgWE46Wnjaxpk4CxCqWW0JcGj4 oQcKezRjnQV+vnWmKd1rgBaTGnTeWmzbRunEY3XtpmWbJuf31/JbM4MbVTMhwGFeEeCwdqbBWZDe SB9tRtDgaGav1lFnFqyb+3NdJNZ70u7YLti2oov8VbSpflwGv226VLZrS2HM4CyoQmUFOJRxiP9k 20eGImJq6qXkD3s0Z+iwyrCBkFViD9XFprViZVHKOFNXTx+D2ZjQz9QJCGKc+5mKFp62cSYBDhGq WW0JcGhIr6Tdkyj7nSbAKgnyzZNqvuqU7jVAi8k9RnpV66OlM5XeXPKl3/dn6xXoxOWH9dcquQdb Zx1dUbcrKjb5YpwQsyCvCHBYO7GGbtQQ1aSF0EsybgO0TC4FNSSRpQHRvRhK1C8giHX9sXf8gV+J VmsGvFj7KZvQwkGdFq9RZz0k7Y7tgm0rushfxSIg2GQKDbigwSZ0KxZ4AmqAAIcVqMQAhwE2VpFh T0XOAhtZWZkSKWWcqaurIe1XmF3RvdP8KRxnulO2zcJZgFqsFr2GIB2W7+41BR1iFpKcBYIusjpT utcALaY3Bp9rNy0H94noDSBlK7ZIm2Rds3rTpSr5nTQNT0uKkrz+DQFnQV4R4LB2zEyV32L0/tV5 f/w7rzrbpserISr5mjSTNcm4DdAygZ0ci1rpoiA/CWtAFqU30ifWWRBFq7WjkY4W9uu042kmfdLx lKTmR7dli/xVLFPdOgevvEyTOpvAthtsBcYGAQ6rUCkxC3x8O1PnrgsyqtEcG1YJmuMPeGSAJ1gy IBgImflauo1a4jhTV9QxYdLe2cEJ8pPQwtM2ziTAIUI1qy3OAnvmL5KeTrpd7b9MuaaiWa8a5EdJ 6V4DtFi0E1ekG9UComiXmr0T93mD9xmbWPw7d5PnFxDgMK+IWVA7gdX99te9Vp+Ta1KtSkvaDPYk 4zZAy1TqLEhpgDV7lJgFYm9Hv7mg1ZoBr9MEkj7KqIWtTrPY5YeVSdod2wXbVnSRv4pl6uasWtsF /TKCzRCBMUOAwypU1tcQzLZUmZtAMXvYH8Nojg14bICUNFAJBkK6xZTBTzHKHWfqKkljQsUOTpCf hBaetnEmMQsQqlnNdxb4/fXP/dKv+z1gMF1KJXeRaH8nSD2Sr85d7f5EfgFDythW7OYR7V4DtFjK jUG2HtswQfJ19ehWbB+DdfWYBHflKP5dPP2mVSMEOMwrnAU1IoalzlFXiQFpJmVgiEZNWcvxLd4o Wsa3vZNQK10U5CeRZF0HRO38dLQZ8q/slzUpu2KNcF2kB0FfExCLPWhY0u7YH0IK+Pn+In8Vew3h ovefL8moa8A2lPfIQCkQs6AKlRLg0DewZbwRLBXMHs4oM8hlGGbDHrFCdamOo/R31B4uTFnjTNlZ GWhJa62RscfEsBFakJ+EFp62cSbOAoRqVpMDHEr3Lf2O64HiXJ5K+q3IOv2gNpH0g1aJj6xi3gST dKZBsQBXbjRFO3HbO9t96/EzOrm1u5d/cznFxwkBDvOKAIfjR6xE30cgUsPS58bPfErK2DwCKy8W r1qeYqCKXapLU7C1gvwoZpkH+UlkdBYIsndSebpTw7BmqLRyWVcOiF+DLo0a8LFoYalZjqf8iHUo jOIsiJW0Vjcn8v0C8lszs/xRoHRwFlShsgIcyihFBhhJT5WjY5iM+G4Ik1SirwmUNZ6pepwZHTpG vQ9JY9EoboXR1LpxJgEOEapZzQxwaF5kkdjtWfzH0rVpb2WKfcNKqnKLh00WkE7ff3UtWBpFixXz qlq/HG2S3lfMOS1JadVQR2+7IGZBXhHgsBbMJI66CaKYUSpWrpig+jvLioIWzmKXWpOC/CTMus6u oAaf279woT6EV0lj0h+8a7FczoJXvuLlYr2bL0Dql+Mp+bJdixAhKuAskB/mF1DJX8ecAtEVdbui 7G9nQFk8vHLU9X2oPFUX4NAnaojmwkZHIhlfaQC/Uqa7VzfOtDaneAF8l0H6WNRHy0/hONOdsm0W zgLUYjXqNQTpu60jlm4rS98dRdaSPk56Q7H2g0WK9JjS1WbsneUWEsxJS0LdycW8qtaJy49g0TSA syCvDm68PRhMwxgQm1/syYy2opnxaj+bv0A0dHKBFqvUWRBY1wFmUSd5N/zdEQ11EyhaOJezIHoQ ZNO216rfiUQ9yOgskKS5APSPor6Pj73jD6y8j5YUSRuCRVApBDisQqUHOIxldMtTRoZSg4wJZdgm xvmIw6TxjDNlKDjUoyGrSxsyjkWV6RxnEuAQoZrVoq8hwKRCgMO8ImZBw7FH1r5fwDewYyfVG1qm Cc6CFMNeH+y/8hUvz+ImUIbW6aOFkw6CfzCjpnt2Z4GPvjYi/wb5hj8TgfkF44QAh1VoPM4CgBEh ZgFCNQtnAdQOAQ7zCmdBk7no/ecn2ZOSo4tEYnkGSw1XIo+CGpIo0VkgZHcTKLF1RqMJKlo4xWMi jUzai5T2m8EfrKvNGPqeiM1EEGXx5kApELOgCpUS4BCganAWIFSzmhzgEKaEWzZuc6cjyiYCHDaT 9MfdirkSkua6C1og18yCpM0FmLMgo9KdBVF8b0heBb4Vlzuaou23I2DOAvMsZIk9KahbQf7NWB5G B2dBFSorwCFApRDgEKGa1cwAhzBVELMgrwhw2DQOXnmZ2e1DJ6i/8hUvl2IpdrjWk8tZkPSMPSBq Ksdi9nNeZ4Eg65ZiRWsDshyEKCnt15kFNpFBkvLnGDqhAOqFAIdVaDwBDgFGx52ybRbOAtRi8RoC 1A7OgrwiwGGjUAtczNqMj/elmJjTKXP41QWQxf6XTUvhLCUVberbX/fa9DcIZKlY0fU+OdeDUKwN 5izIfmSgyRDgsAoRswBawW17joncWdta4SxALRbOAqgdAhzmFTELAGB6IMBhFcJZAK2AmAUI1Syc BVA7BDjMK5wFADA9ELOgChHgEFoBzgKEahYBDqF2CHCYVwQ4BIDpAWdBFSLAIbQCAhwiVLMIcAi1 Q8yCvCLAIQBMDwQ4rEIEOIS24E7ZNgtnAWqxeA0BagdnQV4R4BAApgcCHFYhYhZAKyDAIUI1C2cB 1A4BDvOKmAUAMD1s27TR9X2oPOEsgFZAzAKEahbOAqgdAhzmFc4CAJgeiFlQhQhwCK0AZwFCNYsA h1A7BDjMKwIcAsD0gLOgChHgEFrBpv2Pnjx50p21rRXOAtRiEeAQaoeYBXlFgEMAmB4IcFiFCHAI bcGdsm0WzgLUYvEaAtQOzoK8IsAhAEwPBDisQsQsgFZAgEOEahbOAqgdAhzmFTELAGB6IMBhFcJZ AK2AmAUI1SycBVA7BDjMK5wFADA9ELOgChHgEFoBzgKEahYBDqF2CHCYVwQ4BIDpAWdBFSLAIbQC AhwiVLNwFkDtELMgrwhwCADTAwEOqxABDqEtuFO2zcJZgFosXkOA2sFZkFcEOASA6YEAh1WImAXQ CghwiFDNwlkAtUOAw7wiZgEATA8EOKxCOAugFRCzAKGahbMAaocAh3mFswAApgdiFlQhAhxCK8BZ gFDNImYB1A4BDvOKAIcAMD3gLKhCBDiEVkCAQ4RqFs4CqB1iFuQVAQ4BYHogwGEVIsAhtAV3yrZZ OAtQi8VrCFA7OAvyigCHADA9EOCwChGzAFoBAQ4Rqlk4C6B2CHCYV8QsAIDpgQCHVQhnAbQCYhYg VLNwFkDtEOAwr3AWAMD0QMyCKkSAQ2gFOAsQqlnELIDaIcBhXhHgEACmB5wFVYgAh9AKCHCIUM3C WQC1Q8yCvCLAIQBMDwQ4rEIEOIS24E7ZNgtnAWqxeA0BagdnQV4R4BAApgcCHFYhYhZAKyDAIUI1 C2cB1A4BDvOKmAUAMD0Q4LAK4SyAVkDMAoRqFs4CqB0CHOYVzgIAmB6IWVCFCHAIrQBnAUI1S+y0 4LIEGDMbbltwpyPKJgIcAsD0gLOgChHgEFoBAQ4RqlkEOITaIWZBXhHgEACmBwIcVqESAxxefaBz we7V129Zfc3Gzq/evvriGzr/182df31TR34oWZIvXO+Q3wWSWpX8ltqs5nEmBfmhrdKcvElDavZz xpaU34K2SiiQ9KuSyuXH2bd3z4q3LHQ+cmdnfeTMyYg7ZdssnAWoxeI1BKgdnAV5tXTbLcFgGgBg UiHAYRUaPWbB1kNdC/CXbu08f75z1lUAQ3jh+q7v4HN7OguHwnMpBQIcIlSzcBZA7Szf95g7HVE2 EbMAAKYHAhxWoRGdBRfv604iCKxBgKE8a13nNRs712X2FxCzAKGahbMAaocAh3nVFmfBXfPrdl91 BQBMCXLJB51AKRCzoAodve+h4F6ckYVDnQt2MZsARuIlN3Y+tyc8tWLBWYBQzSLAIdQOAQ7zqvkB Dndc+Y2vfnLury+44KL3ngcAU0L3kv/Ex7deflnQIYwIzoIqVCzA4cKhzgfu7D4cDmw/gLw855rO 3yyFJ1gUAhwiVLMIcAi1Q8yCvGpygMOj81df9Zm/+vIfn3vtv/yXt551FgBMFetf8IKvvOUtl37q L0qcZUCAwypULMDhZ/etio0XWH0AxfjRG1a/nsFf4E7ZNgtnAWqxeA0BagdnQV41NsDh7quu+MLH Pva3P/uzgf0AAFPF1T/2Y1/46Ed2fP2SoIsoBgEOq1CBmAVf39t5wXriFECZ/NKtnTtS4xcQ4BCh mlWLs2BxubPpcOdLezrrDq0Kl+7vfHVfR/4dmrzyYPfHxfu6OfK7WFLQ5OUHVoOklNTCuq0qkopu V7aYN6mNlKTsiy4NkvJDcuRf2a6QN6kb2ni4G+U4+KtVBwEO86qZMQvuml/3pT/7sxue+9zAbACA KWTD937vFz76kVLmFxDgsArldRYsHOq8blNo6QGMznnbwpPNh5gFCNWsMTsLvn5g9c1bOj954yov vDWcl21Yfcvi6sfv7Gw+HP4RS4cAh3nVTGfBFX/5qb97+csDgwEApparf+zHLv3UXwQdRQGIWVCF 8gY4vHKp+5J5MFQAGJ0fv2n1ugPh+WbgLECoZo0twOFXljq/tfmbQQcBzedfrF/94I7OtuXwD1oi vIaQVyuLW4LBdO0sXPq1r771rYGpAABTziW///ubLvlK0F3kBWdBFcob4PDc7byAAFXx+aXV4Hwz CHCIUM0aQ4DDWw903rEdN0G7eeVtnZsqm2KAsyCvGhjg8OK5ufkXvSiwEwBgyrnhuc/9/Cc+EXQX eSHAYRXKFeBw4VDnVRsZyEFVvG17orNAcKdsm4WzALVYVb+GcMXezn/dgjd6Evih+dUrMwStLQDO grxqWoDDw9dc9bmPfjQwEgAAhM9/6EMHr74q6DRyQYDDKpQrZsHfHWIgBxXygvWrSTNYb7nzfgIc IlSnKnUW3HKw86u3c4OZHF5yY+eq/eFfeXTuemDVnY4om5oWs2D3VVdc9N7zAgsBAEC4+B3v2HbF ZUGnkQsCHFahXM6Cz+0JxwMA5XJtQtgCYhYgVLOqcxZsPdR580LYF0DbefWm1Q3JcWiKQYDDvGqa s2DzZZd+7c1vDiwEAABBOgfpIoJOIxfELKhCuQIcfuTOcDAAUC5f2hOedQrOAoRqVnUBDj+zu8Mn DyaS9+78ZvC3HhFeQ8irpgU4xFkAAEngLGimcgU4PG9bOBIAKJdLEyauEuAQoZpVUYDDWw90fuU2 XkCYTJ61ruSXEXAW5FXTAhziLACAJEZ3FhDgsArt2LUvuBenMLeXER1Uy+UHEmMculO2zcJZgFqs il5D+DT3lYnmHdvLnFyAsyCvmhbgEGcBACQxurOAAIdVKFfMApwFUDVJMwsIcIhQzarIWfDGBe4r k8yPXN/ZXN6XFAlwmFfELACAtjC6s4AAh1Uol7Pgw7sY1EG1XLwvPOsUYhYgVLOqcBbccbj7EZSg F4AJ44t7w797YQhwmFc4CwCgLYzuLCBmQRXKFeDwT7aHYwCAcsFZgFBDVUWAQ7nggy4AJo9zt4Z/ 98LwGkJeEeAQANoCzoJmKleAQ5wFUDUEOESooaoiwOFf7gq7AJg83r6YGIomLzgL8ooAhwDQFkZ3 FhDgsAoR4BAaBQEOEWqoqngN4QM7wi4AJo/fXywtxiHOgrwiwCEAtIXRnQUEOKxCNQY4PH7ytDTg guWTQX5Gztn1ZJBjXHLft08+9d1dnaeC/KYhLZQjIK0N8qcZAhwi1FBV4SzAAz0NvG17aTMLCHCY V8QsAIC2MLqzgACHVai6AIfv2//3QpBpXHjPt10Lnn46xexPQlbRdaWeYJGgRrioc+q7waJGoY0U bTjxnWBRWahHphR/xAXLJ7N4dg498dTJp75b2AdEzAKEGiqcBVCM12wM/+6FIcBhXuEsAIC2MLqz gJgFVai6AIfv2+/u6bGWqtnzha1KMbC1hugMAjFWdVGKtyKJLY9+Z2XtdLCi5EidmikFkuYsyCIp ltEyX3fslDYyqTaxuoUgMy+6CVXhQ63IQXAVZdDxk6eD1TOCswChhqqKAIcEwpkGSnQW8BpCXhHg EADaAs6CZqrSAIdiNutWzHQUw1gsavmh+Ul28jm7nuyc+u5Qg1MrEfn2uc1ZSKo8HWmerh4rKeB+ pSqLk0J20JUepgIuD8NV8fTTethHYaXnLJB/g3yfC5ZdDMLCcyUIcIhQQ1VFgEOcBdPA7y0Q4LA2 EeAQANrC6M4CAhxWoaoDHB564swMArFXJXnOrifNiTBU6e8RmGHvm6a7+nMWUt5uSJkqbxMWLMcM YH3lQX+vxNnMuiiLWW7TCpKmIUj9WkBKBotyoZWIRn/TQZsUu+NGdc4CQWtutXAWoBaritcQcr3b Bi2lxJgFOAvyigCHk8PM7Inl5bXl+aUgvxL625oJ8h2Lc/Mn5uePJixtCjMzS3Pza8tyHSyfmJ0J l8YyM7M4k15y5mjqkUlhab67YtMPWq2M7iwgwGEVqjrA4fv6LyOIpb2ydlptSH2ornPspUD0ybmU 1LXSbU6r3De5NSejov6CFGeBFtbf0kIroOSyk7WkyN5u8DFnSomvIbR9ZgEBDhGqWcQsgGIQ4LBG EbOgFSzOzontnc6a+5OK5Tu3GKmha8R2i8UuGmBxTkzW5RNzqSbx7HzqtmZP9BcXN31n5k5IM2Yj +X16pnVmI1/2S+z82dmlue6RlBVdA/vKWJUcnG7p5YEjP4ireW1+Nlh3CDNz9hfMvlPTxujOAgIc VqHqAhz6nLPryeMnT6/07EyzJ3WRxhfwbWYrELWio4hd7XsKzNRXwz4JLRP7nsLozoKhcwF07oNO bZAf0dkTvWq6CvLzYmEgRdEG50VqGFqPHYTCzoIv7ekEZ51CzAKEahbOAigGAQ5rFM6C1hA80+6b 6ynm9CAzR9WMFas4tG8HMJN1bS7J3LWqPE/BzOzRubmlXmOcRR16Cma73orEOo3ZXjPmFmfVeF5e 89rm49oZP5NiZmlu7ujcfG/6Q8+n4NbqW/Jz3YO5mN+R0XcWJPtcnM2f20uy1He/pFU+9YzuLCBm QRWqLsChj5iOYhKrVa/TCnRKv00NEKkpLhx64ikpk8VTEEWrGvoUXYvFGrSjOwtsR2KxkAq6g/o+ gu8v0O8XiNLryYI1SVQ44qAhu+zqyiCcBbHCWYBarPYGONS7TuFeKYp6fH1HdZORHV9ZOx3cUSTz 5FPfHfE9t4wQ4LBGEeCw+bhH/YNOgeFWawRnjg5ZJc4REND3U6x5D9j7LgZp55ybVjD4+L03278r MdRdPTM998Eg5qroy6xu17D+cXDJM7Vlof/0PrOHJaQqZ4HN1Ogp305NEzgLmqlKAxwq6hFQY1Vt YzPmLb6ASAdy5+x6UsqoKyEvUoPUI+OfID+Kv8UArURkOYEXQH+vRJwFtmK6ka9l/EGmHgT1F9gB KWUU6jsLpP6UIA5ZkF2WeqI77mNbLNz+ryZ8DYEAhwjVrLseKG0yuTEeZ4G5pVNuD9I/Zu8itTZR 7F2kachea2v9ftnc0qO/ojYUAhzWKAIcNog449kehgf2p1r+uazKkpwF7hWDrr0927Xtgzb4DVvq Nn75aPKk+t7j/Znuhpy17E0TCK3uyp0Fi9aGZDu/GmdB/5j3dr930PAXxDO6s2D12IN6rFGJqjrA oaADFTEjZSQm4xN7D1+S2gaxY3Xcknc2gQxyVvqfObTa1h07FTXXpX71VihaMt1ZEJVWq79lu/Jb hl6aNKW7KvT5VtSQ1nxTKZ4CQV0zKmlYMReMIbXt6jyV/jeSv4L+oYP87BDgEKGGqtUBDuVuoXsR 272am1P6uGBRFOtYkwrLTS5jvJmVngt2xK45HZvMJtuyTLtf+pnVQYDDGkWAw0ZxxniOszl1qf7W YHj+DPzF2d6LAMk2ainOgkEnhXMcdJMuvGK3VWfanGqcD1CKsyDe2+LjjHJ/TkSwqKeUwI29YqU6 C9zfJbKn+AuijO4sIMBhFaoowKGMT2RsZsMzNdRlkCajLCsjoyldKuM0HaqlW9pC1DhXychHa/PN 46j06b2gyXRngeXYMFJ+SFJ/r3hDLNsRkb+DAXI05DhoJQE2chOV+KQqcHxIA4ICGZG/Zl7/hexp sbkMBDhEqKFqbMyClTyvSA3VUH9B4NxN0VD/t015kF0IFqVgN8IsPaxNV/PvPXZvjr0hlQ4BDmsU MQsaSpzN2bf2u8bt4Kv4vq2baKaO7ixQU9kPv+fq7AXzc4Z0fJvTNxrnLHCeiNCEHjazoO9tCRic 599VoQ8W2D56Rz4g5iCk0W/YoD+l74WZnx1y3KaM0Z0FBDisQtUFOPTt9qipaU87zIJVk9vs+SRk bGOPYawGyTn51Hd1jKeZvsktq2hmsGJZzgIhxRGgyKBOlsYO7Wy4aCps1QdII7VCHS4OPbZJWD15 VWCLxCxAqKFqrLNAOla5x/j9r9x+VtZOW48fRbrdlP46BbuxJTlQZbtaIMVz7GPGvKyoOdI2nY83 VFl6WK0qKClJybQtVg0BDmsUzoKGkuIsiA+zP/xx9MjOArHD3dcEzrRKcmZnXaTA2HkE3nyHpZ45 7c+GOEOis0AMZmeHa+U2KcAlszx+770u4WtN9qL7f2aTvk/JMwv6RyxmL2bc7hdzakwqozsLiFlQ hSoNcBg1vJWkpyk6qpF/Mz6R1kpkK2Jdm4FtmVZMxoSaaYNDTZboLDCkGbHVJiHltUL1dFhSJDkZ j0MSx71YifqjWIWys7p6kJ+EHcOUsXoSOAsQaqjaFeBQbydJrwP4nWOwKB1dSyT1y50sWGrP/JO2 G0U6ZV1FZJlSs/SeI94ABKlEa/ZdG5aZsu/qTdDb0ugQ4LBGEeCwoVTnLEh7Kt7F2dUJ9rBay3HT +IVlbXMkX1EnRELNpc0sCOlHIuiV9N0ZfWs869P73jsgS7M950iwaJDuqyKyoaHfYrQGJO7C7In+ MVubT3vBZHrAWdBM5QpweO7WcAyQjo3H/EwzXFci9rY5EURm/KegJQPjPJppW7ShkSZjrXozdC0n WF1/pyvLQNEGbCIpb0+hbHMmWWotz4Vbv7cv+reI3eWhyF/K6vHRR2LRB2x2DAs0mwCHCDVU7Qpw aD3pSuROk7IoHe3yTpb92VvtneXfIH905OYhNQftlL3utTGTSvEXEOCwRhHgsKEMdxbMHO2FLeiH DxzDzALB2beDc+YzYRP4u8Z51O494yzofzoxPAIFnAUzGixQKnF2u+8s6BVwO5vUKh/XwsRPOfro VkSJ/oK+pyDZoSB/X6lK/sS9cqrl5RNz0s6UXZ5wRncWEOCwCuUKcJg3FpVuwh+o6FhLlGS1+v4C kYzKkiZ7ClomqCqaaSNDs101GdsGM3QtJ1hdf6+sdSM1yr9WTLC9iz5w8rEKRX6dIlvRHlBFJUNK 25EUzBmhjdQ5C9HBbRakBq0qKT84DnYMs7QzgACHCDVUrQtwqI/HRUG+9tR5zWDrUrWb1vcR/C7V vON5Oz6psEBfORSbs+Df6ixT7jErOeeMFYYAhzWKAIcNJYuzoG/o9soMN55HdhaEW4yPDuCxeOY5 vD4kH9idboVmYC+7qiMq6iyYmdPH8gPP5PvOAm+tmaU5/yWF5RNS3l6s8Ok7CwZ3IZ4hh9qaET9B o4cdj2Vpj9sXpzMeoqljdGcBAQ6rUHUxCwTdxIpnrGpy6ORKfRziK3YopYsCm18zY2WVaDLdWRCV rq6/ZS9krCiDQ9+XoUPTlOdD5gKQktYY849Ex66yyMafpoyjSjvgOmfBtiIjXr9YFmRndd0gXzNF QX4VzgJeQ0CoZjU2ZoEiPV3Qp2snKLcTP1NuP9L/rgw6OKWk5KgXIAk9CH6Pr04H9ReYq9gvUDXS w6Z0stYk/46rmbr78q8WsKUVQYDDGkXMgoaS3VkwmKzQWWDfO9At9luY/KS9b+BKVTNJX2roexyi ryGERyCzs2CmP6Eg+rZ/14MQN4mg+xmFfmsD/4IR7yzovpgQ9SykHOpF/d7kfG9R79WG1D/HGWTF 3lHVP/eUMrqzgACHVahSZ4EMY1b6oxFR1BiOImV0aCfr6lopQy8tEOss8DOtKhtWaTJYUTFD13KC 1fW37Fcw5jRrPNpg3+aPbtSeV0VXlBGsHjTZtGxIjkz6aNZHPRciGyhqjjU4O/ZHDPI1U4fKPnYM 7YBnh5gFCDVUDXcWmH90FCV5srX3jPbR1s+qxukpkG3pRmXHg0WKLlVpX2w3M93NlXE5CwhwWKNw FjSUBjoLAuJaOMDQAj6JzgKxq533wSXTAhx23QSSH2fty371vh+R9kx+Zmlu7uhcQkiCWGeBy5RW DWwx4VB33xyR3CGxDCCZ0Z0FxCyoQrkCHOaNWSDIeEbw38/PqKQxm4+WNPNbVhGCTMEGSGa7ajJq twtm6FpOsLr+XumZ3OoCUAPeRqq6liFricEv1QbDs1zK7iNQrM3aTsXGlnknF1ib/UzbRPDcTrBj qEcsFzgLEGqoGh7gMNp3C3pX8HNi0RWTrG7Jl74+tjuzW44o9o6SBZ1KJ/2ydPQalzGvok4KOxoi m+220uvKrbAmRZqsDgIc1igCHDYUnAXh6q5hwcwC3/DuPqVPep+/b9V3pxsEizKS7iwYPOxxhzpT cMREZvVjmUUbPyngLGimKg1waJhhmT6asmJZ5iAIWljrlH9lRGReCX9DVq0N9jQZ2xgdtvlPy4PV 9fdKzwhX81t/6xOmoS2XsaWOCS1HtyhDRMtRbLtJI9gUpEm6ru2yopnRbaVjtfmZ+sauSF9z8JED q4uCrWeBAIcINVQND3Bo/Y6fudLrvKxflv5XfuutwsoIumLsLUFWkY4s1uMg/biuaMrYWZvjNpBU KEjb/M3pXU167dg2xCIltUKVHATJ1I36tyg9OCLLqQgCHNYoAhw2lOHOgiCWfmZnwWhfQzhD5c6C nnV9xvgPnAW56HtA/PqjuC8sJjQ4zlnQj9oYtirZL+OFaciD+6OIpttfMLqzgACHVajSAIeG2b2x gzEjYzHDCsv4R37oOM0yrZhVa7arJmO3stIbPsm/lhOsrr+tgD4H0gaIsg/nDF3RH8Iptt3oQ6N0 bEV/LxSz8KObS0GPicjPVB+HyHd8KHJgdZEd8OwQ4BChhqrhAQ6t37Ec6+9E1hlJH21P7+WH363H 3hKSkPuNrqWdqSVFkjP0TiDblZ5di+laSY4Gu7tE3/hKQlexA7LSuxMcP3naphgokq8F/EzzgOS9 8aRAgMMaRYDDhmKW9uzMYje+XS9YgFqmIzoLSp5ZcOY1gQiuooLOgpChzoJuqMJIGxRtSWpAQffd R1Vcm9OcBWH5tEMdG6fgzMEsOvVgOhjdWUCAwypUacwCw8zX9MFYxmKGFlbZOEqTfg1WrQ4LbSwU uxWdIOAP24LV9fdK3w73h6O5LHDFhnNauY/VHF2UjgwIdcWoGS/oDoqyDwVlZ3UVP1NzgsGnYjsV 24B0CHCIUEPV8JgF1u9o0jr66ItSglngovRbQhSbwCaSym1uld0qTLI0S/ethWO3bnMEsnsKtBkr vVuUriu/pbu3dhqSrwWSVJa/oERnwdHj33KNQ9lEzIKG0rceu+pHvx+YWdAvMDzgX59qnAXJvoCh BXx8Z8FM7wsF80HM/8BZMLPUM/IHYxP07PBgc2aHh0fGeVuGTDcwYpwFiccq26E+gyvfbSTOgjRG dxbwGkIVmhhngdmlLh0nHbalb0UX+XNUrbyurr9XvIf2Zn4XsI11Rb82Q5qnS3NVa2tFR4aK7Y4o 41BQqpKhtd8Mfys6xUAOgtUm49uhz9WSIGYBQg1Vi5wFZv8n9YOC+QvSbwk+fu/p3w9E1j9KP+iy IjqeEPhAl8Zu3WZwBfkprKydFvS3rmvJAMnXAkF+6RDgsEbhLGgY3Rh79p287jvqnuk74CwIbVc1 XJdPNMdZ0CXzi/pud2SXu3WemJO15gaf/A8GOOwfomGmfn933HSMMyS9QZBIjLOg726IVJ7PWdDf 9zP1pARfmG5wFjRTVQc4VDIOxrKP2QR74iLyy0dzrFodzqVsxZ4Y+ZlWXn5IUn+v9EdftlSU/dmP YoPVWHeAbEKXBvkp2DA1fY6DP2G2wKMjG4fHHgSR1I+zIFY4C1CL1ZYAh9ZDSU5sB6fuT+m25F/t K628X8zH+lbp5fVOINiGoh2uLLIpXiZbMUCXRrduHautKB1r0k4pgWdXV1+ZIGcBryHk1X3btgaD 6XqZameBGY1iEsfF8/cN77452ps8H/1GYBzVOAtSXkMQ+jZ9Sm3dryraO/ndLwVYycGAha5hWW37 Hm6Xn54PPRr9xkft/ERmus4Lf7KDuRt6b4gsn/C/DZnD2u97HPxDpM3L9medKnAWNFO5AhwWHtfZ mCdlMCZkLKbYOC0w0TXTr0HGVxd6MQVt1BcduckoS/KDgV8wYNPfK73Rl7XBN7+j1cZizUga+Ol7 tbHz/GOxCqMD1yj+ODZLecN2WRR4BPzJuSJ7HTgXKQEOn3rK+VbaK5wFqMVqS4BD6Y71RTJ7LJ8k 66E0Gb3xSH9nfWV0qXV50U5cGqAdq2xiZdhnb7WSaP16Dwjy9S4ldfqZSfQqrt9ZQIDDGkWAw0ax lPHTev7U+plZfczefd091basYWZBaplFzzny9JCPGgpFnAXC4sxsN5bBstsrnZjgPAUZX0CIZ3Ba Qf+vIOo5ejJ6CuxoR1py5k/MiwlnGN1ZQIDDKjTmAIcZFR01xSKjr3XHTgUWqQzbgpmnUkAqtGI2 9osO3nRsJjawIPXoywg2INQa9PfK2mkzm7UeS6qSXACKjvdEuglF6rcmyW8tkNGSN0+BDpKzYG9P qGRDgfEfxXcHRI+eEozP7bBnhACHCDVUrQtwGM1RVnpGsu+I1WLBjUc6L+kWJVN7Rl0rr5I6Sh8t GWxde9LYG4DeqERDK9di0vIgX7E9CvJLB2dBjSLAYQuJ2vP2+n2ayd1/zD6uryEIQ8rojmRwjnQp 6CwYoOs46Nv0XS3nMex9Zuxg+ru26L6noBqYJRGLm5uQ9IGDvr+AKQbG6M4CAhxWoVwxCwq/Xmqm bzAcCshYLC9Sm1brS4Zb0WKSaY4GM79NOjBziZ6CgZwUcAt6ivUX2D7KUDBY5E9PMGUxtm0HfddD FgJ/gSjpyPtugqH+C//QRXczHQIcItRQtSvAYWyOstIzkuVfy9FiSd2fck5ln73Vwv7WpZOVnKR5 ZVa/KN3Fq2X8PfXR4yAK8kunRGcBAQ7zipgFbaNvpgYW5oz5CxJjHDZtZkFOYpwFapyvZX6V4Iwx 351fEHgNhszL8Ogfotj9mpntL+0puW19T0HqcT4z+aKUY9h6RncW8BpCFZoGZ4EiYyp7HiMKLHlZ KgO/6NBOx2wis5A1KUoapEnjg6kNipRf6Y/NklwAQSOHmuVSXg3+oSWTsCbFujb0sGgBUfa/i/lN pP5gUTrELECooZpyZ0EUXSva+dqdLLZXjaKFbevmxI16c6NKd8dqGX9PffQ4iIJ8c/cOnbmQEQIc 1iicBW3izBsHcRamGZYJ9mc1zoIsMQtyGLrd70SGlTjc5s58/vCMUZ7yDYgevc8raNH+pyXC/K7S wkP2mPHdDclP+2d6r5Oo4mYNnHlnwZvl4b6OeQYtcKZ5Q/8iUwDOgmYqV4DDUWIWyLBnZe10koGt yMhEzPWM46tiqCketdXFvE8aKMoiv0myF7E1pKNOBxnXpR8BRV+UGHocLrzn23JUM9aZghz26JhQ tq7HSv6N9X0MRVoVPIfLAs4ChBqqtgQ4TMlRVspwFljlsbeTpEWxaGHbut4tAsldQe6ONnlMatZ8 fy+ipJfR45CuUvwFZ9/WCf7uheE1hLwiwGE7mOnbnwO2bkjqw+qZo/Nigqat3kOKdW3X4fPeq5tZ UM63AKQSL3RiNwBh0twB37ZPaGrv+GtVGd9c6Ic/jK3Q5ib01fUOyGGfOzo7uzTb3X3vL2hzRkaJ sDAh4CxopsYT4BAgIwQ4RKihWr7vseCyHJ32Ogt0Fb8Sw7abxdI2s98mtp3T/9JPups2y6QyrSe2 kYIeB1GQXzp8DaFGEeCw8aiZqm/XB4ui6BcTRre0MzAz13sAnupWEBtb2lOC5Z+Nmdmup8M9me+6 PLq2d8atz7gvVgYxEbpTD7S2udw7sqiWfyS/i35bIdF/MYjOGcn+4YbJZXRnAQEOq9B4AhwCZIQA hwg1VO0NcBirlRGcBfbwP9YdIDXr0iA/wNwEplzeinN6kXiDzACt1t9Tn4ztHB0CHNYoAhwCQFsY 3VlAgMMqNJ6YBQAZIcAhQg3VhH0NQf61HC2W0Va3V/qTXhXTN7iSwhMq2gZRp//tX3VASHLE98p8 dBP+nvpYG4L80iHAYY0iZgEAtIXRnQW8hlCFcBZAoyBmAUINVeucBSs9YzgaAvDCe74d2Pm6YhZn gc0psPABwgU5P3u7xfvyjZ9vuyCSMlneYpAy646d8sMZ+GhVchyCfEWPjyjILx0CHNYonAUA0BZw FjRT4wlwCJARnAUINVStC3CYjm+Zq9KdBeYFiHoffOPfJOWDYj6yysra6ag74BzvqznZtasTH+dW l0qFQb5iGwryS4cAhzWKAIcA0BZwFjRTBDiERkGAQ4QaqioCHJ67NewCCmPP/IP8FC68x71QoEqa /+8b8EkuACmT67O3Q1l37JRfYYq2RD75a2gBaXyQr9hOBfmlQ4DDGkWAQwBoC6M7CwhwWIUIcAiN ggCHCDVUVbyGUKIH+tATXWdBAStdbfIkL4D6IMr97O3YWOm5A9J3LcXXUBYEOKxRBDgEgLYwurOA AIdViJgF0CgIcIhQQ9XwmAXQWN62nQCHtYmYBQDQFkZ3FvAaQhXCWQCNgpgFCDVUOAugGCXOLCDA YV7hLICmMrM0v7y2vHxibnYxXNQUlublGlpem59dnAkX5acF+1s7OAuaKQIcQqNIilmAswChmtXw AIfQWIhZUKMIcAgFWJybPzE/fzSXhTwzJ5aw2NVhfhozR5f1PF3Ot61xsTin7Vs+OjsTLCpE4f2d WZqbOzo3t9TIo1QiOAuaKQIcQqMgwCFCDVXDAxxCY8FZUKMIcFgfM4uzcyfmW2ngmZG8Nt/1GmRh rbeC6EQuu3pmzq24PNfA5+394zC/5OerW6RYgwvvr1txOd/hbRujOwsIcFiF8gU43BmOAQDK5fID ifNV3SnbZuEsQC1WwwMcQmMpMWYBzoK8IsBhPczMnuiZmWtz7TTtZrvz78U0jTwAnz3RWxDZr/4z 83wzC4T+ivU6C2Zmj0bcH120bYNOE3OLFGrzCPtrJ1Xug9waRncWEOCwCuWKWfDFfbxeChXyrHWd Gw7Hjyp5DQGhmkXMAigGAQ5rFDELamBW7cnA0nZmdqy6r7LPzoj12HtJ3inqaPCXDjzu7pqRzq7t qfeavS0twPicBb3Gz88nzL9I2lz5LM7MdAkyY2cWjMhI+zu+A1ILozsLeA2hCuVyFlx+gHEdVMjz 5zubDodnnYKzAKGatWXHUnBZjg5Rc6eBEgMc4izIK5wF4ybRzO7SNz6fPjFrmTOLzrnQf9rsaugn z2BvvA/Y5LK65jkHwcxs/9n1CCZuSc6C3osYZ57J5+XMM/yazOO8zoJx7G//RQbvFJoccBY0U7kC HN5xqPPjNzG0g6p45W2drYfCs07BWYBQzaoiwCEzC6YBYhbUKAIcjpW+IZdk6VksgNAIt1fZxdg2 Z0FoozpDXXSm/vgtjjy3vyRngaBP7INMpT9RotTn9qUyxFkwM3u0G3dwYO/GsL+JZ1H7wVnQTOUK cCi8fnM4DAAoiz/ZHp5vBgEOEapZVQQ4JGbBNICzoEYR4HCMDJ+Kn2zm2ayB+aUzzoLBYmfyzVb3 1rJiSr9wwefP/dUjAQ6XnVNjOcjvPxVP3vcII3s0ykC/+5CIO7zxgR7dLse4TmIpcX+Hn2ktZXRn AQEOq1CuAIfCZ3eHwwCAsrguYVqB4k7ZNgtnAWqxCHAIxSDAYY3ac8uGYDBdL5PsLEh8Gn+GlGfC /cfOy0fnok6BLv11u3L5/nyEfrE+/WkIxUzTxH3JPbMgmaZYvL25AANJ+52KHeH5pUyrlLm/kzq5 YHRnAQEOq1CumAXC4nLn528JRwIAo/PunWnjSV5DQKhmVeEsIGbBNECAwxpFzIKx4az9VOM8r7PA Myz7pmZPaqub+yB2+sCZCgvYkzU7C2aWZmeX6vlGYG8He/EmLVOP5NrgVzD14OcJJFnq/g574aWl jO4s4DWEKpTXWSB8nTCHUDb/6JrVmxNCGyo4CxCqWVUEOPzrfWFfAJPHO7Z/M/i7FwZnQV7hLBgX SVb0AMnOAvMF+K8hiOz9gv5z7J50K+nugHRXwhDG4Szo71HkjYb+5P+avhFox7/v94k5zj1bPWfz yt3ffm21HKLKwFnQTD3wUJG3UM+/E38BlMnc7vAcC8BZgFDNqiLA4VeWwr4AJo/38BpCfSLA4Zjo P+lNt8wTnQVmoIrtN+As6JccyFRb3fwLQ5wFRR4+j8FZ4I5YTOPPGOf1TC6wBri/pkuOGGug5P3t H/ASIiA0CJwFzVTeAIfKpsOdV98RjgcAivH2xUwjSQIcIlSnqghw+I19nWetC3sEmDA+vDP8uxcG Z0FeEeBwTBR2FszMLM07q94ZfoN+Aa3QLH9Vz1bvP1tOiK7fcGdBv3nRxtdhBs90P3no2eq6m9q2 ctpT9v7iLIiHAIdVKG+AQ+OOw503LjC/AEbl/J2rC6lxDQ13yrZZOAtQi1VFzIKthzovvTHsFGDC uCn1HbNc4CzIKwIcjol8zoJQa8uepdoz1E/M+vPMxTJcXlvuhjPQrfRs9b65GPewWijDWfB0dV9D cI/TY8rXYwb3pw/Ma2AC7wuI/fZknzQRR9n7W89RqprRnQUEOKxCBWIWGIvLnf+965s8FoJi/OgN q5/em9VTwGsICNWsKpwFwrsWw64BJolX3d7J2MtngZgFeUXMgnGR9Mh9gL4BH2/eO5yzwLcGZ090 nQVzi32XRNXOguR2ljWzIOVw+V6SYFGl9LcbPvzP9JcdRun7W9dRqpbRnQW8hlCFRnEWKN/Y13nd 5lVcBpCL8+9cvTFyLqWAswChmlVFgENh/aGwd4BJ4q/3lRawQMBZkFc4C8ZFJms5j7PAK9z7PkLX zhxwFnjvuqc6C9InO8RSwFmwNDd3dG7W/wZhGm7mQtwLFIP7OFZcqwb3OnXOSPDZxURK398aj1KV 4CxopooFOAzYeqhz1f7Oh+/svH6h8+IbwqECgPCcazrPn+/8/uI3L9rfuT5yCg0FZwFCNauKAIfK u7bzSttk8qrbO7ceCP/co8BrCHl1bOe2YDBdL5PrLDADO84g7JPLWdC3MFW9VQZNxHR3QLorIZ3F mdml2diPApbymD3VsZJqnPcbsNz7kGHpdrLO4Bj8C7r2xBzGxVjnQgyj7G88o/xxmwzOgmaqWIDD FLYtd3Ye6Vy6v/PVfd1/1x1aFfzklQe7Py7e182R3wWS8ltyNHn5gVX5HSS1sG5LfpeeVHS7ssUC SalHkrIvSUlBkrJdQXe53KRuSH7IdiWncFLQpB55PykltbBs98qlzuJy16kUnC25IMAhQnWqigCH yo0HOz+1IbQzoe08a13nor3h33pEcBbkFQEOx8hwQzqfs6BfoZR3FmzwPLmfjLNC+wZqye+0l+Es SHnMLgyzwBdn5+xbg0/7sR7yszgXRl6IYdltLBq+QfN7Gv4HLby/MaT93dvN6M4CAhxWocIBDgHG jDtl2yycBajFqihmgcI3FCePC3aX+QKCgrMgrwhwOFac4Zf4lDins6Bv8IvULAycBWeeMEcM0UjJ khjdWeB2KqmGTIfoLO8TEqPt47D3CFInBWSilP316buQJiu0oTK6s4AAh1Vo9JgFAGOA1xAQqlmV OguEud28jDA5nLu9fE+BcO/Df+9OR5RNxCwYM+m2X05ngZXvm5pRF0C8U6CiaQXCqM4C591Iblii +yNCv6Qou6WdD9tE962H2ZkCB7PE/e1h/qOM5VvG6M4CXkOoQjgLoBXgLECoZlUU4NDn4qXVH7k+ NDuhdXx4VyWeAoEAh3mFs2D8mEfgRGSGvBn/aS+oq7NArfFgjnrs/HPzF8z3ogzMzPY9BVXYkyM5 C9xL/mkNy/XYvF94BOdFCr5nZ3GmG86gl1o+MTenn1ccStn7az4g933HyQNnQTNVSoBDgKrBWYBQ zaouwKHPdYc6b93GFIO28ou3rn5lKfyblgivIeQVAQ5rYXH2jAHvMs3ON8XZh+ZN6Kq7bv+jiQMP 0lWeCToze3TwFfoTc7HhCUdnBGdBnOUsB+qob3vHT5RIJnCmlMZM/3gO1jwz+PpDN8iitzSg3P0N XEITCs6CZqr0AIcAFUGAQ4TqVHUBDqOIwfmajd0IeYEtCo3llbd1PrtvdcQwtkPBWZBXBDisj5ml bvy8rE+hW0JBZ4FzgsT4R7pHyZnB/VCCorSZF9Vi7VlONsuHR0woe3/1y5QTdi7FMLqzgACHVWjL 1h3BvRigmbhTts3CWYBarKpjFkTZeLjz8Ts7H9vdectC57c3d159R9eDcM7WLkHy9xZW5bfwtu2r QulJ2ZZtSH4XSwqalPxoUral25WkbrrcpGxIDpput1hSapOk/JCkZMrv12/ufGBnZ25356bDo37t JiM4C/KKAIdQJr3n291PM+SwWtW0XnYvVsQyOO3izHSM8THT+8iCWvjdLywMf3p/ps3BWwat2N+G MrqzgACHVYiYBdAKeA0BoZo1fmcBQAABDvOKmAVQJ71X/YdM1+/RfxTfNdSDRRXSfX1jfq37osd8 LxJB3k3P9r6h6E1AaPj+Np7RnQW8hlCFcBZAK8BZgFDN2nrnweCyBBgzBDjMK5wFANAWcBY0UwQ4 hFaAswChmjWeAIcAKfAaQl4R4BAA2gLOgmaKAIfQFghwiFCdGmeAQ4BYcBbkFQEOAaAtjO4sIMBh FSLAIbQFd8q2WTgLUItFzAKoHZwFeUWAQwBoC6M7CwhwWIWIWQCtgNcQEKpZOAugdghwmFfELACA tjC6s4DXEKoQzgJoBTgLEKpZBDiE2iHAYV7hLACAtoCzoJkiwCG0ApwFCNUsAhxC7fAaQl4R4BAA 2gLOgmaKAIfQFghwiFCdIsAh1A7OgrwiwCEAtIXRnQWjBDhcW1tru6Vx+vTpJ554wiXKEwEOoS24 U7bNwlmAWixiFkDt4CzIKwIcAkBbGN1ZUDjA4dra2sat206cOOHS7dTq6urmrYvHH3vcpUvSGGIW bFt2bD3UJZrccaTL4nKXipKyIc0RqkjqhjSnoqRsSJAfShVJ3ZZut9ykEJwVeeE1BIRqFs4CqB0C HOYVMQsAoC2M7iwo9hrC2tralYv7/nLj/glwFly2Zc/fLBwo119QhbPg8gOrH7izc87Wzv998+rz 5zsvXN958Q1d5HdLk4ImJb+lSflX0BxdOubkGxdXX7Ox8/bFzqX7i/gOcBYgVLMIcAi1Q4DDvMJZ AABtoRZngXoKnr3usY/ccXACnAVf27L3mVc9Vq6/oMQAh1sPdS7Y1fn52zpnXQWQxs/cvPrX+1aD 8ycdnAUI1SwCHELt8BpCXhHgEADawvidBeYpEONkYpwFsi/l+gvKCnD49aXOv70ptAkBUnj1ptW/ O5TDZUCAQ4TqFAEOoXZwFuQVAQ4BoC2M7izIFbPA9xQIk+QsEEr0F4we4HDhUOeTuzo/esOqtg0g O89ct/r5feEZlYQ7ZdssnAWoxSJmAdQOzoK82nXzTcFgul5wFgBAEuN0FgSeAmHCnAVCWf6C0WMW fHhn5znXuFYBFGBu9/D5BbyGgFDNqstZsJgaozV7nNViSdmQ5ggVJWVDmiPodstNyoYE+aFUkdRt yUYlGfz5yoUAh3lFzAIAaAujOwsyvoYQ9RQIk+csEErxF4zoLLhobzeCnd8qgLw855rOJQeG+Atw FiBUs8YZ4HD9wc6n966+bvPqOVs7P37T6gv7YVqHRlJtbFJ+aE4bk/JDc4Ym5fcv3rr6tu2rf7Z7 9Ut7ujMPg7/siNz1wKo7HVE24SwAgLYwHmdBrKdAmEhngTC6v2CUAIfXH+z8yPUD7QEoxstv7p5O wQnmg7MAoZo1ngCHVx/onH0b09UmhJ+5efWDO7ozDoK/cmF4DSGvmhbgcPdVV1z03vMCCwEAQLj4 He/YdsVlQaeRi6HOgiRPgfD+2w9v2blr8+6l9rLlzj1f3LwU7Jeg/oKjx467o5BTowQ4fNdi2BiA wpy3PTzBAghwiFCdqjrA4W0HO+fuIPjNBPKzt3SuPBD+uYuBsyCvmhbg8K75dX99wQWBhQAAIHz+ Qx86ePVVQaeRi/SYBSmeAkHyXzb/YNt53rpHgv1SnnnVY5/YdLCYv6BwgMPrD3YnhwYtASjMP51f veOutJcRcBYgVKcqjVlw3aHO/30zd5SJRfr3T+9dHT2iAc6CvGpagEPh4rm5+Re9KDASAGDKuf75 z//iJz4RdBd5SXEWpHsKpoRi/oLCMQs+vDNsAMCIyEkVnGYGryEgVLOqcxbcutz5oevC7gAmjGet 61yQIZhtOqUEOFxdbWvgg5MnT8p41yWyqWkxC4QdV37jy398bmAnAMCU89W3vnXh0q8F3UVekl5D wFNgFPAXFHYW/N4CD4GgZF59R2I8LJwFCNWsigIc3naw8x82cjuZCp4/342KHJwAuRgxwOHp06e3 HTiysLDg0m3Tfffdd/vWbbniVDXQWSBc9Zm/+tuf/dnAVACAqeXvXv7yK/7yU0FHUYBYZwGegoC8 /oJiAQ53HOlGPg42DTAiz7km8cNbOAsQqlkVBTgkTsFU8ZIbhwSzTWeU1xCeeuqpjXsO/OebVlrt LPjDmw9/ecvSPQ8cc1nD1LQAh8rR+au/8LGP3fDc5wYGAwBMIdIVfOnP/uyu+XVBR1GAqLMAT0Es ufwFxQIcyr2eYNVQOnJSpQwjiVmAUJ2qIsDh1QfCXgAmnqHBbFMo7Cw4efLkhh17Xzb/oDSg1c6C N910RHbhwxsP773rqMtNVdMCHBr71/3tFz72MeYXAEw50glIVyAdQtBFFCOIWYCnIIXs/oJiAQ4v 3hduEaAUroycbAbOAoTqVOkxCxYOdV63mWkFU8eP37RaeHJBMWfBE088sX7b7h+++rg2YAKcBcIb b75nYenQ6dOn3bIENTDAoXF0/uqrPvNXX/7jc9e99KW3POMZgQkBAJONXPhy+UsnIF1B0DkUZvXY g67vw1OQgYz+gmIxCz6zO9wcQClcuj882RReQ0CoZpXuLGCK2tRSONJhgQCHxx5+5LKFvf54cTKc BcKv3HD/bTv3njp1yi2OUzNjFvjsuPIb3/jLT336k5/8wgc+cNF7zwOAiUcu9k996lNy4cvlH3QI I2KvIeApyEgWf0ExZ8HnmVkA1fClPeHJpuAsQKhmlR7g8JO7wusfpoTfWyjoLMgb4PDgyv1/uenA M68aGC9OjLNAePG1x2/YvkeGxa5ERM13Fhj71/3t7quuAICJp6yXDqKos+DUqVObFrc/b90jfm8J SazbujvlJiIqFuDw03vCDQGUAs4ChBqq0gMcvmWRdxCmlOdc09l8ODwfspD9NQT98MF5tw+Y1sok OQuEH7z64SsX9yV9IqGZAQ4BAKrAZhZIl/g3C6GnGKK867a79t59rx60JBULcMgDIaiIr+4LTzbD nbJtFs4C1GKVHuDwnK3h9Q/Tw/rI+ZCFjM4C+/BBsFFlwpwFwrPXPSbD4tippI0NcAgAUDp+gEP8 BUPJ4ikQFQtw+NGd4eYASiEpZoFAgEOE6lS5MQu2Hur8+u3h9Q/Tw8XJjuEUsjgL/A8fxLJpYXHz 7qU2smX7zt+98a5gdxQZEH9i08G9d624o9BXkwMcAgCUix/gUIS/IIWMngJRsZgFOAugIghwiFBD Va6zYOFQ5/nz4fUP00OKYziFoQEOgw8fxCJLXzb/YEtJH/X+z1vuXtx/2P9EQotiFgAAjIi9hmDC XxBLdk+BqJizgJgFUBHELECooSo3wCHOginn8gNFYhymBziMfvhgCjn7hvtu37VkM/FwFgDA9BB1 FojwFwTk8hSImhng8H37/35lzXnG5XewNMq6Y6dOPvXdDSe+E+Qr6Uubw5ZHv9M59d0L7/l2kD9V 4CxAqKEqN8Dh1kOdF64Pr3+YHorNLEh5DSH2wwfTyU9ce+zm7XuefPJJOSwEOASA6SHWWSDCX2Dk 9RSImhPg8ILlk4eeiHkpXez8oGSU4yedZ2FX56lgkSKVaIEsrodREFNftiI2/zm7ngwWpSO7ry0U yXEIlo6IHp9L7ivBDSHtFILMKLILcsyzlAwgwCFCDdXBoyeCa3IUth7qvPiG8PpvPuuOdb9pLx2c dfF635J7T7TTl0zpfEe860g3KncUoUB/akhLhtZQSmuzk+QYTifWWZDy4YOp5QevfvjqxT2rq6sE OASA6cEPcBgIf4FQwFMgqiXAoVjUG058Z6U/dyBWMmjZ8uh3pJiYuOmGtyzVVVLcClKJlpGNBoti SW9bRuUadJk7Q36UPlrTmlWjDDiFXEdG/ojB6kMhwCFCDVXpAQ4b5SyQG4nccmQ3pQtOueXIPUmP hnXTK8mz4DRfNEq3K+u6Wp5+uvDEM2uk7GOwyLCbUEqZEinLWSA3hjv2Hkr68ME08+x1j31lYWnT bbcHg2kAgEklCHAYKN1fIPlBjJg2kvIi3nm3HyngKRCNIcChjLt2dYaYeaM8S7fK021sHQhl3JC0 WUZlSRXq5lay+R2yYLsgP4JFpaCVi0YfBMpeSz3p+26D2wKvfhDgEKGGavICHEpHv+7Yqc4pZySb VpI7OHMWWI4U1lXkhiG3Gd9FqiVH7HZH6U8NbaQoyPfRMnI0gvyKSJlFlkIQ4PDkyZM379z38+sf CCoHRca+H7t13wL+AgCYDpJeQzCl+Aved/vylp27gm/QtIstd+757Ob9wX4pn9h08OBKQTuq3gCH OqNTVWwgJIO9jKvLtmTM5j8xUhO9wNBIt7gSGU9KGwoMC+0gVOQpELR+0SijTUX2WuqJ7rvPKINb YhYg1FC1K8Ch9KeBb1iMeeltV/pmc6zE2pe1ggf46gVwJTLIbiqaHLHbzdKfShkhyPSxvQ7yfbSM /BvkV0SxmAV+gMO1tbX5bXtefG3ahw9AeMtNh++4fdP9kVE1AMCEMdRZIEryF3zkjoMnTpxwhdqp 1dXVr23ZG+yX8IlNB48eO+4K5VeNAQ7t1QAZWfk2fC5iDX6x2LXmjEqabrCydlpqjs4v0LVkqZ8p xTRfRpXZd0djHIiingKpRA5R+ggwI7oJUfNnFuAsQKihaleAQ+m7XbvjpE6BoS+5GdK/S2cthaVT 0xps0Upyn6glq3YW2K00xd+sjRQF+T7RHdH7q9RvOSUyYoDD448+9rdb9zxv3SNBtRDL2dffu2Hj wv03XBcMrAEAJokszgJRrL9gUp0FI3oKRHUFOLThTaz5KpkrvUmdQX6A2edWUgdysm5gZuu4Me+Y zSz5wGLXTNmKn6nDKtXQlivW/qQxntYpGyrsTBFkXd2KKGhzAaSGofWM4iwgwCFCDVW7Ahyu9M3j YJrAiOg9RmQ5uiH513IMLZneD+b1bacr6V5iRyOak0VV+AtGiVmwtra2YWF77DxSSOJV169svGNz MLAGAJgkUgIcBor6CybSWTC6p0BUS4BDG27FjkB8qzt9iHK8F+R/3bFTlqNrifzhmTkmRBnNeGOl P6DyW6I5sshyLDOY45DCUE+BYseq8KQAM91FBSIOBtgByaL0QXIsBDhEqKFqV4DDlWQbfhSsR7ac lA1pyaH94IX3pE0hG8X5amgjRfJbbgMnn+p+pDdwQld0xJIYMcDh3fc/+PktiXGqIOBl8w/esHHr yo3MLACASSY9wGGgwF8wec6CUjwFojEEOPQRC1nf/RSjOvZp+SHv64kyNEp5om5P3S3HntAE5rdm +iWz41va1hhNxm46pcE+GT0Fiu/sSBlSJuHvQtJhz47stdSTfjBti+m+nlgIcIhQQ9WuAIcrFTsL AsVuSBf5Rr7c4cRWz9ULF3MW2L02RYHvvKIjlsToAQ55EyEjv3X93TfzDgIATAEZX0Mw+f6CCXMW lOUpEI0twKEMS9LfIfXlTxaIxfcpBArMby1pmWK+yu9cJrc1257ta3KlP6aSgZ/mZKzW3m7I4ilQ LAiiKO8UA39dfZ4UFMiF1CbNDgaZAXJA5FAU80okDSBxFiBUs9oV4HClSmeB3FfMa6D3GLPkdbtD lb1/LOYsEKSbtnuStcqWRqnoiCUxeoBDETEOh/LHGw4S3RAApoS8zgKR+QsmyVlQoqdANM4Ah26T njTIlAyB9IUCkSSDtWIRe1XLi8SYt2Gb/PaL6TP5INOM/4y2fXTCgiZX+mMq+SHJLE/R/Yc98kOa rcheD30I5CvXE3s7OKq8vgbjwnu+nXemgPxZ5Wjn8hrgLECooWpXgMOVQqav9NG6s9HOTm4Ykmnd mXWsVkD6VsmUAtJXqj9VC0imldGcXL1wYWeBjx4NUZDvk3TE9JaZt/cfyogBDk18PTEJGfv+5aYD Oxa3B4NpAIBJpYCzQKT+go/fcWAynAXlegpE4wxwqFa3GMb+c2l7zC7KaL0LMh6T2mwCgvkOrICg o77AU6CYvyCLb0K2pYWt2Zpc6Y2ppA1iEscOLP3dNLI4BcyHIvijU3Op6KYzIoV1LT1KsQckC1ZP XuXaIgEOEWqoWhrgsLCCbl26Y7cgVeZUFjTHjHy7l+Qy+2OdBXL/kx2MvcfEYkdDfst+6e+8Ktdf MGLMAl9PPfXU5j0HXnfT0WAT08yz1z122cLeYw8/8vi+3cFgGgBgUske4DDQ8cce37R1cQKcBQsL C+V6CkS1BDhUZOBkRrs/CMk7CrKRj79KbKYMumS4JajbQiUWuBXIiK4ojZTfUmfUx2H7Fd0Lf5wm xaQx2fdUSuqK5iXJgrkYbMxp3odcyP7q6kF+ErJrWj7Xiw9XRk42gwCHCNWpKQ9waH239vjWwelS 6179+4HmSMmgjOUEaJtzKeP9w2rWpLQkqV+WRXJnkvLF7hPZKdFZoLrz8N1/esdysJXp5IevPr5+ 2+4nnnhCDsuum28KBtMAAJNKrgCHgcTSPnnS3aZbKrGUHnvsMZcoT2MOcGgc6gcdELs9WGQmsch3 IsQSO0KzzBSteKMyW9G35MtSdCwnzfNbm4sC7wK4dvR2Ux0HSSPVdOyIBfk6YSHaKhtL59rZJGcB ryEgVLNKdxY08DWEFOy+oj3aUGeB5ZhZbjlJ7l6xz/WGITfIlGlvtuksU+MUPRoi+S2d9cmnvhu9 9SrWSJHtSxWMHuAwKj6RILxs/sENO/bakHf7jdcHg2kAgEml2GsIKF1jC3CoyFjIXhlYSX10YQ/n RUnPTsytELVU7XG6SSvR32otq2tANmRrCTI6GvokXCuR9gf5DUT2xW+tTqkIdjkjUoNWlZQfHJBi zgJiFiDUUG3bczi4LEehdc4C60y1R8vuLEjJSUIql5YnFdNKREF+Cno0THoLjMUamVKmFIrFLFi+ b8gzkyyfSPjhq4+LRd1S0l0h//mmlY17DvjT8HAWAMD0gLOgCo0nwOE5u560kZVIjFUx1CXHWBkc yUQVVChEhzSSI8bw8ZOnDz3xlIzr1BMhS7WYltHftoqUSXFYJKGVSJuD/FzojgeZsaw7dkqOWK5X Dwx74UJXN/fKUIdIFPsbBfmaKQry7cgPHRj74CxAqKFqV4BDbfNKr5uW/k66wqE9kZSR8knOaevR 0mVbsVtUSk4ScluSTl8bH2Du9oz3D0H94qqhkxGskVq/HI2TT323wNt6QykrwGFUa2trN27bnfKJ hE0Li5t3L7WRLdt3/u6NdwW7Y5x3+5FtB46cPj0wnDq2c1swmAYAmFRwFlSh8QQ4lJGP216qZHAi Nq0N1cyyFQWDK3/wE0gq8e1/GRppvib1d/ZRVixaycpozgKtJJf8yFkZkQGnrmvHRHMKNF5W0aqC fM2UaoN8Oci6aOjA2IcAhwg1VOUGOFxc7vzrm8Lrv0S0zSu9ns46o4yKdSFbJXqLsqQulUx1VGtS kJuZX0DI7iwQpOVSMpg1599K/fxYZN1oQF3Nd4k8inbxI1J6zAJfp06dum3n3l+54f5go8rCwoIr 1zbdd999b7rpSLA7gn744OBKjEOdAIcAMD0UDnCIUjS2AIf2OESGHDKI8gdjKwlWqGDjsejgTfNV MkIzF0NAULn+lmqtQAG0Eqk5yM9F9kp0F2TUF+QPxYam/lZsoJh3ckFwJBXbRPR5lf3tcjkLCHCI UENVbsyC8TgLtGMK3iCIxfqyJKes3IT8+1DgLBCCiQnRAraJLH2iFfYzpX7NDJwIsUQ9BSJdJJUn 3QBsuyPeJodSzFmw4basdv7p06cXlg698eZ7gu0KE+YssA8fuEKD4jUEAJgeRglwiJJUS4BDGVP5 47GV/vhHRlkygAn8AuuOnYodF0m++h2C/ACt3Cxt3VAbnQUFNqcrioKhqWbm9T5YbX6mPTyL/iHK dRbwGgJCNatFAQ7lXqJt1r7eDOCUzmiokbzS7wGHSv0FWt6fwJ+lGT5agzlirbeVfCuTgm5OG2CN 95fKnkZbYo0c8TY5lCoCHEa1966jH954ONj0JDkL/A8fxApnAQBMD7yGUIXGHOBQsGc8NqtxxRvG 6G/5NzqVoBj6cEUq1GRvO1PhLLAhX3RFG3Pmeq9BmyHyM2Ucq5nRmR1ykHVRdDiaAjELEGqoWhTg 0G4z+vzcesOUzmiokSz3JKktZeJAgN57tngfHcjbJ1qTpBJzf4gK3B1X4rrvaAuFocehLCoKcBjV PQ8c+/KWpWevOxMXcGKcBS8b/PBBrHAWAMD0gLOgCj38+LeCe3EWCjsL/AGPDFT8BzAiLWMDKskv MCi65L5viwVrkxG0KhsOaXLEUZBWIs0L8nORvRI9Pnk3d7z/PYioGS90+rEMssxmVbQZIj9Tc2Kj X9nfMbYBSeAsQKihalGAQ+t99BZiBnCKlZ7XSLZNaFK6uZW103anCbwVStCqLNj7e6bsXbaPtE1X 9zNtl2VpNDPjcShMdQEOozr+2ONXLu77wasf1k1PhrMg+uGDWBHgEACmB5wFVWg8AQ4Ns1H9Wesr kWGMDIc0RxR9GT5ABmkyQnOlez4IG55ZPZajSRsFybpSJpc1K2gl0uwgPxfZK9Hjk2tzNiiNvh2g 2IBQlHHwKVXJwNU/Vv5WdIqB/H2tNhkPF/D1EOAQoYaqRQEOV3qdpnkxrb+TH1YmYKiR7N+WUqTz tdTIt+lzivWYfuZQ9Pm/KtdkMB89IKKkfNvrsTkLKg1wGNXa2toN2/foJxImwFkQ++GDWBHgEACm BwIcVqGxBTgUzFMQGOcrccOYYGAWrGIT6X1FDWOtWcZalqMl/XGR/E4ZQMailUjlQX4usleie5F9 c3bo0geWvoclo7/AR/4iuq41zAaZKqm/gLOAAIcINVQtCnCoDbZbgvVNKX29lUkxkqWMOZ6lmJa3 pYZ0fLoo6FjtrS0/cygr/RukqLABb5UE+TYDwrzyWY5DKVQd4DAq+0RCq50Fb9mwnPThg1jxGgIA TA8EOKxC4wlwaIZl8KBFWUkYxvj+gmCiuz62UckgJ9YotdX9MU+Qo+O9vIMirUSaHeTnInslenwy bi6jp0CxVxVEuR5Z2R9UFBx8G3yqTj713ZTxeRQCHCLUULUlwKF1gpZjBnBKZ5TXSNabhyjIF/T+ FL3baYcb+9ZWLNK3+tMKTLm6VGUl4S4r6CKrM+9xKMx4AhwG0k8ktNpZcNvWbUkfPogVzgIAmB54 DaEKjSHAYXTsIUMgMSltsoCZrJr0sfGYyM/XQZQQ6yYQzJoN3mLQTGuJ1p/LTha0kljHR3a0kpXM zoIsI0wbJNubs0Ox6R4qORRJh9Tw3QH2RwywR2iq7INbYhYg1FC1JcChdmq+res7nofKXzEFuzlJ 5dJvWk9qP4LO0W6EwT0pCb+flW1Jvxx01lIgWCWFlWRnQcDYnAXFYhYcPHpCmzeKHnssd5TEhujk yZMpHz6IFc4CAJgecBZUoaoDHOqASqx6f+Akwx599OJrJcFstgFSkJ+CvaQQtZljn9OIco273Dp5 mhTFVZFHQQ0BNnbNtS9CMAQVJY0S/eHrUA+LPz7PODwWcBYg1FC1IsCh9v6Bb9U6xxS3ZbqRLH2f 9GJJ9w/ZnKwlNznzUkv3J2v573qZdFEKvl8guHfGvoAnfXHsfkk9kq/e3xSXvCBlbCvWyyfdBspi nAEOp1kEOASA6QFnQRWqNMDhSu9hRort6rsMkkZQsrqOxIL8WPxRVuzwybdgTVke2vvouGvokC8d 3bQcoiA/ih5GUZBv2F4PNeCTsE3E7pTU788UyD6GtJFzlt1UCHCIUEPVigCHas/7BrYgfZbuQhZn QWwZXWRaWTsdvbFJR6lbD7pRKaxridJvNlKDXziptbY7sbJ9D2oTyX3CKvGRVcybYIoGASqXMQc4 nFoR4BAApgcCHFahYgEOP35neN8vzEpvMFPKsERHUGLWyhgpWNRAdMdTPCmGHJyUYIFSg4wAR99r GS4GA2xBBr06+pV/i/2NpFXSwmjNSSTFLNi0/1ECHCJUp5of4HCl16tGbWzJkdtDku2dBenFpJNN 6QSlj9OjFNvZaTea4s313dhit2fpMWV3zDWukhYGZQRrmCjd0SudtbZTFSwtnWLOgls2bnPtQ9nE awgAMD0Q4LAKFYtZUKKzAMCHAIcINVQND3Ao9vbK2unYyVFVc2Fv/lv2UDGGtNYM/l2DX6bNjqwl m97Qi2sQLFIuWD4pRybdU2DIjpwcfPehImoJcDiFwlkAANMDryFUoTEEOATIDjELEGqo2hLgEFpB jQEOp0o4CwBgesBZUIWKBTj87L7V4L4PUAo4CxBqqFoR4BDaAgEOx6Pju3YEg2kAgEkFZ0EVKhbg kJkFUBEEOESooWpFgENoCwQ4HI8IcAgA0wMBDqsQMQugURDgEKGGqvkBDqFFEOBwPOI1BACYHghw WIVwFkCjIMAhQg1VwwMcQrsgwOF4hLMAAKYHXkOoQgQ4hEZBzAKEGioCHEKJJDmG0yHAYV7hLACA 6QFnQRUiwCE0CpwFCDVUBDiEEinmLCBmQV4R4BAApgecBVWIAIfQKAhwiFBDVXqAw5ffHF7/MD1c XOg1BJwFeUWAQwCYHghwWIWIWQCNggCHCDVU5cYsEF6/EF7/MD1cVejTiQQ4zCteQwCA6YEAh1Wo mLPgozvD+z5AKRDgEKGGqnRnwes28z7b9LLhcHg+ZIEAh3mFswAApgdeQ6hCxZwFlx9gjAeVIKdW cLIpOAsQqlnlBjgU3r4YXv8wJfzUhs625fB8yAIBDvMKZwEATA84C6pQsQCHNx3uPOea8O4PMCLP WtdZHznZFJwFCNWscgMcChfvC7sAmBL+9M54r/BQiFmQVw0McHj4mquu+9IXP/+JT3wKITQ1uugT H7/5kq/eNb8u6BDKBWdBFSoW4HDzYeJYQ/k855ruqRWebH3cKdtm4SxALVa5AQ6FTYc7L7kx7AVg Grhwb3gyZARnQV41LcDhhr/50uf/7M8u/8VfvOG5z731rLMAYEpY/4IXfP03f/MLH/3Ipku+EnQL JUKAwypU7DUE4b9s4k0EKJlX37G6cCg80xQCHCJUs0qPWSD8713fDHoBmHh+/fbO7ZEzISMEOMyr 5ryGcPDqqy6em7vsNa+55RnPCKwIAJgSNnzv917y+79/6af+4uj81UEXUQoEOKxChZ0Ff7I9HAAA jMgHdoanmcFrCAjVrCqcBd3JBTfgeJ4uPrcnPA2yQ4DDvGqIs0AMgy9ccMH8i14UWA4AMIWse+lL v/rJuaCXKAVeQ6hChZ0F1x0KBwAAo/Ccazo3HE58jxVnAUI1q/QAh8pn9+EsmCLOvq2zNWH+WBYI cJhXDXEWXPWZv/rbn/3ZwGAAgKnlkje84Y6vlf8+As6CKlQswKHyLkJZQ3mctz08wXxwFiBUs0oP cGjIxR90BzCR/NubOrdF/vq5IGZBXjUhwOGOK7/x5T8+NzAVAGCaueUZz/j8n/3Z4WuuCrqLEdm2 aaPr+1B5KhjgsMcdd63+03meCUEJvGzD6nUHwhMswJ2ybRbOAtRi7b/rWHBNlsi527mXTDiv2vjN rxeNa2jgLMirJgQ4/OInPnH9858fmAoAMOX83U//9BV/9emguxgRAhxWocKvISiXHwzHAwB5ec41 na/tD0+tAAIcIlSzqohZYCwc6nx41yqf5J1UXr/QGeoPzgIBDvOq9tcQDl591ec/9KHASAAA2PC9 3/vZj3/8vvXXBJ3GKBDgsAqN6CwQzt/JAyEYiQ/vTvwIgsFrCAjVrEqdBYL0Al/c2/mvW7ijTBQ/ esPqn2wv/vmDAAIc5lXtzoLNl136tTe/OTASAACEz3/oQwevLvNNBGIWVKHRnQU8EIJR+Mts81Jx FiBUsyoKcBjls/tW37kDl0Hr+dlbup/GvDHy9x0FAhzmVe3Ogpsv+erXf/M3AwsBAEC46L3n7b7q iqDTGAWcBVVolACHPp/d3fm5WxjdQQ5ecsPqVZmjYuMsQKhmVRfgMJY7Dne+sKfzh1s7H9vd/arq n2zvnLfNMebkuVsd8rtAUquS31Kb1TzOpCA/tFWaUyAp/wpSs+akJIWP39n9ts3icvg3HR1iFuRV 7QEOb/raVy47++zAQgAAEEp3FhDgsAqNEuAw4PaD3UHCT20IbUKAgH9ybXdUuZBzJOlO2TYLZwFq sSoNcAiQBZwFeVV7gEOcBQCQROnOAgIcVqHRX0MI2HS4c/HS6rnbV1+zsfuu4nOu6Yave/6841nr BpK69IXrHQWSflVS+fiTmiP/aqsKJDVHkZrHn5SWyG9BW1UgKbVZzUnJH79p9W3bV9+x2PnS3txu AmHT/kdPnjzpztrWCmcBarHyxixYXO5sv+ubBdh6eDWoKqBwzQuHw6oCti2vBqtkpMKaU+dfbTlY 8FAI6ce5eM1Hhvz5RoEAh3lV+2sIOAsAIInSnQUEOKxCpTsLfGREt63HjiOdnUe6/7YuKWhSaG8y fR/HkBRGnJHKawgI1ay8zoJDD63d/fCTBTj44FpQVcDhh8JVMrL/gbT37sQ8PnI8XCUjS/cPq/lE uEpG9t6XVrMY/IVr3nffE0FtPtJl3xVZJQvLx4f8+UaBAId5hbMAABoLMQtaoUqdBQBlgbMAoZo1 tgCHAEkQ4DCvcBYAQGPBWdAKlRXgEKBScBYgVLPGHOAQIAoxC/KKAIcA0FgIcNgKlRjgEKBS3Cnb ZuEsQC0WAQ6hdnAW5BUBDgGgsRDgsBXiNQRoBQQ4RKhm5Y1ZAFA6t2/Z6U5HlE28hgAAjaV0Z8HD K0dd34fKE84CaAW8hoBQzcJZALVDgMO8wlkAAI2FmAWtEM4CaAU4CxCqWQQ4hNohwGFe4SwAgMaC s6AVIsAhtIJb7rz/2LFj7qxtrXAWoBaLAIdQO8QsyKtH99wZDKbHDM4CAEiCAIetEAEOoS24U7bN wlmAWiwCHELt4CzIKwIcAkBjIcBhK8RrCNAKCHCIUM0iZgHUDgEO84rXECA3M7MnlpfXlueXgvxq WJqTbS2fmJ0J8iPMLM3OCpF8aDEEOGyFcBZAKyBmAUI1C2cB1A4BDvMKZwH4LM7OnZifT2fNnTtP P708txipQYz2o91isYsGWFQvwFy6F2Dm6LLb2lqvZGIL+8Wens/pL5iZO9F1RkTy+yzNZ/RWQPkQ s6AVwlkArQBnAUI1iwCHUDsEOMwrnAUQMjOzOOMZxrPzeqqkmNOD9M17MbADe34QczqszSWb9/2t q6dAkeYtznhlusz2r/z5pXBRErO9Zswtzs71WrK8Ntg8w7VzXDMpwAdnQStEgENoBQQ4RKhmEeAQ aoeYBXlFgEMw3KP+QaeAZHZPlPhJBPEsqYE/ZBXzKaQUy1Kmi9vi08tHYz0FM7O9yQ5xLoAzsnXd RvvHwSV9bwWMDQIctkIEOIS24E7ZNgtnAWqxCHAItYOzIK8IcDiNxBnPJ+bVLhcNmNxqh+cylUtz FrhpBWfM+Lg5BfGzDwJ6K850N+QKe9MEZtzMApwFDYQAh60QryFAKyDAIUI1i5gFUDsEOMwrXkOY Ts4Yz6GpfGap/u69sT8wA39xdvbo3FzKbP+SnAURK73vOxgMH9B/ASFjqAKcBa2CAIetEM4CaAXE LECoZuEsgNohwGFe4SyYduKcBX1rvzvjYK374QM/+oCa+KKBVXzKcRaoVX9mab98z1kQm3lm3RSi zgLnbsBZ0ESIWdAK4SyAVoCzAKGaRYBDqB0CHOYVzoJpJ8VZEP+sfrjxXIazQA14z6R3Rr4fZ3HG nBpH5zQGwfKJudnUjaY4C562AIe9qp5e6/lKziRxFtQBzoJWiACH0AoIcIhQzSLAIdQOMQvyigCH 0051zgIx3fvmdyxqhMc4C2bco/7uDIKZ2aVZYc55Ac80KeJrmJl1Od3vGiS7DJhZ0CoIcNgKEeAQ 2oI7ZdssnAWoxdq7/EBwTQKMGZwFeUWAw2lnuLNg5mgvbMFRN88/s7Og6MwC9/0F1fLyibm5sOTM 7ImENnjr+u4AjzPOgv6nE4lZ0GAIcNgK8RoCtAICHCJUs4hZALVDgMO84jWEaSeLs8AZ4FqmcmfB rWfpxxr6MRSdee+2vqRvHCzPJ0VYNH+B18KZM19/WHZLI8JZ0EQIcNgK4SyAVkDMAoRqFs4CqB0C HOYVzoJpJ7uzYDBZpbPAxwUU6JruM3MnlruhBJb6X2pIovcFhyDkIZ9ObCXELGiFcBZAK8BZgFDN Gk+Aw62HOlft71x5sMul+zsX7+t8dV+m5OUHViUpRJPrDq3Kv1JSC5ee1A3JFuV3gaRUJfuiSfkt OdGkbEiQH1q43KRsSH5oS3S7BZKCJv0jv/VI+PcdEQIc5hXOgmmn0c6CwG4vg0RnAQEOmwjOglaI AIfQCghwiFDNqjTA4fqDnb/cu/rzt3SeP995zjWds66CSeCF6zuv2vjNtyx0Pru7s7gc/tELQMyC vCLA4bTTYGeB1pPPSp+Z61r4KasUnVmQ9dOMUCoEOGyFCHAIbcGdsm0WzgLUYlUU4PD6g51zt6/i IJh4fvX21Yv2hn/9vOAsyCsCHE47w50F/S8LOgs8s7Og8NcQuswszXc30/2uQfeDCF0XwNpyN85i N95hpCrD1ZnSvBhnwUz3gwtnXm0InAVQJwQ4bIV4DQFaAQEOEapZVcQs+OK+1R+/aTWwKmGCOXfH 6ubD4WmQHQIc5hWvIUw75iyYnVkUm7xrkAu9k2NEZ0HxmQX9RabetxjOFJvpByDIui2PqLMgBGdB gyDAYStUqbNg23Jnx5Huv/pj55EiycV+jiC/S0/KhgT5oVSR1G3pditKyoY0R6giqRvSnGJJITg9 ckHMAoRqVunOgo/tDi1JmAZ+/pbOTUX9BQQ4zCucBdNO/439rvrfRxyYWdAvkD3g38jOgjMujO7M gmDRICM5C2Z631aYt69CKoGzYGapN2ch6eMLUCnELGiFynUWiEH49aXOWxY6r9nY+ZmbV1+4vvvG 4nOu6aK/x598/rxL6puwrU4KkhRal5Rd+PGbVt+2ffXc7atf2tu541B45gwFZwFCNWvn0t3BZTkK H74ztCFhevjpDat3FPIX7L+r9aFrxiycBdOK2Mndjwuoep8YOLN0wFngrOvglf7llLgAJTgLMlPU WSC73F3txJx7x8FHnSMuwGH/EKVORoCqwFnQCpUY4PDTezo/e0s4JACI8pIbOx/elW8uKgEOEapZ JQY4vHiJVw+mnXds7375IjgxhkLMgrwiwOE00jeYRWvzc5Fn5r13+GfdI/2+Nb7cNaEHfQpJNNRZ MDN7dM6CGnQ/rGirdF9qIGZBIyHAYStUSoDDq/Z3Xr8QjgQA0vmh+dWvLIXnUgrulG2zcBagFqus AIe3HOz85I04C6BzYf54hzgL8gpnwXTSCx/YNZiD/JD+Owjdlw5mZvUxey/oYKSkR+nOgm6Mw7n5 E8vdNgfejSzbWvScI08vD91rnAUNggCHrdDoryFcvLT6khvDMQBAFp61rvvacpbHSwQ4RKhmlRWz 4PydeAqgy79Yv7qQM5gNAQ7zitcQIJmoPe+CHUpWisntDHgpMzi9P8A95I+187tfKJg7Ot8Ptdh7 KcD7YMEZ8jgmMjhHuuAsaBAEOGyFRnQWfG1/ePcHyMWz1nXes311YZi/gJgFCNWsUpwFdxzu/NN5 nAXgmNsdniHpEOAwr3AWQAIzfTt88F39GfMXJMY4HHVmQWQiQEo9sdtanO1+ZzElqkIqMc6CboW9 KRWWA+OBmAWt0CjOgpuWGfVBCTznms7n9oRnVwDOAoRqVikBDj/DFxDA4z9vWg3OkHQIcJhXOAsg hjNvHMQZ/GbMJ7gDRnUWyKLunILwIwXdNxGi0xO0koFZDC5LlDI7oPudyDOrDODevNAAh13OVJjy DQioApwFrVDhmAV3HOr8x03hfR+gGC9Yv3p95BzzuW3PMQIcIlSnSglw+KYFHMxwhh+9YXXDgfAk SYGYBXlFzAIYYGamF85ArO/AVh9gcU7LxLoDYk39KFKsa4rn+iRhLxJhmFmcgbiG0EQIcNgKFXYW fHhneNMHGIV3LXbSX0Zwp2ybhbMAtVilBDj8pVvDKx+mnCsjJ0kKOAvyCmcB9Om6CdYiEQQT0C8m YGlDtRDgsBUq+BrC4W5kouCODzAKz5/vXJn8cQQCHCJUs0aPWbD1UOdlG7hzwABf3JfjTQQCHOYV ryEAQGMhwGErVMxZcNHe8HYPMDof3pU4aCRmAUI1a3Rnwc2Hu07B4LKHKecDO8LzJAUCHOYVzgIA aCzELGiFijkL3rWdh0NQPv8lOdYVzgKEatboAQ7XH+x+/iS47GHK+ZPt4XmSAgEO8wpnAQA0FpwF rVCxmAX/YSPOAiif51zTSfrqNgEOEapZowc4vPZAeM0D5HIWELMgr4hZAACNhQCHrVABZwGvnUJ1 iDURnG+GO2XbLJwFqMUaPcAhMwsgytzeHDELcBbkFc4CAGgsBDhshQq8hnAHr51CZXx1X3i+KQQ4 RKhmjR6z4KbDOAsgJJezQE5CdzqibOI1BABoLAQ4bIUKOAt4OATVkeQsIGYBQjWrXc6CC5ZPHj95 elfnqSDf5337//7QE09tefQ7QX4xVtZOy1GS7Qb5IyIVdk59VxilZjkOQ2uQMnLE5JgE+VWTEtg2 CgEO8wpnAQA0FmIWtEI4C6BRJH1yG2cBQjWrXQEOxTB27X766XN2PRksVfwyF97z7WBpXlxFTz99 6Imuh0Ks7qTt5qKURq70HBmiFM/Iyae+O7RMFRDgsFLhLIDGMLM0v7y2vHxibnYxXNQUlublolle m59dnAkX5acF+1s7OAtaoQIxC64/2A1EF9zuAUohyVlAgEOEala7AhyajZ1i+loZNe9HRKs6fvK0 JjunnO19yX0juSGskRtOFLfhV/rOgiDfR8tIs4P8qiHAYaV6fN/uYDA9ZnAWtILFufkT8/NHc1nI M3NiCYtdHeanMXN0WU/M5XzbGheLc9q+5aOzM8GiQhTb35mlubmjc3NLjTxE5VK6s4AAh1Xo4ce/ FdyLh3LL8irOAqiIpNcQBHfKtlk4C1CL1a4Ah1ls7FLscEOrWllzzgLB/AWiwtP7M+6IEGT6SKu0 kiDfR8v47R8PBDisVAQ4HBczi7NzJ+bbauCZkbw23/UaZGGtt4LoRC67embOrbg818Dn7f3jML/k 56tbpFiDi+2vW2s537FtIaU7CwhwWIUKvIaAswCqgwCHCDVUo8csGOfNownOAsH8BTbjIC9DG3nJ fd/WAikBGqRVWibI99EyfvulQskZcWbEUAhwWKl4DWEczMye6NmYa3OtNe1mu/Pv4x6Az57oLYjs Wv+Zeb6ZBUJ/xXqdBTOzRyPujy7atkGniblFCrW56P7aSZX7CLeJ0p0FBDisQsQsgEZBgEOEGiqc BeloVSuDzoL37XcB+ZKcBVse/Y4WKEVJ/gJplRaI5mRRpf4CAhxWKpwFlTOrxmSimR2r7qvsszNi PfZekneK+hr8pQOPu7uWpLNre+q9Zm9LCzA+Z0Gv8fPzCVMwkjZXPoszM12CzNiZBSNSfH/HdzTq onRnATELqhDOAmgUBDhEqKHadWAluCzzMs6AN74jQCz2k099N2quxzoL9EF9gVf3taqVyDR+fT4v m5DNCcFS4cJ7vh2br8Q2Mi/SKq1EfstxkKMhGw3iL2qZaPurhgCHlQpnQbUk2tiOvvH59IlZy5xZ dP6F/tNmV0k/eQZ7433AJpfVNc85CGZm+8+uRzBxS3IW9N7FOPNMPi9nnuHXZCHndRZUvr/9txi8 82eiwFnQCtUb4FBGQTIkW1k7XUrQ6NKRMZ6OqYJ8QxYVfuIiK8qYbd2xU0G+Ivmy6TEHpW4CBDhE qKEaPcBhpZ5mNfJLVF5/ga61kmBsW/NSXhaIpZizQP0jumKSgjAK0nLJTGp/dRDgsFIR4LBC+oZc illrsQBCI9xeZRdj25wFoY3qDHXRmU3Eb3Tkuf0lOQsEfWIfZCr9iRKlPrcvlSHOgpnZo93QgwN7 V/X+Jp5CE0HpzgICHFah2gMcrvQfeBSwusWiLvasRTea8ixH0YaJkrYi1r4WKPBBK1s3Ng63bFGX yngvWJQX3VBhp4aPHLGhB02QPZJmZykZhQCHCDVUzQ9w6PdQ8kObHXTfYiGbkZxUJspK/0ZVinL5 C7I3MkB2046Gtd+WRtEy8m+QXzUEOKxUBDisjEzz8JMtPZs1ML90xlkwWOxMvtnq3lpWTOkXLvgI ur96JMDhsnNqLAf5/afiqbs/yMgejTLQ7z4k4g5vfKBHt8sxrpNYytrfTGdaSyndWUCAwypUe4BD GwgVsIpXRh6/pcxokEVaJmVcpwVENiTLiFUuCp7uKOYsKOCGCNB6VHnbGZDrgB8vFM+LAIcINVTT HLNAuuxL7kt8WcDqUeWdO5BO9kamsDKCs0BjNJbib46FAIeVitcQqiLxUfwAKY+F+4+dl4/ORZ0C XfrrduXy/fkI/WJ9+tMQipmmibuTe2ZBMk0xentzAQaS9jsVO8LzS5lWKW1/J3hyQenOAgIcVqEm xCzQoUjslM/0ef4ryeMfM7aDfMGGXumT/GW7WiypAdI2LVBgCGcxrawNUonsjo1Frf1Jo9PsaD2i 0V9q0AMu/wb5PiOObAlwiFBDRYDDJHb1ohKYVtZOl2haxzZSenPZSqynORYprJXIb7u35VWJO+VD gMNKhbOgIpypP8wyz+ss8AzLvqnZk9rq5j6InT5wpsICJmXNzoKZpdnZpXo+E9jbwV68ScvUI7k2 +CFMPfh5AkmWt78ZXnhpKaU7C4hZUIWqdhbI6ELGUekWr1jdMgqKDntsSJP06ujKaM6C9PGh2fOW Iy3UHJ2PYAVSpickof4RUTRHoxhY+9MPXRa0HlH6/mZBD7j8G+T7jDj8JsAhQg1VewMcBouMaBn5 kder6s8TEx3vhQ9Mummls9K/pWVXRn+B1axJ2fGkSWuySBov5Qvc2IpBgMNKhbOgGpJM6JBkZ4H5 AvzXEET2fkH/OXZPuqF0d0C6K2EI43AW9Pco8kZDf/J/TZ8JtOPfd/3EHOeeuZ6zeSXub7+qWo5P leAsaIWqDnAoQy+3pdEUO/RaKdVZIIOuoQGhVNoYNe8LTDiNnZKgOTZ138pIa61MMbQeUStmFhDg EKGGquEBDgP8nkjs3kNPDDz8T1cuU39l0MKXZOGoLdJONf6lhthgNord3lLKBFgj5fcl931bmpd0 P7DjJhr99pMFAhxWKgIcVkL/Se9QszzRWWAGqph/A86CfsmBTLXVzb8wxFlQ5PnzGJwF7qDFNP6M cV7P5AJrgPuDuuSIsQbK3N/+0R41/EHjKN1ZQIDDKlR1gEMbeFQx6lgp1VkgyDhNrHQZsNmzoqSv Fdgsg+h+SY4MNVOcCNpsP0aDNcmmeVpOtP5c2I6IZLvB0rxoy9PrsZYXcxYQ4BChhqr5AQ59rCcy aWcqfbd00CtxvZh091oye+dlW5EK7YdOiisWtUWRBkg9Sb2/bkgU5KdgzVOl7OCIPXgBCHBYqQhw WAmjOAtmZpbmnVXvbL9Bv4DWaZa/qmer9x8vJ0TXb7izoN+8aOPrsIRnup889Gx13U1tWzntKXV/ cRZkhQCHVajqAIc28Ega9ozCStnOAsMGjWJsB4uU4B3VWMX6C2zrvhsi2trocdPxZ64nXoLVIxpl 7KrYAc+iYkNNAhwi1FC1KGaB9eAq60YV6ZqlJw0yBcmUwr4fdyi6isj8sis9N4TmJzmbhyK1SQ1a VYDde7L3sPZGn2joZAS7Z2j9OuNu9JtHCgQ4rFS8hlAJuZ0FodaWPUu1Z6ifmPWnmotxuLy23A1n oBvq2ep9izHuYbVQhrPg6eq+huAep8eUr8cS7k8fmNfABN4XEPvtyT5pIo5S97eeQzQGSncWEOCw ClUds8AGHtGB2eisVOYs0JplgKT1SDLwGvQqiI/3pItEsQNF38tgq9uOZJGMIa22odjOimTFJN9H RrSd8m+Q72NbjD04QyHAIUINVcOdBdK7Wb/vK9rRX3hPdx5+4M21nivWyxuLbU77ev290usfbZG+ VlAAqUdWD7pRc0mI/PxYZF3ZTVe6L813iTzKdePJBQEOKxXOgmpIet4e0jfg4817h3MW+Abh7Imu s2Buse+VqNpZkNzOsmYWpBwx30sSLKqU/nbDh/9Z/7iplLu/dR2iyindWUDMgipUr7Ngy6NpwaRk ldi1jJU8NnZU0TGkYQVsyOe3UzNl65Zj6KKkYZU/0hOZ6a5Jf1iYftyy4z9gk3FjUkyrjEhtMpBO H/3KTkmbbdfyQoBDhBqqhgc4tHfDRNLZWd8X29GrFe33Uyv920nGzss2Z8/qNSn1aFJuA5IsbGPb PcDPtEZm8cVGPQUiXSSVJ90MbLuxx60KCHBYqXAWVENWUzmPs8Ar3Ps+QtfOHHAWeO+6pzoLhs53 iFLAWbA0N3d0btb/BmEabuZC3AsUg/s4VlyrBvc6ddpI8NnFRMrd3xoPUcXgLGiFqg5waAMP+SGD t2D4IQMeGUrFjkmiI7EoK/2BU5AvqNEeu2joWMieu0gbYuuRMZggP6wqG7lJa6VV+juKP63Aiunm giGlf9z8/LxY+1WFYxzKwDLL6NTn+MnTslN5vQYEOESooWp+gEPp76TT0a4qvaPXvtgmEVjh7CED ZUNSXu8Eitaw0u/Zrc6gc8+OVCWrW5PM/WGbSEcboG8QaFUif6kcGfnXcixfS8YetyogwGGlIsBh RfSt6zhr0COXs6BvYap6qwxaienugHRXQjqLM7NLs7EfBSzlMXuqbyXVOO83YLn3IcPSTWWdwTH4 R3TtiTmMi7HOhRhG2d8YRvnLNpzSnQV7ti3qwUIlapwBDsVulHFLMBjTpdGH1Waxi5LM1JXe+Mcf rRlmJAf5wtCxkFarA7xoPZIjBXSI5T+3F3NaMiUnui+KbVcOgvwrlWi+HBBJBvtohXVDhdF9EenY eMRRawHl3SIBDhFqqFoa4DC2ozdvtPbX9hA+qfsOML+vX15zVjxLfkv/+7rFel7bBanHGiwqMHFL WqXr+pm614ELOf24VQEBDisVAQ4rI5MVnc9Z0K+zaxurBRs8Uu4n46zQvoFa8mvtZTgLUh6zC8Ms 8MXZOfvW4NN+rIf8LM6FkRdiWHYbi4Zv0Pyehv9BC+9vSNofvfWU7iwgwGEVGnOAw5XeiMWf/6iD Ln344WODMXv2E0Vrk3+DfCFq5BvpYyGz/3UE5ddjozUpo4VtaWwbAtRHIPvuN1tGfTJgi+5+cNwK oxvVevRHgXGmoG0WBflJ2JFJmuuaBAEOEWqoWhTgUEjv6IWVXqcmXaTdbDLOvDJPduBZ0Eyp1s+0 LlhUoDe3tpmSfOfp6M6K/Ew7RH6bhx630iHAYaXiNYQKcVZf2iPinM6CvsEvUsswcBacecgcMUQj JUtidGeB26mkGjIdorO8T0iMto/D3iNInRSQiVL21+j7jyYutKFSurOAAIdVaMwxC2yUZQXEmNSc YGTS8YJM+/k+KxU4C6Jjs6jsKZFtRWQ1xKI+CHV8+M2WGuSHHhyf4LgVRisRyW8dtcbu9VC0zVqP jx6u6PDVjkze9hPgEKGGasKcBVZAFTtFLUqSp0DQ/JXIDcluZiJZmtdfa7MeRHoLKYBsV2tIyrej NPS4lQ4BDisVzoJKGWr45XQWWPm+qRl1AcQ7BSqaViCM6ixw3o3khiW6PyL0S4oyWtq5sU1033qY nSlwMEvc3zN/1kyFW0npzgJiFlShqp0F9qDejEYd+fhjHhsLWY6MpjQn/QXSlQqcBYK0zbabUo9g S2UXUkaAskiGizZ9wG+2NMaOjI810l9qUxuiw9RYzBGj29IpscXmw2qbRUn5ugnDjkzs3qVAgEOE GqqGBzgMsD40qaMX1NmpytKrpngKBF20EndD8v0FIklm7MQFqdCtNoIBb5UE+XaTsHteluNWLrli FuxdfkCbhzIKZ0HVmDvgRNz0eDP+015QV2eBWuPBHPXYKejmL5jvRRmYme17CqowKUdyFriX/NMa luvJeb/wCM6LFHzPzuJMN5xBL7V8Ym5OP684lFL31xxA7uOOEwnOglao6gCHUaPRhmfRHBuc2JAs 3dRUL8NK2c4Cn5R6BDW/RTL2S5lv73sfBGmwrKLN1t8FlGWoac3T9yZkFU3mfTVAsHYG+ZopCvKj f/eMEOAQoYaq+QEOfYZ29NYhqoZ2qXpbSnEMaz0rcTckwX8fQZqUZX6BlDFXuq+8vaogrdJ1g3xB F1mduW6QpUCAw0pFgMMxsDh7xno/k292vinOPjRvQlfd1fsfTRx4kK7yTNCZ2aODr9CfmIsNTzg6 IzgL4ixnOVZHfds7fqJEMoEzpTRm+sdzsOaZwdcfukEWvaUBJe5v4A+aXEp3FhDgsApVHeDQjEYb GgWPuwWbfWDP3jXm39Bn4LpWYWUZC1n7g3xFdkGXSlMzvu4q6Fq6+3JY5IBEh6k2YCswLDTsaZYd fM2xI58d29MgXzOjfyk7bnnbT4BDhBqqSQpwaA5pXym3BP9FsiS0kpXk7lUqyXLXUexOKZK1pBO3 Dl2Vy+krrdK1gvwo43cWEOCwUh3ftSMYTI+ZaXAW9JhZ6gbPy/oIuj0UdBY4J0iMf6R7oJwl3A8l KEqbeVEt1p7lZMt8eMSEUvdXP0s5eedSDKU7CwhwWIUKvIZw0+Ec4z01+0V+puaI1Ii1wYnILyDD OU0mocVix28yztGlQb6Qayxk9cha9mRIH9QLOnizf22tdFY8Z0ES1kj5ESzKiNXgb8hGyHknF2ib RX6mbcKfN6H4xy1YlE5KgMO1Ne1uWyycBajFan7MArmjmGfUuqdoR7/S786k15bywRQD698N6S63 PBrzlcEAt37cXScXvl/g5FMDLyyYZ92X3AJj2yb1SL4eELt7+QUMPQj625wUWW6QpUCAw0rFawgw Er1H3N1PM+QwXNW0XnYvVsQyOO1iYEbGmJjpfWRBLfzuFxaGP8A/0+bgLYNW7G9DKd1ZQIDDKlR1 zIKV3qjMpgwoNm6xEY4mtZgZtLooCRsKRod2ghmrQb5gK2YZC5mzQ+Xb2DK+0kypR4d2Q+exKnpM 5N8g38caaYcoL7qVaA2aKUNQP3MoVpufaQPX6J/Ajn/e9hPgEKGGqvnOAjN0ffndk29s+32Tb5+b VuJiz6bgVht260pBmiEbdbUk957WvcbK7kNBbaIkl7asYndlU+ydtQoIcFipcBbAWOm96j9kun6P /qP4rqEeLKqQ7usb82vdFz3me5EI8m56tvcNRW8CQsP3t/GU7iwgZkEVKuAsuPZAeK9PQd+4DB7+ S1K3bmMhtcnVFNffQy158ynEDqhsNBXkC1JeFyVtQgqsDA6xRDLuCorZsFMGWrpHGd9E0Mrl3yDf xxoZu3dDsdWjW7Fmx87ISMIOiJ9pnpSol6Sws4AAhwg1VG0JcGjdn0r7buuS5J6U1CsF7yaIaZ3R Aay41Qo5C/xNi92eZbuyF4GDIzrFS5Cq3OJht1U5UH6IhGBpdRDgsFLhLACAxoKzoBUqEOAw18wC 3YoMhPxMGxdFLXAhZZGPRu9LekJezFkQzCMQ2eOWoKSg4zR9VGMPtPwCSaxkcBaYSZ/X2Fas2bFj ThthBn+XFLTNIj9Tc3Q+SIAd/1yDbYEAhwg1VC0KcKg9stwepAOyzijjo3LpFmXF7EFojJVeL5mr y5ZtWXe8q/NU3u5SkbWktbKbSXdNaZK0LXrDi0U6dD1uQX51EOCwUhHgEAAaS+nOAgIcVqECAQ6z xywwEzo6hpGhSOxoRI3kLA+91R5OKmnjwyBfSHEWmBdDKtc2J9VjJc3e1kcyWcZjKxmcBbbdAs4C WzdpbGxHQGTtT0eqCoay/lbUySKDXqtNjt5Qd08sBDhEqKFqV4BDaAsEOKxUBDgEgMZSurOAAIdV qNIAh/rwP3ZqZBLqAhj6VEMM0V7zE23plbgn4UqKs0C48J5v69sQipnElqPo0yDZiuXozoqGNl7b 5q8bpbCzwLwY6Q4Xa60oo7/AR/ZR17W98B0QIqm/XGcBAQ4RqlnNj1kAbYQAh5WK1xAAoLGU7ix4 4MgR1/eh8lRpgEO1qH3bOx0xQU8+9d0Vz4qWHDFlo+a32tJ+yQBZ1Nu/3M6CgFhngWX69rD5L0SW GYu2LXb2vlHMWZDRU6CoX0aVpbxhngJR4BGwuSQq+WvmdXYQ4BChhgpnAVQBAQ4rFc4CAGgspTsL iFlQhaoLcKh2Y7pJHCAma+fUGfPSN0oDf4G6IVIM0ZVBZ4E0Rl/qFMxIlt9WPomoX8AM8iQXhiq6 1AjaFotVld3YtobJngaLktDDaJLjP3Q6gO8OSNrHIPRDLn8BAQ4RaqjaEuAQ2gUBDisVzgIAaCw4 C1qh6gIcisWoD5bFpNT3+UeUmaZqFae/3bAScRYEhrFIMq18EoHRnuIpUPzH9dKGWNs7aFsseZ0F Vj7LTvlED4tUFZRRfDfB0JkIdqBEud5DSQlw+PDDD7saWyucBajFalGAQ2gRBDisVAQ4BIDGUrqz gACHVaiiAIdiJIuJaI+4xbQW6zHJwM6LGORi4gaZAeuOnYp9bd5s44xTHnyjXYMvpq8oW9TyoqT3 9lfyOAuGGv+yCd2pXK8S+Fh75G8ULBL0T6kFREmuhCjy59ZVpP5gUQoEOESooSLAIVQBAQ4rFQEO AaCxlO4sIMBhFaoowKGYlNknw+dCDFqpubDfQVYUaz/7s+51x06d7H1FS1+RyPLcXqzrWB+BsdIz ztOnDKhjQtqZXpW0R1o1tNhQ5LBED6kcap0SIv9Ke4KlWZBWSQtz/bEIcIhQQ0XMAqgCAhxWKl5D AIDGUrqzgACHVaiAs4DXTqE6CHCIUEM1urOAmwdEIcBhpcJZAACNpXRnATELqlClX0MAyAsBDhFq qEYPcLi43Hnh+vCahynn43eG50kKBDjMK5wFANBYcBa0QtUFOAQoAAEOEWqoRg9wuHCo85M3rgbX PEw5X9wbnicpELMgrwhwCACNpXRnAQEOq1CBAIe8dgrVQYBDhBqq0QMcCq++I7zmYcq5PnKSpICz IK8IcAgAjaV0ZwEBDqtQgdcQcBZAdRDgEKGGavSYBcKHd4bXPEwz/3FTd75JcJKkQIDDvOI1BABo LAQ4bIUIcAiN4kt7wvNNIWYBQjWrFGeB3D94jQ2Mj+0Oz5B0CHCYVzgLAKCxELOgFSLAITSKS/eH 55uCswChmjV6gEPl3TsJWwBdfvSG1VzvIAgEOMwrnAUA0FhwFrRCBDiERpHkLCDAIUI1a/QAh8qV S50XrMdfAJ33bM/x0USFmAV5VXuAw42XXXLJ7/5uYCEAAAgXnX/+XgIcNl4EOIRGQYBDhBqqsmYW CB8gcsHU80u3du7IE61AwVmQV7UHONx2xWUXv+MdgYUAACD89QUX3DW/Lug0RoEAh1WIAIfQKJJi FhDgEKGaVUrMAuOt25hcML386A2rVx8IT4ksEOAwr2p/DeG+9dd8Zm7ulmc8IzASAGDKmX/Riy6e mwt6jFEhwGEFIsAhNAoCHCLUUJXrLNhwoPNfNuEvmEZesH71K0vh+ZARAhzmVe3OAmH+C5+7/Jd/ ObATAGDKueT3f3/TJV8JuosRIWZBFSrgLLiNmAVQGZcfiH+JFWcBQjWrxNcQlDsOdd6785tBFwCT zUtv7AatCM6E7BDgMK+a4Cy4b/01X/zzP7/huc8NTAUAmFqu/rEfu/RTfxH0FaODs6AKFQhwuPVQ 50euDwcAAKVwy3K8s4AAhwjVrLICHPosHOp8aW/n1UwxmAJesH71PdtXNx4Oz4FcELMgr2oPcKjs vuqKi957XmAtAMB0suF7v/cLH/1IudEKFAIcVqECAQ5ldPdbm3kaBOXz/PnO5uSRpDtl2yycBajF Kn1mgc+n93TeuQOXwWTy67d3ztveubZQkIIAnAV5VXuAQ+OGz332y3987k3/6B8FZgMATBXzL3rR Fz/4wR1fvyToIkqBAIdVqMBrCML5dzKog/J59R3hmWYQ4BChmlVuzIJY7jjcDVvykTu7n0v48K7V j+3u/nvets6fbA+T8ntubzdHfhdIClKV/JbarOYSk9J+Scq/khR0qZ8UJCmtEuRHgaRWJT+kZsmp Lmk7FSTltxaWVsm/QVIKC1/c27lpOfwrjwIBDvOqCa8hGDuu/MYXPvaxK3/xF4l3CDCF3PSP/tFl r3nNxXNzB6++KugcSoMAhxWomLPg0v2hmQcwOh/YEZ5pBjELEKpZY3AWAKRDgMO8apSzQDg6f/W6 z37mM3NzF733vK//5m9edvbZADDxXPK7v3vR+ed/9hOf2PA3Xwr6hHIhZkEVKuYsuPVA51duY3IB lMkz163ecVd8wAIBZwFCNWvv8gPBZQkwZghwmFdNcxYo962/ZvdVV9x8yVdv+tpXAGDi2XjZJXuv uiLoB6oAZ0EVKhDgUPnkLr6JAGVy/s5ET4FAgEOEalYVAQ4BckHMgrxqSIBDAIAxQIDDKlQgwKGy 9VDn528J7T2AYvzQdZ2UaQWKO2XbLJwFqMWqNMAhQBZwFuTVsZ3bgsE0AMCkQoDDKlTsNQTlmv2d l9wYWn0ABbhsWJxsAhwiVLOIWQC1s2XHkjsdUTY18zUEAIBKIMBhBRrFWSB8aU/3c3eB4QeQi0/s Ds+rKMQsQKhm4SyA2iHAYV7hLACA6YGYBVVoy9Ydwb04Lxfv6/zUhtD8A8jCC9avfnrv6sKh8KSK grMAoZpFgEOonV0HVtzpiLIJZwEATA84C6pQ4QCHPtfs734hP7ADAdL59ds7X18Kz6UkCHCIUM0i wCHUDjEL8ooAhwAwPRDgsAoVDnAYsHCo86W9nd/a/M3AIASI8jM3r16wKzyFhuJO2TYLZwFqsQhw CLWDsyCvCHAIANMDAQ6r0IgxC6LccHj1r/d1fm9h9VduXX3+fOfFN3R54fpuaIMg+Zxruj8U+V1F Ural29XfpSdlQ5ojVJSUDWmOoNstPSnbkh+K/C49qdv61dtXX31H57ztncsPrG5bDk+boRDgEKGa RcwCqB0CHOYVryEAwBRBgMMKVLqzIGDHkS5iHC72KD0paFLy25uUH5rTxqT80JyUpPwbnBh5IWYB QjULZwHUDgEO8wpnAQBMD8QsqEKjBzgEGAM4CxCqWQQ4hNohwGFe4SwAgOkBZ0EVKiXAIUDVEOAQ oZpFgEOoHWIW5BUBDgFgeiDAYRUqK8AhQNW4U7bNwlmAWiwCHELt4CzIKwIcAsD0QIDDKlR1zAKA UiDAIUI1i5gFUDtb7zzoTkeUTbyGAABTBAEOKxDOAmgFxCxAqGbhLIDaIcBhXuEsAIDpgZgFVYgA h9AKcBYgVLMIcAi1s3Ppbnc6omzadfNNwWAaAGBSwVlQhQhwCK2AAIcI1SwCHELtELMgrwhwCADT AwEOq9ADDz0W3IsBmok7ZdssnAWoxSLAIdQOzoK8IsAhAEwPBDisQsQsgFZwx94TBDhEqE4RswBq hwCHeUXMAgCYIghwWIFwFkArIGYBQjULZwHUDgEO8wpnAQBMD8QsqEIEOIRWgLMAoZpFgEOoHQIc 5hUBDgFgesBZUIUIcAitgACHCNUsAhxC7RCzIK8IcAgA0wMBDqsQAQ6hLbhTts3CWYBaLAIcQu3g LMgrAhwCwPRAgMMqRMwCaAUEOESoZhGzAGqHAId5RcwCAJgiCHBYgXAWQCsgZgFCNQtnAdQOAQ7z CmcBAEwPxCyoQgQ4hFaAswChmkWAQ6gdAhzmFQEOAWB6wFlQhQhwCK2AAIcI1SwCHELtELMgrwhw CADTAwEOqxABDqEtuFO2zcJZgFosAhxC7eAsyCsCHALA9ECAwypEzAJoBQQ4RKhmEbMAaocAh3lF zAIAmCIIcFiBcBZAKyBmAUI1C2cB1A4BDvMKZwEATA/ELKhCBDiEVoCzAKGaRYBDqB0CHOYVAQ4B YHrAWVCFCHAIrYAAhwjVLAIcQu0QsyCvCHAIANPDwd27XN+HyhMBDqEtuFO2zcJZgFqsnUt3B9ck wJjBWZBXBDgEgOmBAIdViJgF0AoIcIhQzSJmAdQOAQ7zipgFADBFEOCwAuEsgFZAzAKEahbOAqgd AhzmFc4CAJgeiFlQhQhwCK0AZwFCNYsAh1A7BDjMKwIcAsD0gLOgChHgEFoBAQ4RqlkEOITaIWZB XhHgEACmBwIcViECHEJbcKdsm4WzALVYBDiE2sFZkFcEOASA6YEAh1WImAXQCu7Ye2J1ddWdta0V zgLUYhGzAGqHAId5RcwCAJgiCHBYgXAWQCsgZgFCNQtnAdQOAQ7zCmcBAEwPxCyoQgQ4hFaAswCh mkWAQ6gdAhzmFQEOAWB6wFlQhQhwCK2AAIcI1SwCHELtELMgrwhwCADTAwEOqxABDqEtuFO2zcJZ gFosAhxC7eAsyCsCHALA9ECAwypEzAJoBQQ4RKhmEbMAaocAh3lFzAIAmB7uObDf9X2oPOEsgFZA zAKEahbOAqgdAhzmFc4CAJgeiFlQhQhwCK0AZwFCNYsAh1A7BDjMqz23bAgG0wAAkwrOgipEgENo BQQ4RKhmEeAQaoeYBXlFgEMAmB4IcFiFCHAIbcGdsm0WzgLUYhHgEGoHZ0FeEeAQAKYHAhxWIWIW QCsgwCFCNYuYBVA72/YcdqcjyiZiFgDA9ECAwyqEswBaATELEKpZOAugdghwmFc4CwBgeiBmQRUi wGHz2bj7ntt2Htl8YKpfGMFZgFDNumPL9u0Hjy3d+63rbtl6zY0bhSB55/LDhZO773pMkvMbNqck 9Xelyb1HVwsn5bfkpCRlW1Un5YgVTsrfQpLyd0lJyl+86uQNt29PSW7fxVOjfCLAIQBMDzgLqhAB DpvMlqVjG7buOu/W5bdsOHLjwp2b994fFJgebttz7LHHHnNnbWuFswAhVL5OnTp18uRJl0DI08MP 3H/y0UceXjl6z4H9wgNHjtSSfOieuyUp/7Y3KfsiSdmvtifvPXRQk4/3zo02JvW3sHrswTYm1x4+ YUn53cak7IUlZe+ak3z8sUdd34fKEwEOG8qBR27afuDSTbtffO3xs67qCD949cOf37jvpm37Nu9/ OCw8HbhTts3CWYAQKll33Xv/Tdt2Xb+468A9954+fdrlIoTQZOmRRx554oknXAIhNC4Rs6CBbNx9 z/qFO/+fG1bUTeDzivn757fcOYVvJRDgECGEBiR94h07dp1725Fnr3vsmVc9Nnvz3bdt2zkBU7AQ QsjXk08+uXn30ic3Hrh8Yc+e5bufeuoptwAhVL1wFjQKe+9Axn6Bm8CQMeEUvpVAzAKEEHI6derU jgOHv7Zl7w9f7eaeKc9b98hnN+9f2HtAxtauKEIItVZPPfXUgXvuvW7rrpfNP6i93GtuPHrL4s77 jj3kSiCEKhYBDptC5L2DdKbtrQScBQgh1JW+d/DK9fcGdwXjFfP3X7u4m7cSEEKt1iOPPHLztl2z N98ddHHPXvfYB+84vPHOvbyVgNAYtPrEtx775knh8F0rSiuSq2vfefjxb7U3eeSe+yX50COrmrxz 38EbF3fFvneQjowJr1vYuXRk5djDj8fWXF3y6H0PSfKBhx4bW3ICAnjhLEAIFZf/3kFwMwjgrQSE UHtl7x08b90jQedm/MS1x3grASE08XriiSc27tzzvtvT3jtIR8aEb735yG3bdz3++OOuUtRU4SxA CBVR0nsH6fBWAkKoXYq+d5AObyUghCZVMvbbefDI5Qt7Mr53kM4PXv3wRVuWZEzI97OaLJwFCKHc GvreQTq8lYAQaoWS3jtIh7cSEEKTpxMnTmzZtn3jwuLXtuz1+Z+35OghpXCw+q0L27ZsXZTK3WZQ w4SzACGUQ9nfO0iHtxIQQk1WlvcO0uGtBITQJOnkyZMyCAz0yCOP3Lh1Z9D7pSCFZRW3sicmFzRW OAsQQpmk7x3curDtN6+/52XzDxo/ePXDwZ0gBSnsr/vK9ffesGU7M9AQQs1R3vcO0uGtBITQBEvG b3mdBQz52iWcBQihTHrooYc2714K2bX3moU7gztBClJYVgkr2b3ESBoh1AQ99thjty9uv27z9jfd dMQn1wu6r7p+xV/3D28+fMfC4sY79zJERghNmHAWTLxwFiCEioubBEJoknTixIn7Irrrrru+tmVv 0JulsLCw4NYc1NramtsMQghNhBgHTrxwFiCEioubBEJo4rW6uprXWeDWRAihiRbjwIkXzgKEUHFx k0AITbxwFiCEUKwYB068us6Cx9ZOHet8O5ZHv3VKy5mqKyw5QRkjV+HH18LCj1RT+LvfffrhJ2oo /M2//44r15MUPvHNsIwxSuGnTn+3usLHkwuvfXsgcHR1hU89dbqUwg+tfvvkqYFPAEphyQyKKSMW lmR1hYMyhuy4NNKV68kK3/fwEzcs5LhJSGFZJaVmOey2NCBXYTkb5WRw5Xr61smqCsvpHZQxqiss XYRczr5Wn6yqsHRQQRljxMLcfXw15O4j52FQxgh68uoKy4VQVuFR7hFW+J4HH/3q5nzOAr9aIfsN RcheONqTS+Hs3X6uwpKsrnBQxoh2+9UVTrmh5CosZ2PQk7fx7lPdDaWWu8+I94habii5Cgc9uaii u09UOAsmXl1ngVy3chnEEtySRSmFo+eTrB6UMaI1y+pBGSNXzdLPukJ9pdQcLdxJ3kHZd1eoJ+mk ggI+o9QsSin894N32fRmPDHYDCmccjSCmuXOERTwyVVzUDi95m9/Z6AZp7+bVjgYVKUXDmqWe39Q wCdXzd95auCWlV5zME6SdYMCPkHNsm5QwCconF5z0Iz0mmX3Xbme5Ehq/vHHv5XXWSCrWLVCULMc dn9pQDBcs2ZEkbNxsOK0mqOF5VoIyvgEgyo5vYMCxog1pxSWLsIV6iulGULQDOmgggJGtOaUbl/I XrMQFM5190np9uU4u0J9Nf/uk6vbD2qWwxgU8Bnl7pNec/Tuk7KDDbn7BN1+sbvP/SdyOwusTiWp 5ljaePfJVXMpd59Yst8jhCbcfYTs3X605uruPik1t/HuE+32q7v7pHRHI9acUnhsd5+ocBZMvHgN ASFUXNwkEEITL15DQAihWDEOnHjhLEAIFRc3CYTQxAtnAUIIxYpx4MQLZwFCqLi4SSCEJl44CxBC KFaMAydeOAsQQsXFTQIhNPHCWYAQQrFiHDjxwlmAECoubhIIoYkXzgKEEIoV48CJF84ChFBxcZNA CE28cBYghFCsGAdOvHAWIISKi5sEQmjihbMAIYRixThw4oWzACFUXNwkEEITL5wFCCEUK8aBEy+c BQih4uImgRCaeOEsQAihWDEOnHjhLEAIFRc3CYTQxAtnAUIIxYpx4MQLZwFCqLi4SSCEJl44CxBC KFaMAydeOAsQQsXFTQIhNPHCWYAQQrFiHDjxwlmAECoubhIIoYkXzgKEEIoV48CJF84ChFBxcZNA CE28cBYghFCsGAdOvHAWIISKi5sEQmjihbMAIYRixThw4oWzACFUXNwkEEITL5wFCCEUK8aBEy+c BQih4uImgRCaeOEsQAihWDEOnHjhLEAIFRc3CYTQxAtnAUIIxYpx4MQLZwFCqLi4SSCEJl44CxBC KFaMAydeOAsQQsXFTQIhNPHCWYAQQscefmTz7qWQXXvXL+QYB16zcKesElaye+nu+x90m0ENE84C hFBx4SxACE28cBYghJCM3xb2Hrhhy/ZXrr/3ZfMPGj989fGgD0zhB69+2F/3F9bff+XmOzfeuXdt bc1tBjVMOAsQQpl06tQpGTEHeuSRR/I6C2QVt7InPAgIocZK+iicBQghJHrsscdu27Zz9ua7n3nV Y0HXl5fX3Hj0lsWd9x17yFWNGimcBQihTBIjf8vWxVsXtsmg2efc244EvX8K//OWu4PVb9yyXQbW x44dc5tBCKH6JOPg+yK66667pLMKerMUpE9zaw6KR2cIoQnQ6dOnD9xz77WLu18xf3/Q+2XkJ649 dvnCnj3Ldz/11FOuUtRU4SxACGWVzkC7aMvSD179cNDvF+B56x65YONB5p4hhJqjYw8/snHr9ss2 3fmmm474vGz+waAHS+FV16/4675lw/LNC9tu376Lvg4hNDF68sknZUz42c37ZTgX9IEpSOEP3nFY xn5PPPGEqwg1WzgLEEL59Pjjj9+2fddbbz4yygy0377pnpu37Xrg+AlXKUIINUOnTp3aefDI5Qt7 Xnxtjhdxk/iF9fdv2LrzrnvvP336tNsAQghNivSthIxjQh378d5Bu4SzACGUWzLqXV657/rFXQVm oP3EtcfWbd29/+4V5p4hhBqrJ554YuPOPe+7ffnZ6wp6RX/46uMXbVnatnTo1KlTrlKEEJo4ZRkT MvZrr3AWIIQKyt5KyBgI93nrHvnkxgO8d4AQaovue/DYTdt2vfrGlaA3S+eZVz127m1Hbtux5/HH H3cVIYTQRCvpTVXeOW27cBYghEZS962EHXtkZJw+A2325rtv3rbrkUcecashhFAbZG8l/MS1x4Ju LZZXrr+X9w4QQtOp4E1V3jmdAOEsQAiNKhkTy8hYxse/sD5mBtrL5h+8buuuA/fcy9wzhFBL1X0r 4c69H7zjcMpbCT989fGvbdm748Bh3jtACE2t7K0E3juYDOEsQAiVIxkfb1s65L+VoO8dbN699OST T7pCCCHUWt137KFbFne+5saj5iBQnr2u+97BHTt2ra6uuqIIITTFOnnyJO8dTIZwFiCEypS9lcB7 BwihydNTTz21Z/lu/62EV66/96Ztu+66935XAiGEEJoU4SxACJUsfSuB9w4QQpMqfSvhI3cc5L0D hBBCEyycBQghhBBCuXXixAneO0AIITTBwlmAEEIIIYQQQgihAeEsQAghhBBCCCGE0IBwFiCnp05/ 986lIxtu3yzIj2Odbycl9xw6mpLct3xvpcnFXftHTx6858GU5OGV45UmNy3eOXryyP2PpCTvOdap NHnLxq2jJ+898c2U5AOPPlldUtDfoySlwvSkbLS6pBzM0ZO3b9mekpQ/+jiTcoYXSG7ZsSclKZfe OJPSzxRI7th7KCUpHeA4k/JvgWT6TaEV94j0mwL3iLxJ6WpGT3KPGCUpB3P0ZL33CDmlR09yjyg3 Kf+OnsSOGDEpJ/noySz3iBs23CoWIs4C5LT6zW8dOf7E3Q8/CQAAAAAAAFPLxm27xULEWYCcVu69 b9/R48FZAgAAAAAAAFPFtn2HxULEWYCccBYAAAAAAADAvY/9vViIOAuQ00PHTxy479HgLAEAAAAA AICpYv/RY2Ih4ixATt956rvBKQIAAAAAAADTBjEL0IAIcAgAAAAAAAA4C9CAiFkAAAAAAAAABDhE A8JZAAAAAAAAAAQ4RAMiwCEAAAAAAAAQ4BANiACHAAAAAAAAQMwCNCACHAIAAAAAAADOAjQgYhYA AAAAAAAAAQ7RgHAWAAAAAAAAAAEO0YAIcAgAAA3hve//8FlnnXXtrVuD/OxsWNh9xXW37r7roSDf Rwr88q+d/ZUr54N8AACAKYcAh2hABDgEAICGsPHOQ2f19NZ3vjtYlJHddz2kNVxx3a3BIkNdEqLX veFNwaIkpLZRXBiyO7/8a2dv278S5GdHjoy0VuoZpRIAAIB0iFmABkSAQwAAaA6fvPBv1JIXkz5Y lJGvXDmvNXzuK5cHiwTzJoiCRSm4FUZWUK00ZsPC7qj9/6GPf1rwc8yNIkqfNwEAAFAYnAVoQMQs AACA5iCWs5rEv/xrZweLsqM1iIJ84YrrbtVFKVMPougq6f4LqfCt73x3dAKC2fnRFx98F0BU/sSH lEoAAADKYueBu8VCxFmAnHAWAADAONm2f+VDH/90itErRnKKVSzWuCz95IV/E+T7fO4rl/cs6xhn gVYe+5qD1hz7bkKvsiHOApvRkDQpIMVZID8s0+ZW+OWtZOx0CQAAgFIgwCEaEAEOAQBgnNiz/RGV EkRATOu3vvPdalerma0uAHUHDFXUX6D5GZ0FvuUvmJ2f0Vnwy792tuQE27KShd/OAAAAGAoBDtGA CHAIAADjRMxdMXqjlnMW7CUFkZnNkqkGdrpe94Y3abHgyX8WtIYxOAvMnZFUCc4CAACoDmIWoAER 4BAAAMZG1HK+4rpbszsO1NEgZn8Q5G/b/hVBfgSV++iMhmKhELTaMTgLPvTxT0sy6s6wymNfoAAA ACgFnAVoQMQsAACAsaEWr8jiC1p8Ad+Wfl0vsoCVUcSilvz0aAXRqgydVqA+BUsGm0iiV2s+Z4GG HpB/czkLNBn93oFVLgoWAQAAlAUBDtGAcBYAAMB4MNs4sLrf+s53a745AjQp8l0DNn0gBV0rapZ/ 6OOfft0b3uSvriVFZqinoCWl2RmjHvhSx4doqLNAK4/1hpizQJby6UQAAKgIAhyiARHgEAAA6kVs eLWERWrPu0T+p+i6VmCWS/JDH/+0mOIbFnabpa0l0ycLGH5hMeylHn+pZmoZUeB9sEVDnQVSf/QN C+WT/U8kSJmgfgAAgLIgwCEaEAEOAQCgdvRdfZHvLCgQX0BXNLNcfti3BuW3LtWIAPrbnAXX3rpV DPWkDxMGhaPIIi0jKuYs2H3XQ1JJ7LQCwep/6zvfHa0HAACgFIhZgAZEgEMAABg/OjnfjHM1myVT fovZ3LOLsz7299EVA2m15izQeQH6WzYhm7O4CaLorAFBFyW1R1bRAqpizgJJqkcgtgF6uES//Gtn R8MfAgAAlALOAjQgYhYAAMD48V89UPNYjHadgW8mdAGrWFdUs9zqufbWrX5SLXP9HZXWE6CLkpwF utSk9Ru23aHOAkHDLmqDfbSYOjUKTLgAAADIAgEO0YBwFgAAQC3otwxV6iZQUqzrofgrBqa4Je0p vUgnHQj6VD/pw4RaONZZYC9QWFgBs/yVlN0JWujn+LEYLXPDwm71JvhLAQAAyoIAh2hABDgEAIC6 MLvd/4ShOREyftfQR1eMOgvEurZvLoj0uwMis//VWZA+dyC61Joq9ctG9bdZ/oo1I4uzQNCWmBdD sJptaYEjAwAAMJS9dz0gFiLOAuREgEMAAKgLM9r9F/WTrG7Dn4YQoCsGzoJAWq3+NvtfjfCoO0AJ CivWeH1roCxngUVAsJcR1M2hsx50K0kzIAAAAEaBmAVoQAQ4BACAGnndG94UmL5qt4tinQI6GcF/ 8G6Y7a2uh8AUD5L6u7CzwGIumElflrPAMvXLCHIQNKmzCWy7wVYAAABGB2cBGhAxCwAAYDz4Hx0Y XVF/gT3q11f6A1M8SOpvs//16X1GZ4FZ7LohpXRngW7OqjXXibpLkj6yCAAAUBgCHKIB4SwAAICx sWFhd2BLB5gdXsAYNrtak4EpHiT1t0hscj9Ioa4boEvVetfXBMRiDyY+lOUssNcQ9LuSUddA1H0A AABQCgQ4RAMiwCEAADQHsYrVEg5M7iyIMS8r2gcXA1M8SOrvt77z3f58h6SN6lKpXyMaxvoURnEW xGrb/hULoOj7BezFBHVeAAAAlAUBDtGACHAIAAANIWo85wr7r6tEgwho0ipXY15/q70tW/nQxz8t +RsWdn/uK5drAR8t/Mu/draUtKVitKtr43VveJPNTRAFq0tS89NnFphfQCXNMKdAdEVzqdjOAgAA jA4xC9CAHnusc+iBTnCWAAAAjBmzjUXye9v+FTHOXTqD18ACFlhOdmeBIatIjhbwiS0sSCMlU5eq opEUbLvpzgJJmgtAAzTqCwg2USJAS4r8uAkAAACjgLMADYiYBQAAUDsWqkDkW7/2Ar9KX+OPRZ/t +y8ImBmvyahlLgV2D772L5X88q+drQV8dMWos0BJarxi2x3qLPDRgIspn0j0ZyIwvwAAAEqBAIdo QDgLAACgXmwKgCj2Obk9cldFy9isBP91AJU9mU+xzA19mB+16nXFJGeBIHUmVWvbjVZrBn+wrjYj xTOi+IclpW0AAAAZIcAhGhABDgEAoC6yPx73pxhEZ+ar2ayvKphxrjI7PMhPl74IYLjc0RR1FpiX JNrIoAFJqFtB/s1YHgAAIAUCHKIBEeAQAADGzLW3brV4BPIjo6Frs/2Dp+i773pIcvwXENQHISZ0 MAdB5/YPVfSRvuYXe3pv9n/SzAJruSTlaAydUAAAAFARxCxAAyLAIQAAjAcxg9VsFomFHPvGQTqy iqyoMwgMMcKrNrDf2wt/UOzpvTkLbPoAAABAM8FZgAZEzAIAAAAAAAAgwCEaEM4CAAAAAAAAIMAh GhABDgEAAAAAAIAAh2hABDgEAAAAAAAAYhagARHgEAAAAAAAAHAWoAERswAAAAAAAAAIcIgGhLMA AAAAAAAACHCIBkSAQwAAAAAAACDAIRoQAQ4BAAAAAACAmAVoQAQ4BAAAAAAAAJwFaEDELAAAAAAA AAACHKIB4SwAAAAAAAAAAhyiARHgEAAAAAAAAAhwiAZEgEMAAAAAAAAgZgEaEAEOAQAAAAAAAGcB GhAxCwAAAAAAAIAAh2hAOAsAAAAAAACAAIdoQAQ4BAAAAAAAAAIcogER4BAAAAAAAACIWYAGRIBD AAAAAAAAwFmABkTMAgAAAAAAANh1eEUsRJwFyAlnAQAAAAAAABDgEA2IAIcAAAAAAABAgEM0IAIc AgAAAAAAADEL0IAIcAgAAAAAAAA4C9CAiFkAAAAAAAAABDhEA8JZAAAAAAAAAAQ4RAMiwCEAAAAA AAAQ4BANiACHAAAAAAAAQMwCNCACHAIAAAAAAADOAjQgYhYAAAAAAAAAAQ7RgHAWAAAAAAAAAAEO 0YAIcAgAAAAAAAAEOEQDIsAhAAAAAAAAELMADYgAhwAAAAAwYWxdOnrO29/16t967U/+m3/7r3/q ZcJL/tVPvPglPy7/BsmffNm/Ff7VT7xUfhdL/sRLf0qTUm1sUjYkyA/JqSgpG5Ic3W6BpKBJ2bVo UgvLhuRf+V1RUreb68j7SalK9kWT8ltyoknZkCA/tHC5SdmQ/NCW6HYzJmXdX/uNV8++9Z2XXXNT cBqPH5wFaEDELAAAAACAhnPk+BPzGzbuXXns4IPfkh9KbPJ97//QS3/qZWch1EK96Ed+9L/+zhu+ 8Xfrb9++JCfzlt1H9Nwemlw+vhZcMsUgwCEaEM4CAACA8bPrrmMf/sSn3/fBj772d974u//9nNe9 /k2v/q3XCv/lv70hJfmfXvvbmpQf0aQgv7Xwb7z6twokpTaruYqk5mhSdk1+B0lpifyQHPlXfhdI SlWSozVXkbSdSkpKMyRHfuu6eZNSg/yW2qzmipKCJmXXoklpifx48/98xwc+Mvfu8z+468ix4AQe PzJeveaWHZsPdlL45Jeu+ulX/LyzuhBqrV78Yy99159eEJze6Ww/fCK4ZIpBgEM0IAIcAgAAjI2b tuz6/bf90ctnfu6Zz/weNypEqPGS0/UX/v0r3/Hu99XoNZDx6nW37w4MJJ/zP/LXz33e97sWI9Ry PfN7nvXaN7wlOMlTuOGOO4NLphgEOEQDIsAhAABAiew4cFSDAcmPbUt3CZZ80zl/8P0/8ANuJIhQ C/UDP/BD7zzvTxeX7tZze9fy/XJuixmfPTkKWw+vBgaS8fbzPvTM78EBhyZNv3L2f7x190PB2R5L Wc4CYhagARHgEAAAoESuuPaWTfsflaHbjVuXr99ySJDkxX+36aX/5mfc6A+hlutlPzPzF1/8hpzb N+9YkVP9tj3H9FQfmtx+uPhs1iPHn9i4N95q+sxX13/v//EPXeMQmiy95Y/eH5zwsdy8sBRcMsXA WYAGRMwCAACAEom+Vv3hT33ln73wX7hxH0IToRf9f/7PCz57WXCqD2Xd9XcE10t2UmIW/MA/++eu WQhNnJ7xzGdeun5bcM5H2bPyRHDJFIPXENCAcBYAAACUyMLBx/wB3Bcuu/kFP/wjbtCH0ATphf/i X96w2J07kJ0qnAX/6b+92TUIoQnVy17+74LTPsrigXLiiRDgEA2oogCHR44/sW3pLvuhpCR3HDgq yUMPdNqbLPDaXjOTcjPW5J67HmxpUv7VpOQ3NjlO/va6W7cefGTHXd+8ZdthJXvyb76x/qoNO6++ bd8l62753Ff/TkhPrrt1txBNSj2C/L5+86Er1m+qIinohmS7l1+/WDh5xQ3bZadik4Ik5zful+1q TrlJ3ZAg2/3a1RuLJT//tasl+bc3bo9NfvnyG2RDkpTtClUkbUOy3a9fs7FA8it/u0GSX1t3e2zy sms3yoYkefXN26/ftPf2O4/K6bpp74N6xuZN7i3pUYyP/1r1rbsfkkGeG+4hNHF66U+/ws72LIzi LJDhSjTA4TUbD/3j73ueaw1Ck6vz/vdfBCd/AAEOUSWqKMChWETzt++VE3fT/kf1RbUbty5nSV5x 47ZLr9n0//v459/yrvfPvu29f3jeB4X/8Yf/a/bt73vTW99TevIP/vj/lQ39jz88X36fe/5H3v7u D+RKvv28D0vyre/6U0n+0f/6M13qJ2VD57yjuxeS7G333aUn3/P//rls6Jw/fJ8kZbvv+cDHcyVl FyT5pv95blJSNvT62Xd0t/snH5Hk773l3NKTsqE/Ov+C33/7/5LtSvK8/z1XLClHXpLv+eBfRJOy Idnld53/MUm+8S3vGjEpB+fLV912w+LKzTtW9AS+5c775QS25G17jqUnb9nR9TSNjaHfmvL5wmU3 //ab3/F//ewvvehHX+JuUAg1Vf/gHz77X77kX//CK3/j7ed9KDiTM3Ljpj3B9TI6/hX3lj96v2sr QhOq35n9Qzvhh7LrnpHcc9EAh//1jW917UBoovXv/v2vByd/AAEOUSWqKMDhtqW71HzKjnT3v/Yf XvN93/dP3DWBUOP1kp/4N699w1u+8I2bg5N5KGJLBJdMpSRFhAr4zFevE6PL7RtCbdNz/vFz/9N/ e3PeSdHX317O6MrHnAVXbtjzQ//8Ra59CE2ofvAFPyynul1T6ZQe4PBnf+FXXTsQmmj9k+//gUvm F4Pz34cAh6gSVRSzQDr04AxO4Xdm//D7f+CfuUsBobbpGc/8nl/9jf+cy0QZs7Mg5VtTxv/zn18v O+J2CaHW6p+98F/8+We/EZzeKVTqLHjbuz/omoXQROvNb/tfdk2lU27MArnz/oN/+GzXCIQmXed/ 5K/98z+AAIeoElUX4DA4g2ORXv5fvuRfuysAoTbre/+Pf/gnqZ24z5hfQ1i/sftOUBK37n7oZ2Z+ ye0GQu3XM575PW95558G53kSiwdPBNfL6FiAw5/997/u2oTQROvl/+6X7ZpKp1xnwaXXbXctQGgK 9O73z/nnfwABDlElevjhR+t6DeEL37j5+T/4Anf6IzQR+q3fng3O81i2Hl4NLplKCUZXPjcsrrz0 p1/hWo/QBOmNb/nj4GyPZcQ3qGNRZ0H3mScffkfToX/wD599zcZD/pWVRLkBDv/kzz7jWoDQFOj1 5/yRf/4HEOAQVaLqAhymOwu+vG7T9//AD7lzH6EJ0n9709uDsz3KhsUjwSVTKUnOglt3P/TLv/6b rt0ITZae8czvSZ+xqVQX4PDDn/qKawpCU6ALPnuZf2UlUW6Aw9m3v89tHqEp0Nm/+Tr//A8gwCGq RLUEOLxyw54X/9hL3YmP0GTpmd/zLBm+BOd8gNgSwSVTKUkBDt/9/jnXaIQmUd/33H966XXbgtM+ oLqYBW95F99BQFMkOeH9KyuJcgMcvv28D7vNIzQF+pWz/6N//gcQ4BBVoloCHMq57s56hCZRQ02U MTsLkgIc/vMX/ahrMUITqtf93tuC0z6gOmfBm972XtcIhKZAr33jW/0rK4lyYxa854N/4TbfTl0w qEsuuWRDX4cOHVrpqdPpyHBdlrp1xqVdu3ZJG9atW3fOOee4rDFKjsCWLVtk90+ePJl93/W4yWF0 6YlT+swCAhyiSjR+Z8GX120i6DqaeP2X3/0fwZnv04QAh3ybGk2D/vH3PS/9SyXVBTjEWYCmSnLC +1dWEtPmLHCj7ZElZrOrsS8xjN2yESSVuOoiUieF6sILL5QGuERm+UZ+SmujuybyNyf2v8sdppMn T+oq8uN973OvqOQ6ULGNaY5e/do3+ud/AAEOUSUaf4BDphWgadD3fd8/SfnudBMCHP6rl/60aytC E630LyNUF+Dwt9/8DteCFuqcc87pPugclIy5TTKkVsmgXP51qw1K8rds2ZLyWFKfo2olYo243AyS OsWSkRVldWmYyz3rLKmkwNPIXJItuvHToF0h2003aWTFyX7mOQZnQTTAYfNjFrhzpQwFp7R/KhaW VOKqG5RY2q5ET5IjZ7tLZJbf4JTW6oXsEpnlX30qvxJ/aa7Ko9U2SunOgrJiFuw63P1b4yxATuMP cPi8f/L97pRHaKL1ng/+RXDyG7UHOPzyVRuZ4IOmRD/9ip8Pzn+f6gIc/tbv/L5rQfMkg3g3CChD Ypm7ej35xkbS+FtWdCWeflqMf5ebQWJ1u9UGty6muMutbNAfNUjWrVtnOyJLtVhUVkZ+TOQzz99+ 8zv8KyuJaQtw6P54RaVOMZWcaa7SnvyTJ+XEiyrLirItV6L/YF8a4NKZNWZngX+J+T7KXJVHq22U 0mMWEOAQVaIxBzg8r+VvlyGUXb/wyt8Izn9DbIngkqmUaIDD9/zvT7pWIjTp+sff97yrkz/qVl3M giY7C0RuEFCSotMHdu3a5ZYlj7+DQXzGyQW+R0AUWDtmMIjMJi9Rfpt1v2Qr/kZj9yK6lmqSzBg5 4f0rK4lpC3Do/ng9yV9QJH/0QHLOuBI9uTWHSVZ0K4wgqcRVN6jjx4+7Ek8/rdNhpOUu3VsrSX6x JGeBlrSrRmfc9I5NV5IvcglPUlJa5RK9WUuu6p78DifFqxJbs//ChSTdao1UurPg1sUDwSVTDJwF aEBjjlnw3970dne+IzTpetGPviQ4/40xOwuiAQ7Peef5rpUITYGuSH4naGoDHPrj4+zSsbVIhuY6 4pdRfjA7WnTOOee4FXpSo13Wcumc0jpV/oSFEeVqzCnf8JA90kzffyHWiGb6kkxbOqnPPDM6C6Y5 ZoHLipMr0ZPLGib/5PEnIAyVf+1LJa46T8H1q5myokunttBvVZKzQHNcou+MEIn9b1eKZapspsPx 48cDX4DInyql8yB0F+S3LPI3LXuhq/gaWqA5IsAhqkFjdhb8f1/zene+IzTpSnmeWXuAw1e/9o2u lQhNgf7iS38XXALG1AY4lLG4DJFNMqQW+faASAbu0XG5SCx2KZny3F4qdFU8/bQ9AAwqzy5dXRQ8 wx9RrtKc8nfNtyv0zQj5N32SxQQ/8yTAYazcH68nlxUnV6InlzVM/skjv11uBg1dUa5Zt/jpp+Xs 1Uw5/VxWagv9yqVLcbmD+ZL0/Wt2yQSuQOthpB6X1btMoj2PzYOQpZrjt9bvNGIvIr9tDb/KCHCI atCYAxz+wq/8hjvfEZoCJT3PrD3A4c/M/JJrYgslgwwZysgdXSSdWPD8AaGoLvjsZcElYBDgUCXj dX/isSjW7hVdeOGFOviOHbWLZC0bndvYXaQXbAHp6lFPgVQoo/xAvnVt0x9ipdWqfGukFJmZ5Nc8 2c88CXAYK/fH6ylI5pWdVCr/3Cis4EJQ+ReRvVbjX7+aEyu/VX6D/XxJmgdN3yzQ33ml9fuuDc3x X+uQTsMv0ParjACHqAaNOcDhj/3Ev3HnO0JToCRnQe0BDtvuLHD9V086/s4rqURWTBoWyDhGRhiy VBRrDjVE0jxrZ/QJsOxF7GPhqGSoJEdjgt0uH/7UV4JLwJjOAIeB5ATw7XAxFQKzxOSPqkWyVtSh YGaAyH+BXy4lqdbkb1GqdblxknXNQ+FL1tKafcm14BZHjKsUSUm3TkmyTU/PM08CHMbK/fF6CpJ5 FZzPwcVYTNGLKLjD2kb98zaj/Ab7rZWk+SPkJlWgZpXU7/sFYiXdTq4D1fCrjACHqAaNOcDh//mv ftKd7+2UdEzS6cioWro5l1WGZLAl/Z3ULJ1U7NhrqLb05BKlSm4bMtZxiWTJkXGnVE8ud5j0YE6w iZLkLBBbIrhkKiUa4PDf/ftfd01spwKzweVmU3Cu+qMZlT73U9n4fqgKD3di5bdK26OPX8QMc7k9 +cchuI6sPcEqsbJ65Ic5RyZpgJXiLJjaAIcqOdP8p4hyAqiDKTDs5ezSO5Qr15MkZZHWY5IV3WLP kScnYXAe+meXf/LI2S5rRZ1csiFXuiS5evsqvX49Mv4jTc2Z4GeeBDiMlfvj9RQk8yp6uVWhYIaR bTS4/LPIb7B/Jvu9hFzychVI5QUk9aQ7C7QnmaR7GQEOUQ0ac8yCVjsLpAdxR62nEk1cGRu5SnvK +DBQJX2xDfWk03S5fWXsIqWYW8GT1Gz3DBvzJUkKa0mVyx2miTdR/uZv7wguAWXMzoJogMMmOwty nQBZFD29fesoakv7DYi9NGIV9A8jyh9jSVfjcgdPeN+pIbIrSBQcw/Tr1y/s1x9Ukq6GX4kpryFM bYBDkZz87u+XU3IFJd0Bow/SbTQvObqWnLp+56/FRHLv00yRfwmo/Mt2dLlK+/JvYbIhOfmT5B+0 lJKyj+lmjEiuWSnpEhnU8KuMAIexcn+8niQpZ1qsXImeXFZEWqH8cOVKlZyKsZXbdgvc42xdkX+q 25UuV1B0aRb514J1JoHs5j5JVxkBDlENGrOz4Cd+8t+6872F8ofsoqH2sylvJzhU2qerfB+w9Ji+ wSDKuGm/QlOwbtQT4Su4wbjcVPn1+71zxjarGt6tJzkLag9wOOXOgmATLrenwAIfKrdalc4C3zjx 9yUwRVxuX4EdKB2FWxCRb7bJ7rvcyboSP/PV9cElYIzynDMJdc9NpLMgxU0g8q39WOkdyr9t+ae6 f0oHZ6NIK/fXlfbL6oH8ArKKy43IVdqX5Lh1hp3M2UumOwukbVJmkq4yAhzGyv3xenJZcXIlenJZ CfLPwBKlNxf/8lHZxSIXvpTx5d/1Yh1nSTcU+203Jn9pFvnXwpYtW6Qr0IvdbmdWs8ivXArIuoGk 8W5x468yAhyiGjTmAIetdhaIrBtSudxhytsJDpVU6KqOxHzy+0dRxrGgX6EvvwOVrbjcOAV3L5eb Kmu2/JhUE4UAhwVU6fWi8j0Chw4d8l1sec0nt1pvvNIbdTj5V6VcRy53UCll/Cb5xWzcJho6gdkf 9gU9g8nfX7VeTP4fQtqgDfPVogFWirNgmgMcpliz/smjkj93iptAFbjUA+kJ5p9y0Qr9eXbBSSuX razr32ti71xyKrrFg9dLuvxqh57MrtxgC2VfpPHBFv2L15fsiBaYpPsdAQ5j5f54PbmsOLkSPbms ZMlpVrrk+oq9fmWR22pE/tk79OT0C0vSbh9af1BVkuyCkt+9WgckPYwulWIuq6eh7cy1I/WKAIeo BhHg0OSOSKnSmv1uqBRJhVqzyvpHlZgQbsHgsEl+y4omf5Ek3QqDkk7clegpZTJFUNLlJmtKTBQC HBaQfwLI37d7suaXrOiq6J/ewSkalawytExU2uaoog2IKkuZ4Fmry+3JN+eSVtcysqLvjzP5+6tX t7pR1OaROnWRSJqqq/gaWqA5IsBhkrSPlbuG/DXljy6STOmT/W5WziLfqpelZutG5daJSE8wv+eP rUTOQGmSKzF4O1NJC92y0eSq68uvdujJ7Mr15LI840dWt8tN2i+7KUdM6rf98l0M/kWkf4tALbrf EeAwVu6P15MkC5/Aem36kvPBLRtB/kk1TmeBbUt7hmBpkmyXYzenl5j8mzLHNnbFXDtSrwhwiGoQ AQ5N7oiUKq3Z74bkt2aqdEwmfZPki1XgcuOUUonIOlCRdJQ2UnFZPQX1p1dokn7cFeop6bYR3P9c boL8wpNtohDgsIBiz0y9RvS3yT+RgjMhWklwikYlI3h/XK7m01Dp5qLyL8mkYlnKSL4rUZ5sW+Zu kE5Dc/wm6cBLFRxeld+22ALNEQEOs0j6YTnt/b+79slucU9m7Sf5C2QVORnk3JC7m1Wl5rHvKciu 4M419ELOKFddXxmr1cIu0ZPm+NeCXU2+5GjELh16EbXoKiPAYazcH68nSRY+gYMrUSTng1s2gvyT Smxsl+tJtjvihrTl/pmsm3OJXtJfmkXRa8EGq9LbSG2XXHKJbFcHw5N0lRHgENWgimIWCMEZrEyn syBJQb+cNPbKIqtKujnzFASdb4qrNfr0xqRmvEjsqBR3RnD/c7kJmh4ThQCHBeT/feW3nyPnhuao /LMuOBOilQSnaLpGuRhV/intt9lXljL+jpQl3ZZc9S7dH8wFsxj8Am2/EglwmC750/tno/717VZi kpuIjchF6ZeJ38/r3ccM5lyS1bVClX8hSwMkGci2K9JH+rFy1fUlOW6dVGlhfxOSlAMljXTphGtZ C9ihMA29iFp0lRHgMCobQYn0TM54pkUVPWn9a9ZleXILenJZffltCE4qyZF2+n49KexvqIC05f6Z rNuyasWw95dmUdBs/+YVSGrOVXlQc9NEgENUgwhwaJIOIpA/IBBJ0i3ILKvZVVGetGZfMraTDtEl Ip4IMfXdgr6Ses+oR6DX08ZbMqbg/udy4zRVJgoBDgvI//vqiec/8BfJSaL5/pkTnAnRSmTQJj/8 MZD8lhyVf7HLb61E5XLjxmop8q96qd/lDipLGcl3JcqT1JkytFJJB5Jr0w2/EglwGCv5K0t/619f 8neUgbtcLHK2m+RMMEkBuQBd6WR/gX+hSYWaGdyVMkpaqKurpD1uQcJV419WUtjlDpNfbYq0cLAJ 34GiBmGgKXnmSYDDqPzzSv98fo6cD5JMUWC0a50m/zwsrOCkkqSccv5ZJ9sdcUPacr9O3ZZdF9Et Jsnu1H6zpWPxO6VAspZf+VAFB6RpIsAhqkEEOEyRdDHuMPUkSbcgp0bsZ2Plqk6QWAJB12nDNVNS 76kjmLwKjpXLjWjaTBQCHJYlOYGDU1q9Yy7Rf59lqPwTNbii5eSUkZm/Fc13iUh5OVfdrzj5V720 0+UOKksZ2agsCuQ71ES+1yOLpM70K3HdxMVpJ8BhVHJNuT/eaIr6C3wLx0x9vXxkrC+nin9qWQGX 7p9L0jw1pXSpSXJcucqcBZ3BuO4utyct7O+g/1uk146vlGstWn+6Gn6VEeAwKv+80j9fNEfln7dy Vmimf3pET2Z/FfkdyC3oyWX1ZSa3SJKuup6inb9sV2528q+vJOM81v2hNft1BjnShujSWElJLeM3 O6Uxk3cvI8AhqkEEOEyR9HHuMPXkcvNLBkPS+/jyuzb57XIHFXR/LrcvV3WCAj+r9JhugadzBmdO qiTHLU6WbN2Vzinpr6fNRLl646HgElBuWjgcXDKV0l5ngZzJMnA3V5edG3qi+qeK/NYy6fIvahvE +PLr1ByX6J2fsvTQoUM20tICsfIvk6S2ZSkTK7+RWa7ZWEUvf5XZfv5WhqrhVyIBDqOSi8v98UaW 7y8IPFlyYtiZZp5of9N25rv0sHMpuC+PIr8H8KsNGuBye9KcpEsjeqsN7sWBZKOTdJUR4DAquWu4 P17/z5d0ptltRSQjJc30Tw//dFXJ6m5Z3M3ILejJZfWVcrar0rcbOMgC+b2BL79OzbE5TdKGXBeC yG+2fxxEUq0cdv+5l1+5XI9SPlAwu8qt1kgR4BDVIAIcpih48OJyR1ZQbbQjFgVlzFjyFdu3Wm02 RpF/NScq6UylEu0rRTLI0w3F1iyZupaUdFk5pTUkjZwm0kRJchaILRFcMpXSrgCHvmz8ZC4DOWnl j65jKf9UsfMzXf4gKZCeS36d6h1wiThpnbHyL5OktmUpEyv/Isq1oi+53uWik32UY2IV+taOv+9S QFobqEUDLAIcxsr/C/qS/OjfV84Hk1yMctr4hpD81jr9OfmBtIDIvwylNs106WHnUsolnFdSlas0 1Xxyud7bfEleb7ntagFT0v1OLjQ9YrL7LiuDGn6VEeAwKt+u1lM96UxzWT3ZieSfHv7pqpLV3bIR FHtSpWzXd2r4p7f/O9ZfkHKqy6KUpbHym20DZtlu9CiJ/MqH7m9sgeaIAIeoBhHgMEV5Oy9Vekfj P1ExyRBEBliyORmCSE8nNbgFPcV6CkSxzfM7StmW1BwdvgxVbM2SqUuD5mWX1jBVJsol84vBJaCM 2VnQrgCHJhsBmOTP7Z/h0XHYUMnqboWIpHKpxB8JDZXW6Z+xJSppjwpvLqlCM/nkcnNZPfkbir3Q hhZojghwGCu542hXLIreKfy/b9LJI393V6I/cSB62Zp0FZGdciK7wbn0sHPJv4T1mvXlFvTkspLl P3v0m+2bOv4t2xomK7osT1KhLJJbuV+tf3xEcvOSffcLyFpuWfvvdwQ4jMq/oeipHpzAWiw4DTRT 5OfLii63L1ndLRtBsSdV7HZ1SOlye8M2fxqR1OM7CmVp0KX4dQb3WemI5OBIDb78bclvl9uXbNrV 21Nw3QXyNy3rulxPQws0RwQ4RDWIAIcp8ruP7ErvaGSgIJ2a3wmmSzrEJGs/tnnWrUszXFZm2bqx NUumLi1Qs8pqUE2DiZLkLBhzgMPgJU+hLTML5JyMWu82JvBPxehAKlZSzK0QkdQmp6JLJMu/eLXO 2OtldAXXiyrWSsmo2ApFutfyb8rYru1XIgEOC8j/+yadPHpBycljF6Ccojqyl1XME6GLTL5RYUtd 2juX5No3V0JGuSp6clnZ5O+sf9v1PZL+SR70FdJUyZR90aSspTWYD0JyosdBNPQiGlqgOSLAYaCg u9YTwE4Skf5B5VTxTyf5nTLwyy5XXU8uK7P8s06b7eeIpJFBpu5LcL+W097u10Fh9ys53pBfXn67 3AySQyfXnWxaGyPtj7Yz0NACzREBDlENIsBhivzuI7vSOxrpN6XnEl3Yi6bm1skg6fWkS5UmyYpa VWzzpGZd6vfFGWXrmovXt4tkc7o0VrKuK9eTy02V3h3l3+CmOLTXHlqgOSLAYSkSk8PGUv556J+f dvamy8buIrkApTarpHfKp101arfY6aejJT+nXPl7akpvYbpiKzSzTXoYKSD7KEdSh3f+fsl2tbyv oQWaIwIcpkv7fJfoy//7+ieP9Nhy1ejlICpg2LhKe3JZcc4CTcqFptvSZLmKvWOaIzuQPcyU/bUe SSS/9ZLx74PSvWhhucTMXopqkq6y8QQ4vH7Tfr+2JscsCE4klzsoObf9c8mX9MlSQ9LJ45+xIyp6 XgXXvn+rFUmD9ZKPnpzBpaHSUatfWK4USYpkkX/V5JVdv1KP1CZtiG5dDqAscon2X2XjCXC488Dd cihwFiAnAhymyDfmpQOSHiRJrlBPNp7w5fdEI0qqcpX25TcgduiTUbauyW92dLu+gu7e5SZrSkwU AhyWKDln5GxxiZ7cSdCTyxom/+TR882uFPnhLxXpKi7Rv0CsjJ17amgF8ocsMtJyuYNKL2PGmClo nknyYyWHy5XoyfyMJslxyyLSGlwig6TBrtJGipgFSZKrwHpjOSF9s98/AeS3y/WcdFLezzdJJXKx iLrnUC8mqJwespb8kKVyi9TVRf5p47K8TJfub90lSpVe1EHlkhlcOyq9gqLmkPVLvnGobQ4k68p1 PanPPAlwGMi3sfXkN8mZIH9Zv0CK5O8evR1Ipls8sqLnlX/WyWnvn/D+XTj25AwuENlHzfcLa45K rgKXm1/BFVSipFrXvoaJAIeoBhHgMEV+XxztTH25Qj0ldTHB8CKQLJV7iXqRdTwhI6rozcC6XV9+ MRv66Oq6SNbS34GCG5VsV9c1+b1wetcZdPcuN0HTY6IQ4DCvRhk3pMiuC//s0hw5hTQpi2ILuES/ EvMhpp97/sWlNUdlmxYllTGlHBl7hulL+hC3uKdgqCoKhnSBZHP+oRiqhl+JOAtiJX/i4ByQpFuW 0P/7PnSVrGJL069fKRaclr4J5LL655JfldwZJUfyY5VyGqukgCsakd71gluS5Mj14hJ96VUWGE4m 7Rx8P4h6FnQV2XHZVnTFCXvmSYBDX9FTXU42OZPlRAqGXiY5f6RM9BJTyfkji9THnUVutZ5cVmb5 Z52c23aBBPeRlJPT3G16aYj8wpqjSu800uW3LSo5zkmHeqikta59DRMBDlENIsBhitwx6kkHCkly hXpK6mKCG4B0rJIjhaWzk95fkm5BpFv3bzA2/vDlr2v9skh+a38tK7qsQVlvLoodhfide3rXGXT3 LjdOU2WiEOAwr4ITqSzZdRG90CxHz3D/9NMCLhFR+rnnCvXkW0S+/MakX1/Rq8Y3S0RBB+U/4RT5 z4JMSZehFFbbbJKuRAIcBpJzMjqMlj+9nGmuxKDBbOenf9L6ktNJrrL06zc45YIbk8vtn67+6WfX ry+5G+pt0RWK1O/XIMXkkom9gYr8nYpuXdeVzOCy8qVr+Y0JHAElyv4WTRMBDn3JpSRnhf7J5MyU nJSrQ87A4CSXv7J/OqmiJ2eJ8s8rfxPaMLnW9L7gyy8WvQXIUr1wVH5hl5Uqv7z8drkRyYXmCvUk B02aKv2belX8SnIpZYv1igCHqAYR4DBJUa+wWxAnV6inlC5G+tzgfmDyBysuK7P8da1bl3/9kZPe Y3xJGbesdyeLdVdn7KxFsl1XrieXG6dgPGeSFk6eiUKAw7wKTqSyZNednX525tjlo2e4f/ppAZfo jULcr578YVCgYC9s64H8Kzf9+gquGt20/OvSPelVLwoeisq6vgVo8rcukr2TC9DvB/xDIZVI+UD+ AZGkW62RIsChr1iPrfy5U57R+eennM/y53YL+tJHjsHAPV2B6e5y4yRLpWYpL82QDUWNKJGe/y7R kySlqdHCkiOVSFVqUQRXa9J1HVxWomiOSTYhq6QcTykgcomc8v8WjVItAQ7f//EvuM03UuovsD+Z P+4SyWUoOUk3CJGcor7HQXtyqU1z/v/t/Xu0JVd934vefw5m5DhWchKHczwI8SPGODgOeRjH8bUT n2BnBMfn6BIHXzvyIRDL6EoZSHcIIgnEw8ChCbRBlgFbMthyJCQQoDR6IYRaL/ToB2r1e+219t6K ZCTTEpK1dWSE3Efc3K/6t/TL7F89Vq2116xVtfbnOz5jj5qzqmZVrZ5z1fz9VtW356u0X6WHqDm9 dLOJt4B043FVrdLt03MrSp+MBqMnCFKp8vl71fSqn/MvUBgcogUIg8MqhRt58Tso1XijEyp+qel7 Z7xufho3fUJp+/pat7uRbiphDpTmC8Idq5gwNpV+Watlm5alCsca15YpfBr6nJc4RMHgcFqpd9m/ cr1CqDOurZbNsfR3vEMSWmut1VgPT7ufbTAunNhlvHRCCiqqvhZCGD+uLcgPLfn4Ksoni6aagaxV 4YvL55dFaTJk26iR0ulg+lHoVMe1iSZu0B1hcBiUfmPr3856sv6OqwoqTp3Vgndg9bpx7YlebaG4 vti1jaRKdcIwZosxeei6LrWmtcUWXOrAPhLHVSdkNZJOpnRfVWpHtZweunS86CpCC/YFkg6BVLY2 fJ46iuo9pKnad6K04/Pn1D0txOCws68huMJ3ozqSavSPaEOjibSldvF5mvrP8+Nq3vJBJKWdU6vG tQWlm4XLLCrdeFxVq3R7LY9rt7wwOEQLEAaHpdKX8vgDOqGJX4Lj7U6o+KCjdh+vm5/GTZ9Q2r7H FXYaHg+YNFnR977mK+PyCdm0plTFL2urKX4gatY2M41ry7SlQhQMDnMo9GpJfak47opKY3ifeI3L DZIFOq7WWgg0rqoYPmlckcb2QenItaMHFQMkFUMwkzYSpEOXRj4uhWHpBDFo4kCbuEF3hGdBUerP +lcLX8Khv5lUOV5dkHaf2M1MaWcu/fW+9Hf4tMOH+7KO66PYNV53QuOqF6Tr9fujKd3dVtV04/T8 izsG+Tlrl63zm+dCDA67nyxAaI7C4BAtQC0/WdALz4J0TmAqjWld2n683QkVN9bdfbxufho3fUKl 7ftsLKQGgjTRsc1KlQYDmvH4rCj9HcmUhk/SuLZCWydEweBwvlK3qenP6pbq9j5NL6r098NxuUGy wId2OuTtZ89UqhmvOyFrtlTpyC3dLERHUvHrRZ9J+L4yqbJmlBWli1IQoo/XhrkONHGgTdygOyJZ 0FAaQfqnTKWaqTpSjdTH1Ltq8npapR44PnDZoTWENb40LqpOadwdT2hcdbK0o3ZX48V7nw5d8+0h 2fkXt2k+5JdbGBwilFsYHKIFCIPDotKIQtKsYryiQuH3kOJsvlSastSH8ZI2aDJL0xmOd0ikfcer Cw9Fu4qzpaA0GAgab/GCpkoWpFruEAWDw3nJoojxv/okqS+lP/2Z1M3Gq5NsV9pvbYqf9q7SyEFD 0vqqKRyoeJI1QzgduXb0IJ3AePUJhV8UVSwd+6kUxoS9UulT1XHVSDHdoNOeONAmbtAdYXCIskpD VcNBanLLXlYtxOCw454FCM1XGByiBQiDw1S634dMgZQGDMXgQTVp5CAVtwnSZCJEFGohbSQ0qI3r ExDFgEG7jNedOJxmMKW/PepANYGEpB3Hm56sYmAwVbJg64QoGBxuRhpKCsUV7lb9cq6OJIWf9VJp IGgDay3tosVhLtkoq+rzVfLYQAth5Er3VpilmdKRq+OOa0+WX7sPVS3UXHKVdG46Ge0722U2VNVV LFwYHCKUWwsxOPzgx64YHx6hLaA3nvkf0/4fwOAQZREGhy4FFcWYJPxsWBq0BI03LUixhForhhMW 2Kdhg4rFZwEU3qjSI59U4azsnC3QKh6uVDq6ZvnFlERpRFEaDzRMFmy1EAWDwxlUTMAVpR7rUbqk ZY2OquGp1mwzT9KF7mqybTTExuUG8lyVemDx6H7cKjVJFlhewIL8+o9FXxHarPRMgtRUzWWqHWlc mFKdHYkYHCKUWw2TBTfs3BXGS3OKBoeXf/Hu8eER2gJ6xwc+nvb/AAaHKIswODSVBg/p7/OmiT/o aYPxpi9IkY/aKZ18a07vwX9IFkg6paopu2IG/5lRYVIaG9ivjhOjhRql+YhwvWpWZzVed7LCBziu LWirhSgYHM6mYrLMpc6fdtEg9f9iRO0D2QaLFcMY0RFtG8lzCvVKcwHFb4Z0bZWaJAt0RX69xUsz qR3/QjDVpAzs8vVRjMsnpKGnejViKRjtPl4xpTo7EhfiWfDGM//j+PAIbQGd/pZ3pCOrivkaHN68 56H/4UXfNT4DhJZdb3339rT/BzA4RFmEwaErxCceYKS6tuA3lkqz89J3EIqzdtWEWXUxWWCqmvTb nN7kEbgFDPprxSA/qAL79HCpVH+iybHSQytQSQ8a1DBZsNVCFAwOZ1bIHKkrqqtU5aqCtJk2Hu95 8ptBGsLW2XwIaKHYf+zBHNWXSquKI1311qBU+u1RVDoMtfu4tlo66HjrE9JHpG+tmlGpkVXM943X nRjdWuujL5UqdW4zSDuOm+iYFpIswHoNbSmd+dbfSkdWFZs0OLz9/j8JDf7Yq35ifAYILbX+x7/8 PZ/50t7Q/1MwOERZhMFhKg8wqub6ISROpYlyaaZASqMIze9LowLtPt6iLNLWFDz9UVFT/PGKF6SY IZ2mp61J2rc4idfZ6jLTdIAUwgbtZfXFIwY1TBZIWypEweBwZqlHqavoH1fjpWGOIEgdTPtO7Lpz 1KWXXqqxVvPgQ5CubjxgGie8NNJ1CG1c9W1TKg0QDXZ9+XR2pOTWQgwOf+/TN40Pj9AW0Hs/8ql0 ZFUxX88C8e/+P28bnwFCS61X/5OfC50/gMEhyqJ8Bod3H30idGLRcYNDaWLkqbglqMms3X5C18bj ckFp2DCuKkgHUqigpmraMSlMspjcf0etkWIbi0BKUySqLK0P0imNz/6ExrVbXhgcItQFLcTg8Pq7 hn/pu//y+AwQWmqpq99+ID7CVsrckwWfuWkvbyKgraC3nP+B0Pkjhx4KQ2Y2MDhEJwmDQ4TyqbMG hz/9T39hfIoIbQEtxOBQkJVDW0T/9DX/ysdUPfM1ODR+6Zf/j/F5ILSk+tEf+/s373ko9PwABoco izA4RCifOmtwSLIAbSktxLNAnHnub43PAKGl1uTfPF9gvgaHxn/ecddf/at/fXwqCC2jfvuSz4Vu XwSDQ5RFLT9Z8Ld/5JXjXo/QFlBnDQ7/139x6vgUEdoCWlSy4OY9D/3N7/+h8UkgtKT6wR/+0aqb XZG5Gxwa57//Yl5GQMuqf/Prbw4dvhQMDlEWtWxw+GN//9Xjjo/QFlBnDQ514xmfIkJbQL/36S+F IeBkTRYIHi5AS6/fPPtC7/ATmbtngfOv/+3p4xNCaIn04//wH098AcHA4BBlUcsGh//il/7NuO8j tOz6S9/9l6u+31s2OCzOrn7jLW8fnyVCW0A1M618BofOT/7MPx+fB0JLp3/8M/+8obWhkS9ZoGF+ +lvewfMFaJn0mte+rsr9qgQMDlEO/dmfbbT5GgK/Z6Kto//lpX8r9H9n4QaHZ1/wgfFZIrTs+r6/ +f01wUwOg8Pw4o9imJf9wA+PzwahJdKPvPJV9f/xe5EcBocpv33J577/b//I+PwQ6q3+p7/2N05/ yztC964Hg0OURS0bHP7m2VP83+AI9Vr/4Cd/JvR/Z+EGh9fdxX/qhraKXvPa16WdP5D7NQTj9z59 EwEMWjK9/Ed//Hf+cEfo6hPJYXAYuP3AsV8+7TdP+Sv/0/hEEeqVXvRdL/6Ff/VvPnX1raFjTwSD Q5RFLRscfvLqW3hCDG0R/cZb3h76v6NYIgyZrBQNDgX/IQLaIjrzrb8VOn9KO8kC8Zkv7eV9BLQ0 0h1k2mcKjF1HvhHGS3NqDA5L+c2z3/6a177ub//IK0nVoY7rr/+N//kHf/hHNazOPPe3/vOOu0JP bggGhyiLWjY4FK/gf09EW0PbL/ls6PxOy8mC0p9iPvixK8YnitDy6m9+/w/VW0O1liwQOpOzL/gA cQvqtV72Az987ru2T+VTkJLPs6Aejb7r7hpedeMe8YWdB7Xcr6Kwour7W9SC1fS0qGX9taItz6sY uutsYHCIsqhlg0Ohe8z4hoPQ8uof/uOfDT0/ZeEGh0JTvVf9xE+PTxehJdWv/+b/N/T8QAsGhwEN vdPf8o5/+pp/9Zf+x+8enyVCnddf+at/7R//zD8/+4IPKLYJXXoqFpUsAFh+MDhEOdSywaFBiIKW Wy/6ru/6wO9eHrp9ysINDo3fvuRzvBaEllg/+MM/Gvp8kRYMDqu46sY92y+5+uwLtr3zP/2+ce67 tp///otbLv7WRz6lZaEFY9qiWvOWF1LUaViNLc9QVFNWYyykqDPRsrCzmqGo1rzleRXV8m+efeG2 370i9N6ZyW1wCLBlweAQZVHLBofGf95xF+ZqaIn1ul/996HPBxZucOjwn8CjZdVf/xv/8xdunfxs Z5uvIQBACwaHAFsTDA5RFrVscOic/77fGU/oEFouveonfjr09iKKJcKQycrdR74ZTiDlF1/3b8en jtCy6C99919+13/6/dDVSyFZANAmbRocAmwpMDhEWdS+waHzG295+3hah9Cy6Ide/somNrYtJwsm /hRz2unnvOi7eB8BLYle+rd+8LcvuTp08ipIFgC0CZ4FAJnA4BBlUfsGhylnX7Dtu7/nlPH8DqGe 62f+1395TTNL29vv/5MwZLLSZHZ1/vsv/ls/9PLxlSDUW/2LX3r9713xpdC9a9i3Pv9n63hSGqAK kgUAucDgEOXQQgwOU977kU+9+p/83HiWh1A/9X1/8/sv/OAn6v+HtpSOGBwGvrDz4OlvecfLfuCH x1eFUK/0Ez/9cx/82BXT/o9uCzQ4BNiCYHAIkAkMDlEWLcTgsMhvX/K517z2X/+Vv/rXxpM+hHqi v/Pj//C0089pniYwumNwWESx1u99+qZ//x/O/8V/fdrf/pFX/sjf+Xu6xh/9sb+v5bkXtSx++BV/ V0X9tbWhqOUf/OEf1V/beNqiUFNaVmve8hyLdlH6q6KwtWlRqKizEnbJ0xatKS2oZdXkK/pFhaKW bWOdlf7OUEybUuPzKopX/cRPv+a1r3vjmf+x4UM9RXgNAaBNMDgEyAQGhyiLFmVwWMUF77v43Hd+ +F/8b69/7f/r1079f7/xX//b07Uw9+Iv/fL/oaL+qihsbVoUKmoOKrQwQ9Ga0oJaVs3ci7oKK/pF haKWbWOdlf7OUEybUuP5iro0FUUoakE1+quzEjMUhTelludV1PIbzjj3zLf+1lRPO6colghDJiv1 BocAWxmSBQBtgsEhQCYwOERZtECDQ4AtS8vJAn6KAaiCZAFAm+BZAJCJeRkcHn3wG4oQSRagsRZr cAiwNemgwSHA1gSDQ4A2IVkAkAsMDlEOLdzgEGAL0k2DQ4AtCAaHAG2CwSFAJjA4RFnUEYNDgC1F lw0OAbYUvIYA0CYYHAJkAoNDlEVdMzgE2AoolghDJisYHAJUQbIAoE0wOATIBAaHKIswOARon5aT BfwUA1AFyQKANsGzACATGByiLMLgEKB9MDgE6AgYHAK0CckCgFxgcIhyCINDgPbB4BCgI2BwCNAm GBwCZAKDQ5RFGBwCtI+mO2HIZIVkAUAVvIYA0CYYHAJkAoNDlEUYHAK0j2KJMGSygsEhQBUkCwDa BINDgExgcIiyCINDgPZpOVnATzEAVZAsAGgTPAsAMoHBIcqiTMmC4SMbGBwCVIHBIUBHwOAQoE1I FgDkAoNDlEMYHAK0DwaHAB0Bg0OANsHgECAT8/Is2Ht4pAiRZAEaC4NDgPbB4BCgI/AaAkCbYHAI kAkMDlEWYXAI0D6KJcKQyQoGhwBVkCwAaBMMDgEygcEhyiIMDgHap+VkAT/FAFRBsgCgTfAsAMgE BocoizA4BGgfDA4BOgIGhwBtQrIAIBcYHKIcwuAQoH0wOAToCBgcArQJBocAmcDgEGURBocA7YPB IUBH4DUEgDbB4BAgExgcoiw69uhjg68/EXrJ5iFZAFCDYokwZLKya+XPwgkAgEGyAKBNMDgEyAQG hyiLMDgEaJ+WkwX8FANQBckCgDbBswAgExgcoizC4BCgfTA4BOgIOTwLSM8BVEGyACAXGByiHMLg EKB9MDgE6AgYHAK0CQaHAJnA4BBlEQaHAO2DwSFAR+A1BIA2weAQIBMYHKIsymRweN/gQZIFAFUo lghDJisYHAJUQbIAoE0wOATIBAaHKIswOARon5aTBfwUA1AFyQKANsGzACATGByiLMLgEKB9MDgE 6AgYHAK0CckCgFxgcIhyCINDgPbB4BCgI2BwCNAmGBwCZAKDQ5RFGBwCtA8GhwAdgdcQANoEg0OA TGBwiLIIg0OA9lEsEYZMVjA4BKiCZAFAm2BwCJAJDA5RFmFwCNA+LScL+CkGoAqSBQBtgmcBQCYw OERZhMEhQPtgcAjQETA4BGgTkgUAucDgEOUQBocA7YPBIUBH2Lc+/zsgBocAVWzG4FDz1Vt2jUKD AGBgcIiyCINDgPbB4BCgI/AaAkCbYHAIkAkMDlEWYXAI0D6KJcKQyQoGhwBVkCwAaBMMDgEycdf+ B8KQmQ2SBegkYXAI0D4tJwv4KQagCpIFAG2CZwFAJjA4RFmEwSFA+2BwCNARMDgEaBOSBQC5wOAQ 5RAGhwDtg8EhQEfA4BCgTTA4BMgEBocoizA4BGgfDA4BOgKvIQC0CQaHAJnA4BBlEQaHAO2jWCIM maxgcAhQBckCgDbB4BAgExgcoizC4BCgfVpOFvBTDEAVOZIFN911KBwFAAw8CwAygcEhyiIMDgHa 584Dj4QhkxVmVwBVYHAI0CYkCwBygcEhyiEMDgHaB4NDgI6AwSFAm2zmWR4MDgFqwOAQZREGhwDt g8EhQEfAswCgTTA4BMgEBocoizA4BGgfxRJhyGQFg0OAKkgWALTJZgwOh49s3Hbfg6FBADAwOERZ hMEhQPu0nCzgpxiAKjA4BGgTPAsAMjEvg8OVP3lMESLJAjQWBocA7YPBIUBHwOAQoE1IFgDkAoND lEMYHAK0DwaHAB0Bg0OANsHgECATGByiLMLgEKB9MDgE6Ah4FgC0CQaHAJnA4BBlEQaHAO2jWCIM maxgcAhQBckCgDbB4BAgExgcoizC4BCgfUgWAHQEDA4B2gTPAoBMYHCIsgiDQ4D2weAQoCNgcAjQ JiQLAHKBwSHKoV4YHO4abuxZ3dg9HC8Y7RT3vlBjyzMU1ZTVGAsp6ky0LOysZiiqNW95IUWdhtXY 8gxFNWU1RvNi6I1zAYNDgI7wtdH8X8TD4BCgCgwOATKBwSHKom4aHCq6u2J08PQjn33Nod/99yuX /8Th//PlBy982f7zhBb+7qH3zKtoNVYUWu5dsXhRPS0KK4pOFV83uOS1hz7x7458+mMru3avPR76 6mxgcAjQEfAsAGgTDA4BMoHBIcqifAaHdxz8RujETbhtdOyDa1951aH3/z++9psAXePlBy98++i6 L48eCf12WhRLhCGTFTwLAKogWQDQJncfmP1JaQwOAWrA4BBlUacMDi8a3UWaALrPKw+9513DL+0a xg7cHJIFAB0Bg0OANsGzACATGByiLOqIweHtg2+euXJ1CMkAusxpg8tuWZnxzWQMDgE6AgaHAG1C sgAgFxgcohzqgsHh7YNvvnl4VYjEALrPqYNP3DyY5XUbDA4BOgIGhwBtgsEhQCYwOERZ1AWDw3eN bgwxGEBfeOPg8tCfm4DBIUBHwLMAoE0wOATIBAaHKIsWbnD4R6P7X7zvrBCAAfSIi0Z3hV49EcUS YchkBc8CgCpIFgC0CQaHAJnA4BBl0WINDm8ffPN1g98LoRdAv3jloffcsDLdfxRKsgCgI2BwCNAm eBYAZAKDQ5RFizU4/Njq3SHuglL2f+vr+se66ok9ob5rzHaeFz68Q7vob6jvER9c+0ro2/XcdehY GDJZYXYFUAUGhwBtQrIAIBcYHKIcWqzB4a+ufCoEXb1m+7GbN5575qG/eOKMB6/wyrnE+faPJe18 ahBWbR6dbXrCQpegY81wzrZj8/O89LE7bXtTf/MFP3lo297V2L1rwOAQoCNgcAjQJhgcAmQCg0OU RQs0OPzy2p+EiKvvbD928/hjTeJej5+H3z7mW07FtU8+/+6QtP9bXw+rDLU8c+NXPbHHGlfc7pVq TTX3Pr3uNQ3xiw31OvNHjz+lz+SMB6/Q5WjZNkv17HeOa1XYsUdcs74SengNGBwCdAQ8CwDaBIND gExgcIiyaIEGhx8a/PfodGmwTzUNs6vi5+ZsPPeMtTBRM/wy76enAN4rLT0xx2SB1+ta9n/r61c9 sSc8y7AEvO3o9aGH16BYIgyZrDC7AqiCZAFAm2BwCJAJDA5RFi3Q4FDBVQi3lgD7VNOH8DeZLPDH CqpeCvD2Z/hZPn0UIq1XJK+aZ79zPK1swsRkQahfJk4/+pnQw2toOVmAwSFAFRgcArQJngUAmZiX weHqn/7Z8zN2m7gjtECDw3NWvhDCrSXAPtU5JgtsX0mhe/HBAX+JYLbXEOx1A6mYaLA3Baa1LdjK yYLXH/lk6OE1YHAI0BEwOARoE5IFALnA4BDl0AINDt84uDyEW0uAfarzShaYOeKz3zlujwBsPPdM 2OBEw88r1DfBHytIX0BwLA1RPGI96cWmzo5bIVnwppUrQg+vAYNDgI6AwSFAm2BwCJAJDA5RFi3Q 4PD1Rz4Zwq2+cMaDVyjSLn3r3j7VJskCbZNuVsT/pwB7oMDeR0ijd7cJ1Ml4ZXP8xKqcDswrof4k te+z3zlu7VTpqif2bIVkwRnDK0MPrwGDQ4COgGcBQJtgcAiQCQwOURYt0ODwtYc+EcKtHlH1HxDY pzoxWeCJAEXaVVZ/tkH6IoD9Vm/5AlsOGzTHrRBqnA78JOuTETp/v4SqpMBWSBZM9RqCYokwZLLC 7AqgCpIFAG2CwSFAJjA4RFm0QIPDXicLdj410KdX/NXdPtWJyQIP9aX0/yx07Ff9YiLA6l2zZQoU 29vuE50O3NSg4f+zYBtLoX5iskDt2wYND9RBupwswOAQoAoMDgHaBM8CgExgcIiyaIEGh6cNLgvh Vr+wDzAEt1Y5MVngj+6X/mh/79Prjx5/qnSVx/lSMVXREHt/IX2joQY/1YmJCZ2wbSmFVf4hNFFP 8wUYHAL0EQwOAdqEZAFAJub1ZAEGh+gkPfV//fnao/OfKjXxLHjTSr//p317OiC4A9qnWp8s8Mf7 tcornTOqDRH853fXvU+vh20m4g81lB6iSHrQjeeeqdlLVz3e7sSlpVuWZkw8uVCaFukdU3kWYHAI 0BEwOARoEwwOATKBwSHKogUaHPb9yQKPotPUQLGmGCd7TcNw3bj36XXbS9F+WpRU07ApzxQ0/PX+ qhPehOmxTKVPGbjhoss/B5IFgZvuOhSGTFZIFgBUgWcBQJtgcAiQCQwOURYt0ODw1COXhnCrd3h4 7LG6FWuSBdrSis0fCvAnEaTht4+5JaEH2y6trQm87Zd/e8Fh4n9hEHTVE3vSXMDGc8+EA/l1mdzs wFIb9iHooOkufv4159wjMDgE6CMkCwDaBINDgExgcIiyaIEGh0uQLFAIPf4YX3ihwIo1yQL/bd83 qMHDacki6nEheTTAz6EoywvYZnZcPzHtnj5cYNsXXQysXu1Y0R40KH2swP97BVOaO9Ba+xD8UzJI FrQGBocAVWBwCNAmHfQs2D3cuPaB4R+tHLxgcOM7Bzd9ePU28d7hzWlx22inlsVFa3eIHEU/kI4r pi1qWX+taMuhqGPZgVS0Q8+9qA/NjqtlHXe2ohZUVGVpUUfUsrDjzr2oY/mBtDxbUVhR9cWijmXH VdEO7cWPj3Zds77y5dEjoYs2BINDlEWZkgWDrz+x9AaHxvhzPDmYr0oWeAhdGm+neAog/Q3fX3yw n+tTtCr95d/kO+q4WtZf3z7Fz6r4nyNYfQjySwlHV409XGD7kiwIYHAI0BG6bHC4Z3XjhtFDn18f aPqov58eHb58dLi0KKz4mdWjpUUtqEZ/FRSJGYrCm1LLcy/qQoQV/RrTotCybayzmqGo1rzlHEWr saIuTcvFohZUo786KzFDUXhTajlHURdixeseGN23FrvlJulOsmD3cOPjgz1vG+141aH3hxs6wAJ5 yf5zf/bQR7YNbvvq6qOh09aDwSHKIgwON4nnAizStuWqZIH9vB9i5pQ05k8bMfx9hGKu4d6n1y2D oMBb7etk0gcH6vFmi0e0+olvTHjY7yevSp2AztNOwypDMmLJkgUYHAL0kRwGh3cemPF3IXHnyuOf WT9w5uDqnzy0TVPGF+87K3zVALTJy/af9/KDF7728Ce2D+/40tp/Dd11BjpicPi5leFpg8tO2Xd2 uF6A7vB995930eiurw6/GXpvFfPyLNh9YEWTc5IFaCwMDjeJAmz7JO0ZflsuTRZ4bFz1C782UMCv fW0D33EqNc8ROO5fGPb1Ey4mEQKWBLn2yQNpZiTFKkM7WzlZsHwGh3tWn2f3cGPXcLxcX9z7Qo0t z1BUU1ZjtF+0M9GysOWpimpBy2rNW26/mJ7JDEX9FWrKahZStLMKvXEquuNZoBmh5oU/e2R7+G4B 6A7nDD9/ywObcg1YuMGhvje2D+94yf5zw6UBdJNfOfqpO9b/NHTjUjA4RFmEweEm8Yh3YrLAfnWf +AKCc8aDV1z62J1pAG8P9gebQOHn0Nw0MUVnrn2LhgUNkwU6T52Srk7LpckCbydcu9drIa3vKVvN 4HD32uOXDL92+tHPaCC/bnDJTxz+P19+8MKX7T/P+LuH3iP6W9S1CBX9onpXtL8qClvb02LNNXrx 1wd//JpDv3v6kc9+fLBn2qemO5Is+OzK8KcOfih8qwB0k/eNbg4duDmLNTi8e/T4mStX88AO9ItX HHj3jevroTOXcGj2wZVCsgCdJAwON4m/8G8RdbpspA8IFL0GpqKqkapovAk1GYGaVSk6n0ePP2VJ jdJkgXsfhkcqSBa0xnwNDr88euRdoxtfeeg94RMA6ALqme9dvekrjQ2iumBw+HsruxlQ0C/ePLzq ttGx0JObsFjPgguG14ULAegFP3D/O25dm3Bfw+AQZREGh5tHIbpH6fapliYLtOCVM6A2rZ1iaO3R +AxRt71BIIVIXnizNTmICx/eoRa0pRVLkwX2QETNkwtbMFnQX4PDbcNbiWqg+7zq0Pu3j24PvbeU hRsc/sHwPl6chj5y6pFL7x49HvrzRBaYLPj4aFe4BIAecerhS+r9CzA4RFm0QIPDpUkWpNinWpos 8JrZsEZKMw6eR5jWsCA8FhGoSU9UUXqxVlM8xJIlC5be4PDmwTfOGl4drhqgy6jH3j6YYA21WIPD a4ZrP3TgwnDaAH3h7ME1u4exV9ezKIPDXauP/8D97wjnD9Avtg/vCB07BYNDlEUYHM4X+1Tnnizw 3/9L0wEzH8J2LJogGFXGhzUUz8QzDl7jbOVkQe8MDhVxvW5wSbhkgO7zK0c/VZ8vWKBngaKsnz9y cThhgB7x4n1nXTL8WujY9SzK4PC9qzeFk19KNKHaeO4ZTcaKj4tOZPjtY48ef2qGHaE1vu/+83at Vj7Og8EhyqIFGhy+9tAnwhhYAuxTbZgs0Hd6kzj5qif2WAtVrwMo2tdasxhsTn0CQsyQgyjuYkV/ TyFlyZIFy21wyDMF0F/OGX0h9OeUBSYLLh3txWitHt31dGsrvYMI1ev2N5uzb2vo9BS8XfrYnaF+ aXjdYMKj0YGFGBzqDLfIIzw+s5LCqnp8qimFVcJndw0nbNps+O1j6cjVcvEJU6GhUTq5tTdYq+a9 zbG57ubb6Q7/aaX6DTsMDlEOLdDgcIsnCzxWr/8K883SqYa+hT3C9xuDtvQNJjIxU6B622CqHES4 WHs2oerE/KGDqolgv1hig8OLRneFiwXoF9tX7gy92vnK3QfDeNk8X777aDhKKT93+CPhPHuNbhaK ihv+LKlbjOJ8UXUPMtSm3SYUOYRVwm8iVc/HzQvdf3WU5lfnpJFb6SUsB78zvCf07RoW4llw2XD/ FknMeZcrjcxrsL2k0iHps7vmUbdF+z5qvIVSabN033T74vnoGkWorMLb0ZeJ/bTW98SBZpu7Kt79 weAQZdECDQ7fcPTyMAB6gb5lxp/d/FT6zeXf+MUZhr8gkGrar079DfUK2q2pVFP9HuJfylq28y/e AByf5017S+smy2pw+NXhN39x8LvhYgH6xWuOfLTqx89FGRxes7bS0+jFv+fnpaoIXPXjLSoCGL+J NLxPzeXM67MbAQtOpIlpkV7z5uFVoXvXsJBkwTkrXwjnvKz41HGqmZUH9lZUXw3dNZ3dGRPneOn4 VbHYgqg5W9tef0O9sFUNY/70tzE/XM1pd58fOnDhHRX/EQkGhyiLFmhw+NaVL4YB0Bf0dTNVCD0t +ob1b1UdK6w1tI3PQqSGjxV4pqPm/P2LVWrYrJPeDB49/lT9Uwk+z1uOJwvOX/0voYfX0CODw22r t4QrXRo0uDRjUKetilW2CPbjbTrx0vdD1TdPf6n6n+EXZXD43mFfP2GNF/UW6yH2nR9+2NekXBuk wYZ/23tNEzwt7i8aqB0d0TunN9uwu1PfQy8AAFy3SURBVOrM1bdDFORYU2o/1M+M30ynvZP2jpce OL/mPerAQgwOzxheGc55ObBJXdrBNBas1zWfWdkPRWn8bDXpWLCRLllRg8iKUk339iGsBkMLhp+t DWH99bFs25eOR9+rycgKXz5+Sr1+0ue6B8pHAQaHKIsWaHC4fXR76P0gbHqhb7EmAUxxll+DWtaU rsnGlmOeISFiJ6/vYn07+/SuCrWvbfzG0Hc+uPaV0MNr6IvB4e7hxqmDJXxdyPHpS8NBlKLZj/p5 qGyCHTRHz9eAUuNVsVAV9glIvqMNZGlphqf4l0cv3rMae7hYlGfBckQv1k8mTrvDfL0hil7CXl5j gdC0yYJ6rKlicNLkdlbEwi2pSTyzBHxmtdGrN6J9g0PdyPr7yo/6nnWkenk380C64aCwdEPI9wm/ Odp9wYtatl1M9bdOzWNtMzWStuCEs7VlzWy1o21fHI+GzX6liTPV4pePFXs9MK9cOxA6uYHBIcqi TAaH+1cfnmhweNHgntD7AfrLtuGtoYfXoFgiDJmszGxwuGO0Gi5zyfCZSnGqNBGf+sysJgnB5nhw UnMtNgMTfmj/gSjMnDxf0OufXwLXra6FHi4WkizYNdz4qYMfCqfXO7zzWOjuqHd54skoztcVY6hr 1Uz0tcp20b5eaTX+zJpv0zAuMtT/N557JpyhsKZCcOLXqGHVfMD6iRUDEjWia5/qhHuBZnShk1fR vsHh7uHGS/afG064R6g7eYeZmCDzm1qTPuZ3jeJwUEe1VZKKfr/zhfo0QRHfUcs6Nzu9cLa2bLcw 2z6MR8fPvGoDp/iJqUZ7ebGPVLqEYHCIcmiBBoe3jY597/09/voGcF6876wdw/XQw2toOVkws8Hh ewdfCVe6fNhvlekTmI6maDXzoXTqEyiGRo7PjUp/q2z4I9JEeTQV0OWMt3jh3Px80pDM8J9uSj+c PvL2o18KPVwsxOBQ0csSeLP7fD1E0d7/m6hqym7jK818eV/1Uek1VY2UUpVisMoQe3jWTCoGVKV4 fqHqp0trUwdqnn3oPu8elL/mU6R9zwINt1P2nR1OuKcUQ99A6aBQn1R/Czed9HZQL410v99pSGoE pe3oQOmxtFb3juINxVvQsi2oxs/BWrBl1fv2tlzEL7NqlDnFT8xHaMhy9oiqZAEGhyiLFmhwKF5/ 5JNhAAD0kX908AOajoTuXUNfDA7PHvyXcKX9QhMRzSTSeUwRzWw0mSiGAT6JqQqV06lPwGcnoV74 FKc4lzJ0PukJ12w/saki9oaR5Ncb5moBWyX1d1KVov4cerhYiMHh3tWNl+0/L5xe77DuVMxMef/3 TlUcEQ0jgbTjFRvxzfxA1p8nprd88Gp7r7SacEpW2TxfNjFTYPi1zPCCQzfZNtoZOnkV7ScLlmO4 GcXB5d/hTRS6tzq216udkL3y8WW5BltONzDUh0M3to3Tb4b0JFW0Bcs72LJdji3bSVojtlyKhpg9 +KbTU1O277RKvwF6RFWyAINDlEULNDgUV64twwQUYNvgttC36+mLweE5w8+HK+0XPq/apEpDhZrJ UzGqcXz6pW3CqlJqtp+2KWHbp3M4P9XSHzl9hrccyYI3HL089HCxEIPD+9Y2Xn6w908WVPUN71QW AKQ1vk19JGC/vZt8Nu8jronqw3sfO5L3fCump+RP+jR8BKBhpsBIwyf/oPrLRWt3hE5eRfsGh8ud LBDqeMKWvW+nG9R/z9fgLdfc77QqDGQ/B6tXCz6UJNXYgtaGs7Vl20t/fXkiOsSlj91ZenWlH0jf +eTa3tDJDQwOURYt0OBQ7Bpu/MrRT4UxANAvfvrwh+4ZNTWCNr5054EwZLIyc7LgLaOrw8X2i6yz BJvKSKFeFEMjx09J24RVpdRsP21TCups+/S3lJqrMBT2aBubhE070ewa6s+hh4uFeBYsQbLAY13v FeoqFiR7//dxVxwRNZGAGrSNTd6+FdPe60PAD9Qc/03VfxS1op+Sn0bDxv030iaZAsOHpBR+m+0d zZMF7RscLn2yIMUHpqcPhPqkVXqNE55lc9Qhh4nTds2dorTe32JT4+rnas1HnNbagtrUWlu2c7Bl G4N2RB+PM+OHaHij7AW5kwV4FqCTtECDQ+O61bUX3dfL/2sawLh67XDo1RNRLBGGTFZmNjgkWVBD zeSpGBo5005caraftql0rubYlK7JhMx2r//BtuN0J1mwZ7XfjmvC+3+Q6r3/+7grjgjbvbTjeWAj +QYWAoXu50PAD9Qc/6nTY3sr+hHtDNPcRBWKyvwpaC3oYg3FWlM9Hd3kWJ3lnYObQievYiEGh1vH s6A41oR15lBpWH2NbDMfL2rKe7jwHh5eR/JEmEaHdjGsRmttQTVhCNuy6rVs29tyKTolrU1zIqV4 1k9nG1b1FwwOUataoMGhc9n6fWEYAPSFbau3hP7chJaTBXcf+WY4gYb03VVkM7HERGwqI4V6oUlJ 1So/pYYTl5rtp2rK3Qo2r/7mC9SfQw8XCzE47HuyIP3x32q8z196wgTElieqGAl4rw5pLOvAIZz2 jbWQ1jfBL8GDDSvaERXq6ASK0bsOVBqcNEkKaBtdhT4coZb9N1v/Dbb4afSI5skCDA43gw+uqj5v Ub06W1pZc7ey+tD3fGRpIFhNOuRLVTwf7WsjSI2r56fnYAv7TzgK2bLtbst2MrZ9emJqzTYIqsoX 2PaefNRHFzboLxgcola1WIND56K1O8JIAOg+bzh6+VS+hk5fDA6XO1mgSZUIlY52Kd3L8anPbGo4 cfFLKG5fs6oUxSSaQabzKi1P1ULfKU0WYHA4A/4zo2Q16kJWVLdMl8NaK4piJGBY5HzpY3emGyhQ UdfVqnRL4UPAD7QZrCk7ohostunP5hSDkzSM0Wa63qoApogPQw/M+ggGh+1QHFyB0pFllcURJE40 Fref48jS0NBx1bftHCRV2oKuJRzIlu1kbPviienLwRZObDt+f6cqj5AqNNVrMDhErWqxBocpH1+9 56UHzg/jAaCbnLLvbM2NZssUiL4YHL5ppd/vqKcTEU1WNDVJ12p6YdP6tNLw6fvwhNlyKenUJ+Dz uVAv/JRKj1ukZvuqVapvGKjoM7EWtEtYtZSoP4ceLvasPBbGy+ZZeoND6zYmq/E+r76ULoe1VhSl kYB1SHsvIN1Au2uh2EtV83yjkzpwk0BiWhWHmM6h/jRqUPyjkwyV/aI1g8MZXkNYDj9Rozi4AvaQ S8iDlw4340RjJTG51ftR1OH9WZip0D1Up6R27BwkVdqCriUcyJbtZGrOWfiOasRrLI9Q9W1Tmivp KRgcola1WIPDwJXDI30PTmAr8PNHLv7D4f27Zs0UCAwO2yGdiGiio7lCCP5tbXHen0YXVZN4m3+E pz2N4mTFKU5x6qnZvnRVzY+fRfRp2MahflnB4HAuePc2hUp1y3TZ1hZ7WjES0AhV7/UJfbqB2vGm UnwIpGvV860yHQLawAKJGmyv9JSgOV02ONw6yQJ/WSDctuy+UNq3bfsq+VGsGJ5N05hqOKy0YCPa lm1B1xKGsC3bedr2VePRd1QjYZV/RF7jT0J5Td/B4BC1qoUbHBa5cu3AhavXhoEB0AXOHl19ydqe mR8ocBRLhCGTFQwObSJik490cmNvMxZ/cPC3HO1HzlJqpjLFyYpTNcVp58fPgP0GVf97iy4wTBD7 CwaHm8dCevWK0Mm9qB7uyxOVDh+NtTSXl44vW55BU/Vb2yU9pRnQtYehXcW1Tx7QJ6m/ob6ndNng cAn8RJ10oIVVwu8j4SkAqyzt26Wrwq1TWDHdzI9Vc5e0bWwv/bXttWwLuheHA9lyun16xBTfsTjc /CPyGj9Vv5y+g8EhalVdMDgsZdfq4//pyFe3jXaeP7jhjOGVrz/ySaEFzfbSonHqkUvFm1aumKGo dlQ8bXBZVVGoqOMKLcy9aAfSgo6rmhmKuhYVRVVRW9rGOq7+5igadtyqj7qmaCepon8goagF1eiv jityFP1AOq5qvHj24L9oGnTZ+n23rk14tLg5LScLMDi0KYLPGHwDTVasJkw4/Pf5MOVKqZnKFCcr Ts0UR6t0huGI9dtXrWqC4ijbvaFqPoq+oP4cerjA4HAq7n3hP1QLndyL6pa+7LF6cbDUDB8j3UCH 01AtRv4+BLQQVs2ANVVzSk2wRqZSTazVI7pscLjEyQINDQ3JZ0/8Hxwq2iM8un/59obtkibjHFsV un1xZFnRjiL8ZirZF4LVB2wU2162LKWN+7Il8W3ZTsa2Dyfm+I5+So5/RF6j07Oa4sY9BYND1Ko6 YnAIsKXA4LAdiu/k22/p6ezcaiSv8YlF6dTKqZnKFCcrTs0Up5Sa7adtKuAnqbmmPhBN/sIGwrdZ jnimNFmAweFseN8IRXVLjSANvfQRHsu+pb1Ia7VNVYwh6kMFw4eAFsKqGbCm6o84keaN2AXq+yfU 9xQMDtvBB5pLHcnyaDUhcVW9sFWhxxZHlhWtBQ1kKwZnBEMno6GtLR994b/5sEasw0tp1t4O5A+v Wb2djG0fTszxMyxelGpsVVppX0H1j9H1CAwOUavqjsEhwNYBg8N28EmDz3h8llOs8TmHT2V8m1Is y1A6lSmdrBg1U5xSipfgTNtUwGZyFqvoKoqzKJ96Lk08o/4cerjA4HA2QicPHVWDSJ3KMlDekUoT UlXUhwqGD4Hi6JgBa6r+iBNp3kiTC+wRGBzmRsPHH3kzpfk44feytNKw+tI7ha2qko8sK1qnlUrT BIbCfnvAwWX1dno6B1sojdtPbD4eFPUDpHj7u/bJA0IL4avJ0AlbZU2Cskfk9iy49/4jz3+A9pEh 1CmDQ4AtAgaH7eCTBp8faHZlNT4F0fTCanzuUvUkZ8D2mlml87YiPsWpeQa7YVMpai3d16ahoR2f eoYpaX9Rfw49XGBwOBs+uELRowsNMfvB0IfYVNP0+lDB8CHgB90M1lT9ESfSvJEmF9gjMDjMRAi8 JX0zF4eSp+SKt4P6O4WtCv2wOLKsKBXTBDp0zfkUkwKW8tCXg84n7Gi76AK1XD9AwkVpFzVotyr/ LvKN9S3k21vjVqkbX/HG2gswOEStqoMGhwBLj2KJMGSysmUNDn2alVZajWTTFJ9DSOkGE38Ftc18 5pFSnKw4YYozEZswlf62P21TKTpt29fnajaB85mTN17/Lka/6E6yYAleog6d3IvqOVajvmQ1pmmj 4vpQwfA0hB90M1hT055noHkjTS6wR2BwmAn/rpZq7krWnUp/rvcvc/vhPWCrQj/0XXxkWbH0XqN7 ROltwnYJLXu+Xi3rvmYLvlb3I78l1Q8QP0Odkj4WLfg5+HeRp9rViJq1BiU7hDbTLj1NFmBwiFpV Zw0OAZaYlpMFW9bg0CYHYf6kon37hWmQbWbTDslWVeEzldLpl09WQr1IpzhhVSm2celUbNqmHE2V bMc002FzOM9K2DRO8g2WAAwO54h38iAfVmGbaZ9PqQ8VDG8/PejMWFP1R5xI80aaXGCPwOAwHwp6 67/kfSCUhr71OTVbFfqh31x8FyuWnob2Le3GtktYpaJXeuKgNAmSblnEz9BfzbB6b9OUnrDvYm1W 5Th6AQaHqFVhcAjQPhgctoNFvOHHf/+hxqdBmjGoaMGMLdfPzITnFLyRFJ+6hXrh85WJhxD1c6mp mkrxTyDU2+RMn0DxI1oOMDicI6GTezENV9KHC0rTajXUhwqGH3QuHdWaqj/iRJo30uQCewQGh4vC b0ZVP5LXvMsmbFXoh35z8ZFlxdJ7jfbVrTY07jevtGVPW4THByS7/6bYqnBijqe8TX7PctUkICSd ycZzz4iwQV/A4BC1KgwOAdoHg8N2sG+5MGnwqZXPV1JqVqXY9Mt/hw+EOCplqgjfZjZVE5qpmnI8 fisGb2H6NW10130wOJwjoZOrN2pkpQMnzRS4PPaYiHX+0seqHT+H5s3WYE1VBScNad6IXeAmD9cd mnsW7Lz3SBgvzdnKBoelFDMFdm/SXUPxsyJw/1avulvZ2tAP/ebiMbwV1bhv49hv++E25GPTW/Yv hDSt4Acq3ubqB4gnIyRtk37b1HwbhHucFDboCxgcolaFwSFA+2Bw2AI+mShG/ppYpPMVx3730Bwr 1BexdxmqtgxxVIrPjcLUqohvWfoLiWjeVIrNwKpiMP8Nqmpm2WswOJwjNZ1c+E+I1tO8aNLAKR2A KdZRpVCf4udQEx40x5ra5I+N1khVhJNSPxJ7BwaH7WM/pxe7kGcQUlXdrWyt9Vj//nd5ssAe06tX Ogx9bFrLfrcqDnzLNah93al91Luq3hRIswN2i9dVV90rU/xMTGFtX/j4aFfo5AYGhyiLHn7kTzE4 BGgZxRJhyGRlaxoc2rxnqpcSLQUwMYzxXyeqQhSf8YR64TOViRG+nYzNtEpp3pTjMVsxgSKKU8yq C+wpGBzOEfUNdbxiD9Hw8bgizN2LoYjJA5KUmkHk5EgWSKF+KsZNTKPQQk9pzeDwll2j0OBEdg03 XnHg3eGEe42PsprwOGTowlrH1vqNxm8rJt8s/SW/VMVRrHNTs/prd5aN554pve/YKPZnFrRNmpio uUAdUXfJ5rc/J0009PQed8nantDJx2BwiHIIg0OA9mk5WbA1DQ7t94rSOKQUm36lwblqNFPRX68x bHJTE8bXxDk+Fauf4thPRvU/cjZsyvEZUun0yMwaJE3abG5n0rWUzvD6SHcMDncPl/AlanUwy3BJ ClTCWseGj6sqGKgZRI431XyY12AnXxOcNOHE6dR9OThNLrBHdNngcNdw458d/mg44f5iQbJH1zU0 yZhrbfiS17JuPbobFu99M6CvArVW84VQit2+G97aZsNueVkPkY/LhvtDJzcwOERZlM/g8KuHHgud GAAMDA5zo+mUvt80owr1NSg+1wTFA2kPraUwZ7J5TM0vEiEM0Mlo0qZJifBoqmaOYrG6jhLqA1Ml CzT/s42LsZC3I5VevmmTQVQX6I7B4e7hxs8d/kg4vf6i3mJ9Xn8bBhjazNJSod6xBmtGmbDfTjXp 704+y067SfJCJ69PYGkycVXPRRdpP1kg+u6/A5Byw+oDoYcbt+8ZhCEzGxgcopOEwSFA+2BwmBvF D89+57giDcUk6TONM8tDIIvk63+rKSYLLL+QqiqcsPhnYqZATJUssCRFCL0UqHjyojRsU8u2NpWu vWFA2DW6Y3Aoev2OD0DgmvWV0MOraN/gUGwb7QwnDNBTXnHg3XtXYw83MDhEWYTBIUD79MXg8O2j 68JdqhcoBlZA609pKrJVJDyv+FbR9cRIvuo3Q08ZVD3yoNPW2ibBv2ieLFCzD538oKk9eWGa+MiA rmW86Qnp5HuaLHjbaEfo4WIhngXig2tfCacH0FNesv/cO9b/NPTwKto3OBQ3rq+/eN9Z4bQB+ogm ZqF7OxgcoizC4BCgfRRLhCGTlZkNDrev3RbuUr1AwbNnCuaL4mq1PHOorB0VaVc9lbD/W19v/hS3 0JbapWFmwbGHBZ79zvFpXyLV9hvPPTPt4TrF+0Y3hx4uFpUsuGy4n+gFloNfOfqp0L1raN/g0PjF Ix8Ppw3QR65eOxz69n8Hg0OUQxgcArRPy8mCuw4dCyfQkItGd4W7FEB/+Z3hPaGHi4UYHD7P6PEf PLCc//c7bDXeO/hK7N7VLMSzQPzB8D7Sc9B36hNzGByiLMLgEKB9+mJw+JXRI6fsOzvcqwD6iHry l0clVgILMTg03jm4KZwkQO94xYF3604R+nYNi0oW7B7ycAH0G93FPrcyDB07BYNDlEV//q1vY3AI 0DJ9MTjcNdx47eFPhNsVQB/52YMfVX8OPVzkMDhs6MG2a/XxJfvv32ELsn14R+jY9SzE4NC4fvTQ Tx7aFs4foC98ePW20ruYg8EhyqKOGxzuXd24fHT406PD2wa3vXd48wWDG413Dm6qKVqN/r7t6PVi hqLVGGq5/aLORMvCzmqGolrzlhdVtBr9tbOaoWg1hlpuv6gz+b2V3desr3xuZbi79jt6KvpicCj+ YHhfuF0B9BH15NC3jUV5FhhXrh3g4R3oL689/Ildq4+HXl3PQgwOnStGBxlx0EdOH1wZOnMRDA5R FnXT4PCG0UPbR7e/bnBJGCoAC+R77z/3DUcvv2Rtz7RzoyKKJcKQycpmZle7hxu/uvKp8FEA9Iuf P3Lxnor/a2qxyYJdw41tq7eEswXoBS/f/+6vPjD1TO+Or62G8dKczRgcOn8wvI8neqBfvGfthtsH 3ww9uQQMDlEOdc3gcOfw2FsHX/whbJ+gw7z60LaLRneFrjsVLScLZjY4ND6/3mMDfABx7QOV73ku zODwBfaubrx15YtYr0G/+EcHP3Dd6lrozE1YlGdByo7h+k8d+nC4IoAO8tID5//+2q7QgavA4BBl UacMDi8fHf7ZI9vDOAHoJr+68qmpXJ1S+mJw6OheFS4foC9ctr439OeUBRocOruHz//PI5oUhjMH 6Ca/PvjjmW9/XUgWCA26j492vebIR8OlAXSHt4127FydYqBhcIiyqCMGh7tOTJVesv/cME4Auszf O/C+2X5a6YvBYcq7RjeGywfoPhetTXBfW6DBYWDHcP0NRy/nhWroMq8+tO33V+8NXXcqFmhwWEST zy+sH3376PrXHLxYU1BmobBYXrb/vFccePevHbls+8qdd03/jg8GhyiLOmJw+Ier9zFDgj7yffef d8v610N/nkiPDA4dTaq2D+9gLgV9QX3146v31HtHi8V6FgR2Dzc+tzpQ6PJzhz8SLgdggWiGpgDm +Yd0Rpu17FmswWEN+q64b21j39rG/geeXzDaLAot7F19HquZtuio5bSmtaKWhZ2VmKGYNqXGF1IU WrCzspppi45aTmsmFvU3dMupwOAQZVEXDA6vW1373vuJQKCv/Nj+901reahYIgyZrMxxdvXZ0VH8 DqH7/Prgj9VXQ+8tpVPJghTdGf9o5eCHBndetHaHsP+lRX/Tovjw6m1CxQtO/A8yMxS3jXaqKEqL Qlvaxjru3Is6kI6oZWHHna1oTenSikUdSwuq0V8t5ygKO66KOu60RbsK/VVR2Nq0qAPpr7a0fXMU daDiZ7t9dPu1Dww/PTq8+RyBs3CDQ4ClBYNDlEMLNzjcs7rxi0c+HuZ5AP3iguF1oWPX03KyYJMG h0X+eHXf29d2hA8BoAu8a/26y9cOTHygwFm4wSHAlqIjngUAywcGhyiLFm5w+AfD+7aUC/SFD+94 6C+esA9fy2FtkWufPPDsd47vfKrcjr5+LbTGSw+cP5Xb091HvhmGTFYyza6+uvroBwZ3vHNw01sH X3zL6OrTBpe9/sgn9VfLafGM4ZVCC6ceuVQ1MxTftHKFiqKqqC1tYx1Xf+de1CG0LOy4sxXVjor+ gYSiFlSjvzquyFH0A+m4qpm2qAsRKgpbG4pCW9rGOm6OYulnq7/nD25QP/zD1fvuWns09NKJdMHg EGDrQLIAIBMYHKIsWqzB4a7hxs8fuTjEXcvH9mM3D799bPyJJ1KcH7Ys8ujxp2zj/d/6elhlqBHb oEnqwdDJqNkzHrwi1IurntgjQuW9T6/rKMX6gE5AW07cTFi6RB9LqO81CphD966hjwaHAEtJdwwO AbYCnTI4BFgmMDhEWbRYg8MbRg8tmV/apY/dufOpgT87UCoF6gqqtZni6tKI3dFa26UmraBGbBsd NKyqQoe2XYqBvdVXaWIiQNdlW9YnAmwbaZmeifiXRy8O3buGlg0OdbhwAgBgdNazAGAp6azBIUDf weAQZdFiDQ4/tnZXiLj6hYL5/d/6+vijrNDw28fCXs3xxuufGrCHC6Y6kDUrhZatMuQdrPLR40+l lVX4MxQ1mQXboGGDfeGUfWffuL4eengViiXCkMkKsyuAKkgWALQJBocAucDgEOXQYg0O3726tP9z +7VPPj/STLP9fu6PFUzcXce69+n19CEFyzJsPPeM1wQ8DREat8rSZEHzJxdse6nquQlb27zBvnDJ 2p7Qw6toOVkwd4NDgKVhMw9FV4HBIUAVeBYAZGJeBofrx55/A5pkARprsQaHb1qpewi/v/irAQrX qwLmiZQG/P6cf0NVPW5w6WN32gbNnyxoHttPfCDC1i5fsuCdg5tCD69iOQwOAZYADA4B2oRkAUAm MDhEWbRAg8Ndw41/dvijIdxaAjxToMA+rBKqVJBc/1qB0AbWiG9pRgPaV+2njgAbzz2j+hkeXjjj wStCIkPFE8eMZ26VzWN7taMWrn3yQKh3pm2wL5x59POhk1eBwSFAR8DgEKBNMDgEyAQGhyiLFmhw uGu48dOHPxTCrb5jIb1U+sa+/+Qu1bzSL+w/QUjjbdtLSvMCnpiQJiYgJuKPG4Rzs8o5xvZzb7Aj nDm4OnTyKjA4BOgIeBYAtAkGhwCZwOAQZdECDQ53DzdOHXwihFv9RbG6GQ1WvXrgzn+SAv7SbQzL KaSxtL99oFVeKaxyXlG35zJCvVWSLJjIu1dvDJ28CsUSYchkhdkVQBUkCwDaBINDgFxgcIhyaIEG h0uTLLjw4R32LkAT1Tycb6Q5haCQKbAtvfKqJ/Zouf7/LHTOePAK7V6aeii+PWH1QVVuCE2wFpYv WfC20Y7QyatoOVmAwSFAFRgcArQJngUAmcDgEGXRAg0Odw83fu7wR0K41VPGn2aiZ79zXOH0zqcG 9kKB1DC69p/3pY3nnvH3GoLTob2AECo9Z1GaMlBwbmtT6TzTtaFBw88hqPTFB3vCov6/RbTdQ7JA O1p9/QsaXaZ5sgCDQ4COgMEhQJuQLADIBAaHKIsWa3C4NJ4F9prA8NvH0vjZLQCkhj/4i+AO6LkD 30BYXF0a2Hu+oJibUMs6JTtDj/+taEcpbXAiqW9CKp1A1aqJSj/GHvHvjnw6dPIqMDgE6AgYHAK0 CQaHAJnA4BBlEQaHOVBY7kF7+jv5vU83+q8QHA+2011KK7cfu1nxv3B3A6nm531PFmhZUb0WwisJ RbRB1TY6+qWP3WnL4QmFdJWjDaTwZMES0DxZ0PJrCBgcAlSBZwFAm2BwCJAJDA5RFmFwOHcs9paK L/8rvLdVUppEKEVhtm2ZPpXglTWycN3kOwY8WaAFba9m0yxDjSY+fWBHr08EWFPLlyzorGcBsyuA KkgWALQJBocAucDgEOUQBofz4owHr/BXBhQGqxg2cPyhA6nqKQNPKxRzCm6C4LJGbFnBv5bt6YOa wD59ssBRO6offvtY8VkAv7SJDyCQLGhCy8kCDA4BqsDgEKBNuuZZcN/a8+xZfZ69q/+9qDmq1Ygc RTuQ1WQq6kBCC8Z8izqQFuxYdty5F/VXy36sTEU7rtXMvahloQMJWw7F0Bs3CQaHKIsyJQvU5hYx ODzjwSs88JYUnytQV41jwXONQoPCHx/Q7l5z79Prjx5/yiJ5y0RorW1m29iy76JtahIWYV9Hu+iE ixkB23jiYwWCZEETMDgE6AgYHAK0ycKTBTtXH/n46j2/duSyU49c+spD73n5wQvFS/afK162/7x5 FYUVVd/fohaspqdFLeuvFW25a8VXH9qmfvgbg6suHe29a+3R0FenBYNDlEUYHG4SRdfjj7JWCs6v ffKAP0fgDw5I6VsGwi0JilIjafzv7ztY0ZY9WVBPVbJAPHr8qZAU8FOa+P8+iq2cLMDgEKB3dNPg 8KbVP3n/4NYLBjees/KFN61cccbwSv19/ZFPalo5x+Jpg8tUFMWiUPEto6uFFmYoWlNaUMuqyVf0 iwpFLdvGOiv9naGYNqXGcxTtKvRXRWFr06JQUWcltDBD0ZrSglpWzVTFNw+v+vDqbW87ev0fDu/f M6dfQRdocLhjuK4rUpwW7t0AXeDlBy98++j6L48eCf22OXgWoCzC4HDz+CP6irEVTqfxvEXOktc4 Hq4Xf/+3etPw5P9hISU0bsubTxaYeUGaF9B1VW1chGRBE1p+DQGDQ4AqOuVZ8NXhN7cNb33j8I/D dwvAwnnVofe/bbTjpvUHQqedloUYHGpkvXf1ppftPy9cFEDXeOWh92wb7QwduCEkC1AWYXA4XxRp p8/wezyvgN9fH3AUkBctCYTqLe8Q6gPW+LPfOW5FO9BsyQKdm45ojoz2rIQ3648VNGx5KycLMDgE 6B0dSRbsGm58ZHj3a458NHyrAHSNc0Zf+Momfvxs3+Dw5sE3fn1AAg76hEbZ7YNvhp48GQwOUQ5h cDhHFHLbp+qP8XuywJf1t/gowWwonrcGrXjiOLMkCywdMPz2MV9rz0pYU3YUzx1MxC/Ta/SxhFct tEHYZjnA4BCgd3TB4PDu0eNnrlx9yr6zw1cKQDd5xYF3f3F9xv+VoGXPgpsH31jK/3gLlp43D6+a Nl+AwSHKIgwO50VqQ6DQ2t4dsMhZsm08RFf9DCkDRfUK6f1hBGvKHgfw4rTJgmuffD596NkNwx4u kPz8FfCnG9Rgu1giQO08evwpW0450eQSJgvevXpj6ORVLKXBYanTb03RfIPNNHjuRf3Vsg5kNZmK dlyrmXtRy0IHErY896IOpAU7tB137kX91bIfa+5FQwcKvbE5Czc4vHPl8VMPXxK+TAA6zovuO+vq tcOhMzehzWTB3aPHX3/kk+HMAfrC2YNrQpeuB4NDlEUYHM4Lf7E/fX3Ag22v8af6pfTH/FIufHiH OQiYnv3OcQ/avR2vsaInC7SvtrGcRRFPFpiKm6UbTPzvElM8WaA2bfdi41a/fMmCMwdXh05exXIY HN60+icXje568/Cq1x76xMte8B92p1+v6WlRy/prRVvuXdFq9NdqbG0fi8KKqq8q/tzhj5w2uOz0 o5+5ZPi1e0aPh75aw8INDk8fXBm+SQB6wffcf851q2uhP0+kTYPDdw2/FM4ZoEe8eN9Z21fuDL26 BjwLUBZhcDgXPFMQAuNiskCk+QIp7GI/9QcV/Qus5fTtANvSkwXbj92s5fD8v+OmjFLpUwPpBt5m E/ySTaXOC7ZqKycLWn4N4aa7DoUT2CSfWx2cevgSnpqGbvLSA+dvW73ljlGjt28W61mwbbQznDxA j3jFgXdPa97emsHhDSsPv/LQe8IJA/SL1xz56J0rTdPfJAtQFmV6DWHrGBz67+fhSX6jNFkg0nzB o8efSlelUfrw28dK31bw3dMwPtRoIWyQYk4EUunTDSHgN1XlHQK6nPEO1Y9O2NrlSxZsBYNDBWBv OHrFS/ivp6DzvOrQ+z+5vid04CILTBbcuvbISw+cH04boF98cO0roWPX05rBoU4snCo4NlXTZDLU p1z62J33Pr3ecO4H+fjY6t2hb1eCwSHKIQwON4O+Q+1j9Jhcsb2+Xv1hAY+crZhiwbwprVcLiuRF aZpAeHoihOJWGZIFVW8QqPGN554JeQqhk7d2JLuK8ByEGgyPQqSo2fF2JxTWOrZ2+ZIFzT0LWk4W zMvg8Jrh2j87jFs79Im3j66v94i6dfd8XvJMaWhwuNWCGd07PBNdcx9xrn3ygG6FVSnv+rX16Eam fUufqjO0qj6OqkE76t5a+lSdsNN2s6El4HvuP+erD0z4cSilHc+CPasbrzr0/nCqy4Hmfpq/NRlB NfhIrBlBNo2UinPFGjQxtunlJs+wHptdh1/UNGxVUzX0+svrBpfsGsYeXgoGhyiLMDicGfsa1V0/ /ULU11b6aICpKir2lxdCfQ36ErRdilMNnYmtCqqZD6V44kMKkyTLLIzXJSrNN/vl12SjbYOtnCzo o8Hh1YPVf7Ckcy9Ybs4a1r0ftCiDw6+uPvq99y//Ezq6EWj6bt/5qXTDClsWsXhAqsp6+11v2rDE 9pKqIiU/dMMbaIrvGxL6hgdgTT6BvnD+4IbQvWtoJ1nw+fVZski9wH/C2Uw0bsmCdBqmrh56u/fV dE5os8GaQ6eTyTSS17LaqZkZapjrfNJdarDzD4PIDx2+MdRmw2a7yYv3nXXL+tdDDy8Fg0OURQs0 OBS/cPjiMCT6gn1P1Uwj0pRBiL0d7a5ZRdVkJaBvOo/YS79t/f6RSu2HzYr4/UCqOlWR3gBK50BO 8ZYTsEaWaapknH7ks6GHV9E7g8PbRsd+6Sj/+xT0lW2rt4Qu7SzK4PCiwT3hJPuOvvZ1N7GbY5V0 S7r36XVtpntN/fRda22XmjuF3/XSmGci3nJVDkLYBlJNbFOKNy6VBlR+w62/S/aLf3b4o7ub/fIp 2jE4vGBwYzjJZcLTZPWDqAYbp+nAsdGUDgrvqz4K0nlmVb7Ah4B2T+vTOWS9mlxU8fyFHyIdtn7O NeO9+3xo0MjmEM8ClEULNDgUv3b0j8J4WCbsu2wuD0TZV3Z44GqT6AvUsw/NT1K3B01xNnka9sno BEJ933n34ObQw6to+TWEzRscnrlydbhYgB5xyr6z/3B4f+jVxqI8C35jcFU4yX6hu0CaEy9VfVq5 Hm+8/udTi5qmOpAHD1X3IN3jbIMQ7TTB/wMjf/pPjeiW59FLMQBbAjS+bhg9FHp4Fe0YHJ5+9DPh JJcJHx0zz6NKg22bE3pQXeyrtpdUf1zbJgwfj+RLh1XVWh9Qc1F/8wVvO3p96OGlkCxAWZTpNYSD 63860eBQvH10XRgPAP3l46NdoYdX0XKyYJMGh9eMRjgaQt/51ZVPhY5tLCpZcOrhS8IZLg3+upxU GhhMpOrHySI6lsKJNH9tcZTCHq8JePjhNRe+4ARk7fgGM6TFPQVfrLGkvK7IisuULBBXrR0OPbyK dgwOX3/kk+EMlwlPeIV659JJphulyQJvtrSv+qj0RFgVtlkYvA2TBcVxoWspVpaef00jfafpf7aF wSHKoQUaHAoFV2E8APSX2x6Y/DSN0XKyYJMGh/9h+Nlwpd1Bc4JnTxiClk4ONLnRTF3MMOlvDbsE fRvP/BtRy9gr2enZlk7mOshn10sesVmIweHu4ca/PNrXt/Dq8XhjM+OuNOCf9jdGf9zgwod3+GPb 9bIj6q+WZ/gRsvSRBKvxVwJ9myWLZ5rnytvxLPjlwaXhDJcMDa6q8ZWOwbDKSYNtdU4NEHuEx0eK lkOyYGIazrG96pMF+quj+yjwtQ3HxVZLFpyz8oXQw0vB4BBl0QINDsXO1UdefvDCMCQA+oimJqF7 19Ajg0MN0lP2nR0udrGkMySfHPgM5tonD9ivIsLn5VLz2YNiDG2fBsOaRWlmo9a8poi20XFnm6No xxPn2GgeNkcUfWmyZXPE5tipSr6jTSKljk/R3jy8KnRvsRCDw72rG0t57/MopfS3x4b9TRtYI76l BS3aV+2nfcyi+hCTlKKmNH4tvjrRduXLd370YmdWjY5Yk0SwAEbhltdoF2vNv0+8pth+r9k22hk6 eRXtJAtev9LXJ3d8EM1Ffk9p0qw6v3+Za4DYuJPUV33g+Kiswba0gemZCG/B6m2wSPZdMe24sN31 N630RpqcZL9omCzA4BBl0WINDsVpg8vCkADoI+8dNjUsED0yOPzk2t5wpQvHIgQL3X1yYPMPnw/Z hN5/imwSTjg+ifFwwo/SRB4VTIUftOFUafN4hiKNbQKa3unEhBasxkOpEDL5FHMzr6nn5nvvP3f3 2uOhhy/E4HDP6sbyvdrjoUXpEPAeItWPEXt0JQ3mbS8pHchp8NM8NvBu7106kJ5nlULnN/xbIj1z /0y8xjfzkW4X0nKicO68c3BT6ORVtGNw2Ov/bEt9I+Sm9b1a89Vq90Qp1Ac0THyk2PYh2BY+rNSN vffqfGxcVI3cdDBWye8dNor9lmctFMdFQOejbwY/AX0+qimO4qpx3Xf+3ZFPhx5eCp4FKIsWa3Ao Pr8+ePG+s8KoAOgXrz60bedwikf9W34NYTMGh2842rlbbzqbUdGWbf5hcyafdlvUIVmxITaJSWdR Po9JY5WA7VUVeGtmc+/T61XTIKEpjvYtDRiq4nPh2ZBNSh9UaNlIp4BWU/NR+Kfd5bCnaHO4EM+C JUsWqIuq99o/felk3Z7WMann1EzoLSZJR5938tD/rTLdsgk2TtVXdRq2eziZE62WB0W2SkrTAY6d ucl3t8M1VJcHzkSaJwvaMTjsdbKgiEaBOm3VHcT6T/Ox4F/jpbuoH1pXtDEiaUFH1zmkmwXUpic4 fC9fW6z3oWGr/JSqrlH4LcZTHkKDUSdW+pViQ7J4Gn2EZAFapBZrcCh2DTd+7QgPF0C/2Ta4LXTs elpOFmzG4PDUI11881NTGfsG0xTBFjQhsMg2nXDbqmKMXY9NYtJZlM9jaqYdxb1SvIVNqngtmp+l s6uaU21yFQGP8Xxy5umD9KCOrZJKo6ku8DvDe0IPX0iyYO/qxsv2nxfOrY+oY/hgnKiJvSLNKQSF nm9beqW6pZZL+2TAWtMQELachkBWWTqKbVX69ZLiX0QmD12smKYefBg2Odse0fw1hHYMDpcsWaDv efW90nBdq6xHNf9i10i0XapuWIaPEc8CCHVm7ZV26SK2V/F80nq7Y0q2qsm48Ly5DUOdg52MVdao 5qGMvoDBIVqkFmtwaNwweujvHXhfGBgAfeG1hz5x9yg+21xPy8mCmQ0Odw07OuXSnElfX/Yzvn2V qebR408J38anUOmvEE2wyUc6i/J5TM1srLhXSk0LPgGaS/BQc6AmVxGw7dNPVftaZekvOZq62drO JguKv38uxODwvrXl8Sywf/FUGpianaur+C+BDSfrCvhte0nxgHe2EKJbNwuVKtrGNePI+6cGnTee bqAzt28VHyzaxVbpEqpGt0jP3DcrPU9vueY8+wieBblRzwx9yfC+17xHWa7N5D3cbmHN5TsWsQ2K N5q03g9nqxqOC79YDWFdhe77oZ0UX1V6t+oXGByiRWqxBofOH60cfOmB88PYAOg+v3D44ttGU4fi fTE43LO68XcPvSdcckfQlMKyAPZVpnmDajQnUHyiSZVW2awiDXQND85t9yI2w9BfLVtr/jtMcfbj pHsV8ZlQsQUPYBoGVPXUHKhmVSl+1emk0KdfXhPQx65tbHLWwSnah1fjQ0ALMThcpmSBZe7Ue9MB 5ak6SR3P6+tRh1FrnmnywMA3EDZ+S6MmzxdUDSXrvbavRoFt7GtVow3sbL3zS7oWVaqm6hvDR5Yl R/xLQKehYoipfOPmH0svIFmQG/Uru7WFeuv2luRqiPVAl90lNfqqeniK7aKD1ny92zbFG01ab4PR T7tqXKioEeTHUlFnq28Jv9FYO5Lv4tgq/Q31fQSDQ7RILdzg0LlsuP9Vh94fhgdAl/nVlU99cdjI bCnQF4PDriULLCyZo2xu5OH65lU1L/GZUHH+5BFRzdyrOTUHqllViodeaWUIh2qw3S0w6w7FZMGu I98I42XzbE2DQ0Pd2HtOGifbb4BNohHDR2W6S2mlOra6tEi/Hyz+SfH4X5upqO2tqGW1Zsuep/C1 Tbq6DYpLH7tTG/su+hwUCBVPw4ehFsKqXvO2o9eHTl4FBoezYR1Y94u00rtuqK8hTeSpr9pobZ5r sB3rbyLpNjZmdXp+qlafDhZRMy50bqpPL1CDSyPLcoLWjuRrnXCIXoNnAVqkFm5wmLJjuP5TBz8U RghANzlrePXtg2+GPtyQll9DmNngcPewc29Wa6IjfNm+x6QwdwnzEkPLVlmcjmh7YcvFGYbPY8JR UmyvYmxg1LRQnAkFbDKXxl011ByoyVU49qPoXNSpfEHxNQQMDueIdxsLyFN8SEoTO7P3VS0UK2tk w9DkOxoaYuMV1fK+6t8VkrdQShrCpV8dakEL6fkbpZe2BDRPFmBwODPWc9Ia79V+/5pIOhCsi9py zT0oxTZObyI6tN3F6uVfDravpdgki/lrxoV/daTDU7vbTMCHvK1KsbOy8dh3SBagRWrhBocBTaEu Gt31k4e2hXEC0B3eMLzs6rXDoetORcvJgpkNDjuYLEgZf4u9IM0MPI/gvzGmcxotW2X9NN0mH+kM w+cxaWsWJGgzeyJAE5qa6Zq3sBk1yReUnurEVaVoNqaPNL0on7Q1bKGDdCRZsDQGh4aGgEcgPiJK scyXqWq8eDcrdngPMFzWiC1bt7RfMktTVDpJi0yENra9fG2Kr9UQqLkcrdKBPEWYfnVouAmrT/Fh mK71S676TLpP89cQMDicGYu3069f6zbeA5tgu5isr9qotOWJ2I7hFqB+q5uvj5TSbcINyJZdNmyl 0lHj49Ge/SkOOsmKKVbf8Lo6TkODwz2D+TwoR7IAnaQuGBwWuXnwjU+u7T1n9IXvvf/cU/adHcYM QPu8eN9ZP37wfW8fXf/59UHorjPQcrJgZoPDLicLLGxIYw+TBQn+Q0c6UfBfNrymFJt8pDv6LMeT EcKnL2FKVIq3cO/T62rE27EQy855LoQJWZNVqm8Yolh+RNIuYVVfwOBwjig28FEgqRtrxq8ax+fx VQoNimIvVY1Gjca7xq8HJFprm9k2tuy7aBuPW6oILQQ826iLSkd9IM0+iPSrY+K1V6mn+QI8C1rA R4cVvQ83ySMb9h2uXp32VVXqjunDp54TB6y76/lJhoEThrYtmzTcfG1V/7e1/p3jJ+ADzbd0rL7h ExMdB4NDtEh1xOCwCsUqe1c3Pjs6es36irh8dFgoWgvFax8Yik+PDou5F3UgLetAn1kdn8a0RcOK qtfaYtGOqyPaxvMt6kAq6kDCjjttUe2oqAWrsbVpURuoaIe24869qANpWcdq/skXi/prRf/kvahl YcfVEdPijuG6+uGe1dg/ZwaDw02Sxtj2Vaapg1VKlkfQHEIL/vuDqJlVpKSzKM1grBHbUUXfzKYs ktfU4DMh+2HEsUpNldLKzRAmZBNX6TO0yiYhSsNsS5fB4HCOaOJu/aFe6m/q9t7BtDBeUcg6+a+L RamRNP4PXdGWi32+Bm1se4V6w78rNECaD8/0q0Nnq2CpOKx8GIZr7zskC9rB+pgFwNaR7D7YEPvC V99L+6pRM/qKqhlr3sNDCsPq7Wk138Zko1uV6RgPaJWttV18S7sQyYopVj/V10JnweAQLVLdMTgE 2DpgcLgZ0kyBsK8ymxB4VK+1mkyEZIE9bpBOj0qxyYdasNbs98znG52ULNAcSIdIj+j43ChtwSdn Nu/xbWp+yXSmmtg1VDGwCdgHWHqBjj49mw6G+o6AweF88Qydxsu1Tx7wGbyomcT72Em3N6zepKFX 1ZFC47Y8VVTg56BxZyNd8lyexVT+1/eqx85Kf0N9SulXwRLQjsGh5qu33/8nocFSlvI1BOH9xztt 845kdw17Fqa0r6qpiXef5w9Z28k1iGwbyY5VxJ/cMTUfubZj2qxdiGRFHV2fjL6XvN4Hda/BswAt Up0yOATYIrT8GsIyGRxqlqAvrnSuYF9lPiHQfEizBCvadMHnUral/SZTg08yJJs5pbOfJipGFz7D Syd2NtvT4cI2UpNgW9vrYkO45Y0Up181q5qgU7LdG6oYB3YBDA7zoXl8Orh8HKnnaByF/qAxpd6b 1hiqt7xDqA9Y48++YOFuB5qqY9s3iSuNkXSqVqkGLV/QMPllZ+UjuhQfhloIq3oNBoetkXbd9FY4 Ed1x/N7UpK+WYset2dGz+Z5JLCYgbFj5hTQcuX4PShu0C5G8JmQi7JtHw63XI66hZwHJApRFXTM4 BNgKtJwsWA6DQ93yLbpOJwrF0CKdE2gKonDC1qryxHde3bxEh/CZh+ThjXaxGt+yqrIKP7qfm9d4 yNTkDCdS08gm2/frtZiwNNLzbSZmZBYFBoeZ0Ki0f/oQjUi+rL8+pjaJPeSiBq144jiTO7aGQDrA TcVT0jeGrVJwYgGP+nzYphS/zFCf4sNQC2FVr8HgsDW8C0nNB5RGh3qm97omfbUUO27NjjY27Rbg 6YBwj7ZK/9LwkavL0dpwUbrX2GYmTxEadiFSWum7eJpPZzJVYqVrYHCIFqluGhwCLDctJwuWw+BQ d/3i9Hr8RVbx05/NGGxa43FssRGhSpviuNLJkM14PAoyvMG0sgrf2M/TpjjpvMenUD5zskAlHLee mssstj8VlqmxE9bJq5iuFZrhWfthMtcpMDjMgXq1/dNL+te3Th4m8d4zVd88wnE0ljUMPUVlTXkM b8Waju1Bi8v6sxS2FPazp407j2fSDaqwS9bfUJ/imYjSL6L+ctHaHaGTV4FnwWZIx5qp9N43kSZ9 tRQ7aNWOfpfx7m3F9KZgh7Y7iK31kau9tFw6NOxuKIVDW2tSWllEm1Wdcy94++i60MNLweAQZVHH DQ4BlpJdK38WhkxWGs6uinTW4NDwebz/YqB5RvoboM+rtFwzpfBZiKTNLIpIJxZWE36X8OAnrawi bBx+Kpmo5vkCfwKzOIP0aZzPzJrjn6Ttq/PXKYV2/GNMH/3oGhgc5sCiayn9/bA44tJuH0ZTEXU5 78ySgg3vV96O11jRO6T21TbpEPBdNJYtVRGGpONbasFqdGgVm4wau+T0q6OIH7c0IuovJAtawDun vmz9O1lSMWw5kSZ9tRQ7YtWOxWbDQPNLsOFpyz64NKK1b/o1kmIbh0PbEaW0MmCfVfPbaAdpmCzA 4BBlEQaHAO2DweFs+LRgovynS5vo+695VSGKbWZTLjtKOiM5sev4v3fylsMcSNMRbeABRsDCnvTX FR1LcUsaz2wmmHfs5NMDOZtp3xMBfvkWH/r5e+MTg8DFgsHh3PFMQdqZRekk3kMFU9jFx2mqYuRQ 7OS2pXds9UYt669vIBSHpGmsMH4du5x0+Nck4AJ2Yum+Rfy44fT6TvGZnSowOJwNfbVaz0nvMpbI NulbuvkzO6XDswm2V2kn97tAGCk6YRt6qrcN/BKs6CPXRocXA7ZxOLR/LGllwE+sKg3RffAsQIsU BocA7dPyawhLY3ComZAmGTbJ1rJ9ifnEwiONNCTwKNeUTrNS1JpPs8KMX63ZvqWRTFHp0Z3QZik+ oSlOldLTq8daKI3Ya9qvxz9qS6YY9rF4wGbZFsk36CYYHM4Rn/qX/mRnfV4K9RqDVi8p1ElXpaNV fbi0z/vuaTcONVoIGxSxbaTSyvTQ3v8lryzFLjlcVMAPYd9jS0PzZAEGh9Pi9yB/LialeGPS2JnY u9LhmQ7Jhiq9l1mireom60dJN7AaH6qWmCtt3IdhWOuXr3q1U4ptYEr37REkC9AihcEhQPu0nCxY DoPDgMUVaZRS/ElQ+DTLlK6qQi1oS2/HD+TBduk8zPYq/Ulf2LlpJhTqU6qCeQ/J0li9FL/Y0ula VfsT8RAu1Nsla2LqG0ycoS4cDA7nRbE7aTavHug/KvpvnlZMSafvab1a0AgSxYjI8LEQ0mFW6Wdi 7dePFz8HP5YHM34JTnrCxbWOjQgp1Kd4U90fLFPRjsHh4OtPTDQEMX7xyMfDGfYRH2VSfYfx51+C SvMLIvRVNa7B62trsL38/ujYXcDHYEAD1nYMw8ezzEHFdvyjKB7av2omqmbwdhwMDtEihcEhQPu0 nCxYDoPDFI8ZfP7kPy8UZ1Q+HZkYbBs2i/IZie2uuYtPVoqHEGGvgO2oaMQ2m1n1l2CNpwmUFD// qvlcKf5R6xMOqzQHtVWm4gYdpB2Dw5171sJRAn33LLCIV0MjnXyrP3jayFU1Iix9JoX6GnyMF5Nu VSFHTfxjlyDZcK7JFBhpQKKLahKAlRKOuzR0zbPgzcOrwhn2C+/t6njNQ1zvXaaa7+TxFtMMQMNv iGmlDfzSJLWPrPq1qXTJYTOhEWeHDonCLcK7RjeGHl7KvAwOH3z8z/VRkyxAY2FwCNA+GBxuEsUA aXjg8/jiNCINaOt/2Hdsxm9Bjk9ltDxzssB31LLOJ/31NcU3C/OwhvjupXMyMVv7dl2lszfhP2fp nyOs6iYdMTjcPdz4hcFF4dz6gnWJmjg8TRlU9Ubtrk7VsCtq1HhyoXT0NQ85HA+r1KAFZvXbh28S FcMGwj4ZKdSn+HFrPsA+ctHortDJq2gnWfD20fXhDHuBeqP1InX4mXuIOqe6dP3uNqBqsgnNUSMa O8WRrhPQUXRrqPoSgOZsH90eengpGByiLMLgEKB9MDicF5oV+QTdFDICHmOYmsxarEH99WVr04Pt 0nAl3StgEfXE5xq8/dmSBZquad/SEzBmaN+CKKk0NCpGaKWfTKfoiMGhWI7HpKuw4TCXUMSi62GF hcHM6NwUxmhsamA2DMx0AvXnYFddPwpsTM39chbOxwd7Qg+vYjOvITQ3OLxodFc4Q4D+8gfDRrM4 PAtQFmFwCNA+Lb+GsDQGh0U0xR9/l50sm4h7pkDTd1+e+BCjh/0eXVu9F0uDAd8r1As7dH0IIbz9 GZIF9luuDhTqU6Zt319AKD1zfYy2VuFWmjXQJ9DlKKgjngXijYPLw7kB9JfPrQ5CD6+iHYPDa4Zr p+w7O5wkQB/53vvPvWPU6GVSkgUoizA4BGiflpMFS2lwKCw+l/wHTM8d+E/iafRuNabwiEHxR3Lt aL/V+0+OHmzXqJgssL2K9UVmThbYyddnCsRU7Svgt43DByXSz0HLVumZBVdxxy7QnWTB9uEd4dwA esr33X/e3tXYw6tox+Bw13DjHx7cFs4ToI/874cvCd27CgwOURZhcAjQPi0nC+488Eg4gYbsHm68 4sC7w32rC9iD/ZK9IJCiKNd/9A6PFmtV6nQgpQGt1vrTB5JlCtJ3BzxI9gg5xTIXxaSAPeRcukvA 258qWWBpkYmZAjFV+3b54bT1EVm9VJoLUMu2NpX+OZobdOWmIwaH4rYHHn7xvrPC6QH0kbeNdoTu XUM7ngWCfBwsB380uj/07SowOERZhMEhQPv0xeBQvGF4WbhvLRDFnB6s+tMEKR4PF5MIjrWg6Fqh b1glPEegsD/NFAhvPITQhiULgs+fRdcTX3wwpgrmDUuLNNy+eftqVpeTfj7p6x4THxnwVI5Jn0B3 kgW/v7Yr9PCFGByKXcONUw9fEk4PoI9ctXY4dO8aWksW3D16/McPvi+cKkC/eNPKFbuHsW9XgcEh yiIMDgHapy8Gh+I/DD8bbl2LQrGuvR4f6g1FtlNFzvUouC1mBFSz8dwzVZH/tU8eKB5aNTVpi4AO qsabb28ZjeZxuLbULtN+Ptpen+qz3zlemp2pQdvr45rLP8cc+cPVwlg49HAYL5unicGh+OL6iIcL oO+cM/x86Nj1tGNwaFy9djicLUCPeNF9Z938wH8NvboGPAtQFmFwCNA+Lb+GMLPBoXjr4Ivh7gXQ UxSZXzMahR6+KM8C46zh1eEkAXpE6Ziqpx2DQ2fb6i3hnAH6Qkl2uxaSBSiL8hkc8hoCQBUtJwtm NjgUnx4d5sdPWA5+/OD7dhWe51xssmDn8NjrV3gZAfrK9uEdoUtPZOe9R8J4aU5zg0Nn93DjnJUv hNMG6D4fXb0zdOaJYHCIsgiDQ4D2aTlZMLPBobh79PgPHrgw3MMA+sjZg2tC9xaLMjh0doxWu2kj ClDPu0Y3hs7chNY8C5zdw43to9v5nxShL7z0wPnTPlNgYHCIsgiDQ4D26ZHBoXjfaLKTP0DHedF9 Z123WhLDL8rgMOWa0QgnNugX20Y7QzduSPvJArFruPGHw/t/9tBHwlUAdI3TBpd9djTd4zMOBoco izA4BGifHhkcil2rj//A/e8I9zOAfnHB8LrQsccszuDwJNYf/eXDn+KVH+g+rz60bbafPY02DQ4D u4Ybn1zbe+bwqnBFAF3gvNUdV4wOhk47FXgWoCzC4BCgfVp+DWEzBofGZev3hbsaQI/4gfvf8dUH vhF6tbFYz4KU3cONz6we/fkjF5MygG7ygwcu/PDqbXeMjoWuOxUtGxyWcuvaI791dOc7Bze9dfDF M4ZXvmnlilOPXCq0HIpvGV2tv68/8kmRo2gH0hG1PENRTZ02uMyKWlZNsagDCS3YxvMt6kBasDOx 405b1LJqrJh+8l60je1YWs5UtOM2/+SLRV2LFdVsKAoVdSBhl+zFdw2/dMHgxktHe3etPh566QyQ LEBZhMEhQPu0nCyYy+xq+/rOMHEE6AUvuu+sL65XGrZ3J1lg7Bpu7BiuXzS6y2acL9t/nvGS/eee su9s/Q3Flx+8UFjN3ItaFjqQsOW5F3UgLdih7bjzLRpa9mPNvWjYcb1mvkUtCx1X2PJ8i3YgLdih 0+JPH/6QuuLZg2v+YHjffWuxu85AywaHAFsHDA5RFmFwCNA+LScLNmNw6Hx1+M03HL08hGEAHed7 7z/3qrXDoTOnLNzgcCKK0MTe1Y09J+hX0Wr012psbb+KWrCaJShqwWqaF0Nv3DwL8SwA2ApgcIiy qIMGh58dHf3Y+lffOrjOHuyxx3jsYaSJxapnhOwpIBXtsZ8cRT+QjlvzMFJVUS1oQUVV2tpQ1AZa FnbcHEU/kI4rZigKK6q+tGgHUtEOPfdik496YlELds5nD67ZNtp56Wiv4uTQSzdJvzwLnN3D580O T8FTGnrCLw5+98rhkdCNA10wOATYOpAsAMgEBocoi7pjcLhz9ZG3rnzxNUc+GmZ7AAvnZfvPO31w 5cz+tEV6miwQ5in9Uwc/FD4igK7xttGOL48aPFPTEYNDgK3BAg0OAZYbPAtQFnXB4HDP6sYFgxv5 v9yh+5w1vPq2B+bg3Nnyawhzf8lz13DjkrU9Zwyv5CkD6BqvOPDut4123Li+HjptFV3zLABYbrpg cAiwlJAsQFm0cIPDr64+etrgsjDbA+gs333f2dc/UGmW1pCWkwX5Zlcav5cO9r3t6PXvHd4s3jm4 6YLBjUZa1AZaFlowpi2qNW95IUWdhtXY8gxFNWU1xkKKOhMtCzurGYpqzVteSFGnYTW27MUPr972 /sGtVw6P7F2NvbQekgUAbYLBIUAmMDhEWbRYg8MbRg/9vQPvC8EYQMd58b6z/nh1X+jMU9FysmAu BocAS0n3DQ4Blgk8CwAygcEhyqIFGhzeufL4rxz9VAjDAHrBSw+cf83aSujSzemvZwHAkoHBIUCb kCwAyAQGhyiLFmhweM7KF0IABtAjXn1o2w0rM/oXkCwA6AoYHAK0CAaHAJnAswBl0aIMDm9cXw+h F0DveO/qTaFjN6Tl1xB4yROgCjwLANoEg0OATJAsQFm0KIPDNw4uD3FX7xh++5g+QP0948Erwqoc XPvk80P3ob94op3DQRO+5/5zdq7OYgfQcrKA2RVAFSQLANoEg0OATGBwiLJoIQaHt6x/PQRdfWT/ t75un+FVT+wJqzJh6YmZj6jdHz3+VGmuQQ0W27z36fVnv3N84rEufHiHtmxySg/9xRM6+e3Hbg71 vWbbaGfo3k1oOVmAwSFAFRgcArQJngUAmZiXwSGeBegkLcTg8P2DW0PE1Ud2PjWwzzDUX/vkAa0K lUKxugiV02JHVNQd6pvgJ1wM7K2+ShMTAfc+vW5b1icCbBup9PPpKT976CO7h7GHTwTPAoCOgMEh QJuQLADIxK27Zn9sJ4VkATpJCzE4/DdHluE/QahKFtjv51V69PhTYfsi1z55oCo+10E3nnumdK0i 9olB+Pgk/tt/u/DhHcX6kIOwyiYnLJo89WAbNGywL5yy7+yvjKb+3X7Xyp+FIZMVZlcAlWBwCNAi GBwCZALPApRFCzE4PHXwiRBx9ZGJyYK00jdu8hC+bTmb9n+r7hUPf3UipBWssjRZ0PwpBtteqnJV sLXNG+wLf7RyMPTwibT8GgIveQJUgWcBQJtgcAiQCZIFKIvaNzjcs7rxykPvCeFWH5ktWZBWVmFb ThVU+0Hr7Q8vfexO26z5kwXNT8MzEaFxx9ZOdV294NLR3tDJJ9JysoDZFUAVJAsA2gSDQ4BMYHCI sqh9g8OvjB45Zd/ZIdzqI2n8f9UTe7Rgv+p73O5bitaSBaG+yBkPXhESCiravvc+fdL/Z2mVzU9D 7aiFa588EOqdaRvsCx8f7QqdfCItJwswOASoAoNDgDbBswAgExgcoixq/8mC60cPvXjfWSHc6gUX Przj2e8cH39wFdr/ra93PFlQxB83CHYDVjnH2H7uDXaE3xneEzr5RDA4BOgIGBwCtAnJAoBMzMvg 8MHH/1zTdZIFaKxn/+L/Dl1kLtR4FvQ3WSAufHiHP2NfFZ+X1s+QLJhNoakm+OsDod4qSRZM5EOD O0MnnwgGhwBdIYPBIU8WAFSBwSFAJvAsQFnUvsHhTat/shyvIYw/wUKMPa9kQWlQfeljd4pQKeyg G889E+oDZzx4xfDbx+x1CefE0eI7CF4ftJn//dFaIFkgWn4NgZc8AarAswCgTTA4BMgEyQKURe2/ hrAcyYLtx24ef4LZkgUhpDfMHEEKJoJFJwLHzyfVs985nq4tzTL4OQeV+hfaOxr1/y2i7R6SBdrR 6mv+z8WO033PAmZXAFWQLABoEwwOATLxtdFjYcjMBskCdJLaNzi8YfTQEiQL7n16ffwJnoh+0/h5 XskC7RLqDQX2tkFp0F7kjAevuPSxO21jPw0r2gsIE59HKMXTFkHDbx+rWjVRDa+oa2BwCNBfMDgE aBM8CwAygcEhyiIMDmfj0eNPjT/BRNuP3axVuZMFHooXXxyYSHoaiuq1UPr8Qoo2qNpG1+vvRIQn FNJVjjaQwpMFSwAGhwD9BYNDgDYhWQCQCQwOURZhcDgDZ7zwfw2aLnzhQXpJEfImkwX+gkNVskDY BsXf4e2hg5rn+f00tKDz1LHSRyRqNPHpA7vq+kSANbV8yQIMDgF6DAaHAC2CwSFAJvAsQFmEweEM XPvk86PIpRqP8BUJW9gspbs0TxZc+tj4PzK0dwRmU1W+oPQ0Lnx4h+qH3z5WfBbAz2HiAwgkC6ai 5dcQeMkToAo8CwDaBINDgEyQLEBZhMHhDIR3EKzSfqK3X+zTeqN5ssC3POPBKxTGp48PlLY8FVWn oWOp8WJGwDZuYmpg51afCLDW6rfpIxgcAvQXkgUAbYLBIUAmMDhEWYTB4bT4Swf+q3vYoDRsbp4s MCsB/98KUuwtg9JVDak5jUePPxWSAm6OcO2TB9L6UkgWTEXLyQIMDgGq2MxD0VXcdt+D4SgAYOBZ AJAJDA5RFmFwOC2WI9DfqsDbKhXzp5XNkwWWEQi7G9ZCabB94cM7VD/R8rDmNOzJiDQvYGdSunGR rZwswOAQoL9gcAjQJiQLADKBwSHKovYNDm/oc7LArQ21UBp4+wZam9Y3TBb47kXTAfcyqFe9uUA4 DbW58dwzlmKwQ/tjC/5YQbiQKrZysuAjw7tDJ58IBocAXQGDQ4AWweAQIBN4FqAswuBwKuyxAvv5 vTT+9xg79RoQYWNF5tpy+4n/ajHFdw/1wt96KNoQClslqeWwKiU9DTtW+giDHcKyA89+57iWm7/y UEwW6DzDBWqDsM1yMEOyoOXXEHjJE6AKPAsA2gSDQ4BMkCxAWZTpNQS1WfUawpfX+posUBz+6PGn PLouTRZYvB1e/hdhY0XRipktLE8xw4LSpwNs96ro3dZOjMP9NOw/dAjn6c81WOQvlSYmSrFd7ATs gyqezIkmlzBZgMEhQH8hWQDQJhgcAmQCg0OURe0bHPb3yQJF2qkpQGmywGqKWYCwcVWywLYpPnHg uxd3MWztxDjc2zGFxx/CBqU5iyp0aO2iv24AWWzc6pcvWXDJ2p7QySfScrIAg0OAKjA4BGgTPAsA MoHBIcqi9g0Oe+1ZkOJxtT/57zW+jRNWpWYBjv3aX4yl/Qf/R48/FVYZ24/dbBvoKGFVwN9lkEqf Gkg3mNhaiiULXKX/gYKtWr5kwQxPFmBwCNARMDgEaBOSBQCZwOAQZREGhzPj8b8/CGDF0iA8JAus GN4psP99wFMPzqPHnzqxa8lv9UbzZIE5EUil/9tCCPhNxcccSvGTlEobF7Z2+ZIFM3gW3H3km2HI ZIXZFUAlGBwCtAgGhwCZwLMAZREGhzMTkgX2m3zVo/u+cZBvf+2TBxTJF6N9/6m/KlMg7H89lCYG 9mc8eMXGc88Un1C49LH//l8t2IHcatGk06g5AX/2wRTWOraWZIFo+TUEXvIEqALPAoA2weAQIBMk C1AWYXA4Mx7GK0S30LrqNQERwmlTGjZrufiDfM0zBTqiPybgCts0wZ9KkNRmusoyC+N1iUpTEumn EVY5tsHyJQswOAToLyQLANoEg0OATGBwiLIIg8OZUdBrn6HFyVXP3jdBUXp4yd9/6g++BikK5tN8 Qc2WpaQPO4Q0QUqaTai/Rp1z6SsYjjUSXr5YArpvcMhzmwBVYHAI0CZ4FgBkAoNDlEXtGxzuHm68 ZP+5IdzqI5YjUIiuSLs+SJ4Wa3miAYFh+YKaaD+gLf15gVIbwlIufHiHrvGMgp/CVFh6pfmp9oVP ru0NnXwiGBwCdAQMDgHahGQBQCYwOERZ1L7B4a7hxo8ffF8ItwD6y+Wjw6GTTwSDQ4COcPeBh8J4 2TwYHAJUgcEhQCbwLEBZ1L7BoTj18CUh3ALoL9eNHgg9fCItv4bAS54AVeBZANAmGBwCZIJkAcqi 9g0OxXuHjf43PoDu848OfmDvauzhE2k5WcDsCqAKkgUAbYLBIUAmMDhEWdS+waG47oHRi/edFYIu gD7yrtGNoXs3oeVkAc9tAlSBwSFAm+BZAJAJDA5RFrVvcGj8wuGLQ9AF0DtevO+sG9fXQ99uAgaH AB0Bg0OANiFZAJCJeRkcrh97/j9uJ1mAxmrf4ND4g+F9PFwAfee81R2hYzcEg0OAjoDBIUCbbNLg 8K5Dx0KDAGDgWYCyaCEGh2L3cOO1hz8RQi+AHvHSA+d/dmUYOnZDWn4NgZc8AarAswCgTTA4BMgE yQKURQsxODSuHz30i4PfDQEYQF+4aHRX6NLNaTlZwOwKoAqSBQBtgsEhQCYwOERZtBCDQ+czq0df tv+8EIMBdJ/t6ztDZ56KlpMFGBwCVIHBIUCb4FkAkAkMDlEWLcrg0Pns6Oj/89CHQiQG0GW2jTaV KRAYHAJ0BAwOAdqEZAFAJjA4RFm0KIPDlC+PHjltcBl+h9B9Xn1o2+VrB0IHngEMDgE6AgaHAG2C wSFAJvAsQFnUhWSB2D3cuHSw75eOYnkIHeX77j9v++j2e0aPh647Gy2/hsBLngBV4FkA0CYYHAJk gmQByqIFGhyWct3ogY+t3fWmlStec/Dil+w/9+UHLxQv23+elkPxlH1na8HQco6ijmXHteW5F3Ug qxGZijqQ1Qg77tyLOpYWDC3PvWjHsuNmKupAViPS4i8cvvi0wWVvXfniZcP9963FvroZWk4WMLsC qIJkAUCbbNLg8Et3zuHhPoClBINDlEWLNTiciCI0sXd1Y88J5l4UVlR9f4tasJo+FrVgNV0ritAb 50jLyQIMDgGqwOAQoE3wLADIBAaHKIvyGRzecfAboRMDgIHBIUBHwOAQoE1IFgBkYl6vIWBwiE5S RzwLALYUGBwCdAQMDgHaZDMjDoNDgBrwLEBZRLIAoH1afg0Bg0OAKvAsAGgTDA4BMkGyAGVR1wwO AbYCLScLmF0BVEGyAKBNMDgEyAQGhyiLOm5wCLCUtJwswG4NoAoMDgHaBM8CgExgcIiyCINDgPbB 4BCgI2BwCNAmJAsAMoHBIcqi//u5/1/oInMBzwKAGjA4BOgIOQwOcQkBqAKDQ4BM4FmAsgiDQ4D2 afk1BEIXgCrwLABoEwwOATJBsgBlEQaHAO3TcrKA2RVAFSQLANpkMyMOg0OAGjA4RFmEwSFA+7Sc LMBuDaAKDA4B2gTPAoBMYHCIsgiDQ4D2weAQoCNgcAjQJiQLADKBwSHKIgwOAdoHg0OAjoDBIUCb YHAIkAk8C1AWYXAI0D4tv4ZA6AJQBZ4FAG2CwSFAJkgWoCzC4BCgfVpOFjC7AqiCZAFAm2BwCJAJ DA5RFmFwCNA+mu6E8ZIV7NYAqsDgEKBN8CwAyAQGhyiLMDgEaB8MDgE6AgaHAG1CsgAgExgcoizC 4BCgfTA4BOgIGBwCtAkGhwCZwLMAZREGhwDto+g9DJms3LJrFE4AAAw8CwDaBINDgEyQLEBZhMEh QPu0nCxgdgVQBckCgDbB4BAgExgcoizC4BCgfTA4BOgId+57IIyXzcOIA6gCzwKATGBwiLIIg0OA 9sHgEKAjYHAI0CYkCwAygcEhyiIMDgHaB4NDgI6AwSFAm2BwCJAJPAtQFmFwCNA+it7DkMkKBocA VeBZANAmGBwCZIJkAcoiDA4B2qflZAGzK4AqSBYAtAkGhwCZmJfB4b33H1GESLIAjYXBIUD7YHAI 0BEwOARoEzwLADKBwSHKIgwOAdoHg0OAjoDBIUCbkCwAyAQGhyiLMDgEaJ+7Dh0LQyYrzK4AqsDg EKBNMDgEyASeBSiLMDgEaB9F72HIZAWDQ4Aq8CwAaBMMDgEyQbIAZREGhwDt03KygNkVQBUkCwDa BINDgExgcIiyCINDgPbB4BCgI2BwCNAmeBYAZAKDQ5RFmZIF+1cfxuAQoAoMDgE6AgaHAG1CsgAg E/N6DWH1T/9MESLJAjQWBocA7YPBIUBHwOAQoE0wOATIBJ4FKIswOARoH0XvYchkBYNDgCrwLABo EwwOATJBsgBlEQaHAO3TcrKA2RVAFSQLANoEg0OATGBwiLIIg0OA9sHgEKAjYHAI0CZ4FgBkAoND lEUYHAK0DwaHAB0Bg0OANiFZAJAJDA5RFmFwCNA+GBwCdAQMDgHaBINDgEzgWYCy6M+/9W19+YZe snlIFgDUoOg9DJms7NyzFk4AAAw8CwDaBINDgEyQLEBZhMEhQPu0nCxgdgVQBckCgDbB4BAgExgc oizC4BCgfTA4BOgIOV5DYMQBVIFnAUAmMDhEWYTBIUD7YHAI0BEwOARoE5IFAJnA4BBlEQaHAO2D wSFAR8DgEKBNNmlwuHPXwetu/qq4fc/g4ENP37lvNS3qrxVVP7F4664juYt37X9g5uI9hx5Scec9 4+stLSo4zF3cdeThmYt7Bt9Q8aY7vlZTvPHWXbmLXxs9NnNx39oTKl5/yz01RVvOWtz/X59/amBi 8ct37A5DZjbwLEAnCYNDgPZR9B6GTFYwOASoAs8CgDbJ8SwPAMwRkgXoJGV6DWHw9ScwOASoouVk AQ9FA1RBsgCgTXKMOACYIxgcopOEwSFA+2BwCNARcryGcP3OXTtu+qr4yj2H71v/v27bO5qheMuu wcxFLaioypqiDpe7ePvX1mcu3nn/gyp++a4DNcUv3bEvd/GuA1+fuXj3oT9V8Ybb9tYUr7tl3FXy FXcdfXTm4u6Vx1W89ua7a4q23Lz42WuuD+MFADoFBofoJGFwCNA+GBwCdAQeigYAAHAwOEQnCYND gPbB4BCgI+R4sgAAAKCn4FmAThIGhwDt07JnwZfuPPDle4fi1vse0tH1t79F+2LZufe/9rdoT119 Zfdqf4tmSWPLPS3effQJoYXrvnJPGC8AAABbFpIF6CTlMzjcvfL4ln3Nz4rzfc1vhuLXVp/cTFF4 UatCUcfKXdQntsmi/iGsqH+aYlH/4rmL6relxau+wEubAAAAANAtMDhEJymfwSEAAAAAAAD0BQwO 0UkiWQAAAAAAAAAYHKKTlMngEAAAAAAAAHoEngXoJGUyOAQAAAAAAIAeQbIAnSReQwAAAAAAAAAM DtFJIlkAAAAAAAAAGByik0SyAAAAAAAAADA4RCcJg0MAAAAAAADAswCdJAwOAQAAAAAAgGQBOkm8 hgAAAAAAAAAYHKKTRLIAAAAAAAAAMDhEJ4lkAQAAAAAAAGBwiBBCCCGEEEIIoYL+23/7/wP12jU+ VYT/HQAAAABJRU5ErkJgglBLAwQUAAYACAAAACEAZ6oP8OEAAAAKAQAADwAAAGRycy9kb3ducmV2 LnhtbEyPQUvDQBCF74L/YRnBW7tZbWKNmZRS1FMp2AribZpMk9Dsbshuk/Tfu570OMzHe9/LVpNu xcC9a6xBUPMIBJvClo2pED4Pb7MlCOfJlNRawwhXdrDKb28ySks7mg8e9r4SIcS4lBBq77tUSlfU rMnNbccm/E621+TD2Vey7GkM4bqVD1GUSE2NCQ01dbypuTjvLxrhfaRx/aheh+35tLl+H+Ld11Yx 4v3dtH4B4XnyfzD86gd1yIPT0V5M6USLMEue4oAixIuwKQDPyUKBOCIsVRSDzDP5f0L+AwAA//8D AFBLAwQUAAYACAAAACEAqiYOvrwAAAAhAQAAGQAAAGRycy9fcmVscy9lMm9Eb2MueG1sLnJlbHOE j0FqwzAQRfeF3EHMPpadRSjFsjeh4G1IDjBIY1nEGglJLfXtI8gmgUCX8z//PaYf//wqfillF1hB 17QgiHUwjq2C6+V7/wkiF2SDa2BSsFGGcdh99GdasdRRXlzMolI4K1hKiV9SZr2Qx9yESFybOSSP pZ7Jyoj6hpbkoW2PMj0zYHhhiskoSJPpQFy2WM3/s8M8O02noH88cXmjkM5XdwVislQUeDIOH2HX RLYgh16+PDbcAQAA//8DAFBLAQItABQABgAIAAAAIQCxgme2CgEAABMCAAATAAAAAAAAAAAAAAAA AAAAAABbQ29udGVudF9UeXBlc10ueG1sUEsBAi0AFAAGAAgAAAAhADj9If/WAAAAlAEAAAsAAAAA AAAAAAAAAAAAOwEAAF9yZWxzLy5yZWxzUEsBAi0AFAAGAAgAAAAhAAIzobqPAwAA8QcAAA4AAAAA AAAAAAAAAAAAOgIAAGRycy9lMm9Eb2MueG1sUEsBAi0ACgAAAAAAAAAhAF8HiqDTXAEA01wBABQA AAAAAAAAAAAAAAAA9QUAAGRycy9tZWRpYS9pbWFnZTEucG5nUEsBAi0AFAAGAAgAAAAhAGeqD/Dh AAAACgEAAA8AAAAAAAAAAAAAAAAA+mIBAGRycy9kb3ducmV2LnhtbFBLAQItABQABgAIAAAAIQCq Jg6+vAAAACEBAAAZAAAAAAAAAAAAAAAAAAhkAQBkcnMvX3JlbHMvZTJvRG9jLnhtbC5yZWxzUEsF BgAAAAAGAAYAfAEAAPtkAQ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4" o:spid="_x0000_s2051" type="#_x0000_t75" style="position:absolute;left:1852;top:45;width:56355;height:41766;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Q5KzqwQAAANsAAAAPAAAAZHJzL2Rvd25yZXYueG1sRE9La8JA EL4X/A/LCL0U3bSEItE1xKLQa1Mv3obsmIfZ2ZjdPPz33UKht/n4nrNLZ9OKkXpXW1bwuo5AEBdW 11wqOH+fVhsQziNrbC2Tggc5SPeLpx0m2k78RWPuSxFC2CWooPK+S6R0RUUG3dp2xIG72t6gD7Av pe5xCuGmlW9R9C4N1hwaKuzoo6Lilg9GQR63TRlf3f3lMV+yY3MYGrwNSj0v52wLwtPs/8V/7k8d 5sfw+0s4QO5/AAAA//8DAFBLAQItABQABgAIAAAAIQDb4fbL7gAAAIUBAAATAAAAAAAAAAAAAAAA AAAAAABbQ29udGVudF9UeXBlc10ueG1sUEsBAi0AFAAGAAgAAAAhAFr0LFu/AAAAFQEAAAsAAAAA AAAAAAAAAAAAHwEAAF9yZWxzLy5yZWxzUEsBAi0AFAAGAAgAAAAhABDkrOrBAAAA2wAAAA8AAAAA AAAAAAAAAAAABwIAAGRycy9kb3ducmV2LnhtbFBLBQYAAAAAAwADALcAAAD1AgAAAAA= ">
              <v:imagedata r:id="rId20" o:title="" croptop="50f" cropbottom="-50f" cropleft="6427f" cropright="-1591f"/>
            </v:shape>
            <v:shapetype id="_x0000_t202" coordsize="21600,21600" o:spt="202" path="m,l,21600r21600,l21600,xe">
              <v:stroke joinstyle="miter"/>
              <v:path gradientshapeok="t" o:connecttype="rect"/>
            </v:shapetype>
            <v:shape id="文本框 15" o:spid="_x0000_s2052" type="#_x0000_t202" style="position:absolute;left:1902;top:41778;width:48717;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JVXfGwgAAANsAAAAPAAAAZHJzL2Rvd25yZXYueG1sRE9La8JA EL4L/Q/LFHqRummgQVJXabWFHuohKp6H7JgEs7Nhd83j33cLBW/z8T1ntRlNK3pyvrGs4GWRgCAu rW64UnA6fj0vQfiArLG1TAom8rBZP8xWmGs7cEH9IVQihrDPUUEdQpdL6cuaDPqF7Ygjd7HOYIjQ VVI7HGK4aWWaJJk02HBsqLGjbU3l9XAzCrKduw0Fb+e70+cP7rsqPX9MZ6WeHsf3NxCBxnAX/7u/ dZz/Cn+/xAPk+hcAAP//AwBQSwECLQAUAAYACAAAACEA2+H2y+4AAACFAQAAEwAAAAAAAAAAAAAA AAAAAAAAW0NvbnRlbnRfVHlwZXNdLnhtbFBLAQItABQABgAIAAAAIQBa9CxbvwAAABUBAAALAAAA AAAAAAAAAAAAAB8BAABfcmVscy8ucmVsc1BLAQItABQABgAIAAAAIQCJVXfGwgAAANsAAAAPAAAA AAAAAAAAAAAAAAcCAABkcnMvZG93bnJldi54bWxQSwUGAAAAAAMAAwC3AAAA9gIAAAAA " stroked="f">
              <v:textbox inset="0,0,0,0">
                <w:txbxContent>
                  <w:p w14:paraId="784A5D39" w14:textId="77777777" w:rsidR="00AF5D1F" w:rsidRDefault="00AF5D1F" w:rsidP="00AF5D1F">
                    <w:pPr>
                      <w:autoSpaceDE w:val="0"/>
                      <w:autoSpaceDN w:val="0"/>
                      <w:adjustRightInd w:val="0"/>
                      <w:snapToGrid w:val="0"/>
                      <w:jc w:val="center"/>
                      <w:rPr>
                        <w:rFonts w:ascii="Times New Roman" w:eastAsia="黑体" w:hAnsi="Times New Roman" w:cs="Times New Roman"/>
                        <w:sz w:val="20"/>
                        <w:lang w:eastAsia="zh-CN"/>
                      </w:rPr>
                    </w:pPr>
                    <w:r>
                      <w:rPr>
                        <w:rFonts w:ascii="Times New Roman" w:eastAsia="黑体" w:hAnsi="Times New Roman" w:cs="Times New Roman" w:hint="eastAsia"/>
                        <w:sz w:val="20"/>
                        <w:lang w:eastAsia="zh-CN"/>
                      </w:rPr>
                      <w:t>图</w:t>
                    </w:r>
                    <w:r>
                      <w:rPr>
                        <w:rFonts w:ascii="Times New Roman" w:eastAsia="黑体" w:hAnsi="Times New Roman" w:cs="Times New Roman" w:hint="eastAsia"/>
                        <w:sz w:val="20"/>
                        <w:lang w:eastAsia="zh-CN"/>
                      </w:rPr>
                      <w:t xml:space="preserve"> </w:t>
                    </w:r>
                    <w:r>
                      <w:rPr>
                        <w:rFonts w:ascii="Times New Roman" w:eastAsia="黑体" w:hAnsi="Times New Roman" w:cs="Times New Roman"/>
                        <w:sz w:val="20"/>
                        <w:lang w:eastAsia="zh-CN"/>
                      </w:rPr>
                      <w:fldChar w:fldCharType="begin"/>
                    </w:r>
                    <w:r>
                      <w:rPr>
                        <w:rFonts w:ascii="Times New Roman" w:eastAsia="黑体" w:hAnsi="Times New Roman" w:cs="Times New Roman"/>
                        <w:sz w:val="20"/>
                        <w:lang w:eastAsia="zh-CN"/>
                      </w:rPr>
                      <w:instrText xml:space="preserve"> </w:instrText>
                    </w:r>
                    <w:r>
                      <w:rPr>
                        <w:rFonts w:ascii="Times New Roman" w:eastAsia="黑体" w:hAnsi="Times New Roman" w:cs="Times New Roman" w:hint="eastAsia"/>
                        <w:sz w:val="20"/>
                        <w:lang w:eastAsia="zh-CN"/>
                      </w:rPr>
                      <w:instrText>STYLEREF 1 \s</w:instrText>
                    </w:r>
                    <w:r>
                      <w:rPr>
                        <w:rFonts w:ascii="Times New Roman" w:eastAsia="黑体" w:hAnsi="Times New Roman" w:cs="Times New Roman"/>
                        <w:sz w:val="20"/>
                        <w:lang w:eastAsia="zh-CN"/>
                      </w:rPr>
                      <w:instrText xml:space="preserve"> </w:instrText>
                    </w:r>
                    <w:r>
                      <w:rPr>
                        <w:rFonts w:ascii="Times New Roman" w:eastAsia="黑体" w:hAnsi="Times New Roman" w:cs="Times New Roman"/>
                        <w:sz w:val="20"/>
                        <w:lang w:eastAsia="zh-CN"/>
                      </w:rPr>
                      <w:fldChar w:fldCharType="separate"/>
                    </w:r>
                    <w:r>
                      <w:rPr>
                        <w:rFonts w:ascii="Times New Roman" w:eastAsia="黑体" w:hAnsi="Times New Roman" w:cs="Times New Roman"/>
                        <w:sz w:val="20"/>
                        <w:lang w:eastAsia="zh-CN"/>
                      </w:rPr>
                      <w:t>7</w:t>
                    </w:r>
                    <w:r>
                      <w:rPr>
                        <w:rFonts w:ascii="Times New Roman" w:eastAsia="黑体" w:hAnsi="Times New Roman" w:cs="Times New Roman"/>
                        <w:sz w:val="20"/>
                        <w:lang w:eastAsia="zh-CN"/>
                      </w:rPr>
                      <w:fldChar w:fldCharType="end"/>
                    </w:r>
                    <w:r>
                      <w:rPr>
                        <w:rFonts w:ascii="Times New Roman" w:eastAsia="黑体" w:hAnsi="Times New Roman" w:cs="Times New Roman"/>
                        <w:sz w:val="20"/>
                        <w:lang w:eastAsia="zh-CN"/>
                      </w:rPr>
                      <w:t>.</w:t>
                    </w:r>
                    <w:r>
                      <w:rPr>
                        <w:rFonts w:ascii="Times New Roman" w:eastAsia="黑体" w:hAnsi="Times New Roman" w:cs="Times New Roman"/>
                        <w:sz w:val="20"/>
                        <w:lang w:eastAsia="zh-CN"/>
                      </w:rPr>
                      <w:fldChar w:fldCharType="begin"/>
                    </w:r>
                    <w:r>
                      <w:rPr>
                        <w:rFonts w:ascii="Times New Roman" w:eastAsia="黑体" w:hAnsi="Times New Roman" w:cs="Times New Roman"/>
                        <w:sz w:val="20"/>
                        <w:lang w:eastAsia="zh-CN"/>
                      </w:rPr>
                      <w:instrText xml:space="preserve"> </w:instrText>
                    </w:r>
                    <w:r>
                      <w:rPr>
                        <w:rFonts w:ascii="Times New Roman" w:eastAsia="黑体" w:hAnsi="Times New Roman" w:cs="Times New Roman" w:hint="eastAsia"/>
                        <w:sz w:val="20"/>
                        <w:lang w:eastAsia="zh-CN"/>
                      </w:rPr>
                      <w:instrText xml:space="preserve">SEQ </w:instrText>
                    </w:r>
                    <w:r>
                      <w:rPr>
                        <w:rFonts w:ascii="Times New Roman" w:eastAsia="黑体" w:hAnsi="Times New Roman" w:cs="Times New Roman" w:hint="eastAsia"/>
                        <w:sz w:val="20"/>
                        <w:lang w:eastAsia="zh-CN"/>
                      </w:rPr>
                      <w:instrText>图</w:instrText>
                    </w:r>
                    <w:r>
                      <w:rPr>
                        <w:rFonts w:ascii="Times New Roman" w:eastAsia="黑体" w:hAnsi="Times New Roman" w:cs="Times New Roman" w:hint="eastAsia"/>
                        <w:sz w:val="20"/>
                        <w:lang w:eastAsia="zh-CN"/>
                      </w:rPr>
                      <w:instrText xml:space="preserve"> \* ARABIC \s 1</w:instrText>
                    </w:r>
                    <w:r>
                      <w:rPr>
                        <w:rFonts w:ascii="Times New Roman" w:eastAsia="黑体" w:hAnsi="Times New Roman" w:cs="Times New Roman"/>
                        <w:sz w:val="20"/>
                        <w:lang w:eastAsia="zh-CN"/>
                      </w:rPr>
                      <w:instrText xml:space="preserve"> </w:instrText>
                    </w:r>
                    <w:r>
                      <w:rPr>
                        <w:rFonts w:ascii="Times New Roman" w:eastAsia="黑体" w:hAnsi="Times New Roman" w:cs="Times New Roman"/>
                        <w:sz w:val="20"/>
                        <w:lang w:eastAsia="zh-CN"/>
                      </w:rPr>
                      <w:fldChar w:fldCharType="separate"/>
                    </w:r>
                    <w:r>
                      <w:rPr>
                        <w:rFonts w:ascii="Times New Roman" w:eastAsia="黑体" w:hAnsi="Times New Roman" w:cs="Times New Roman"/>
                        <w:sz w:val="20"/>
                        <w:lang w:eastAsia="zh-CN"/>
                      </w:rPr>
                      <w:t>1</w:t>
                    </w:r>
                    <w:r>
                      <w:rPr>
                        <w:rFonts w:ascii="Times New Roman" w:eastAsia="黑体" w:hAnsi="Times New Roman" w:cs="Times New Roman"/>
                        <w:sz w:val="20"/>
                        <w:lang w:eastAsia="zh-CN"/>
                      </w:rPr>
                      <w:fldChar w:fldCharType="end"/>
                    </w:r>
                    <w:r>
                      <w:rPr>
                        <w:rFonts w:ascii="Times New Roman" w:eastAsia="黑体" w:hAnsi="Times New Roman" w:cs="Times New Roman"/>
                        <w:sz w:val="20"/>
                        <w:lang w:eastAsia="zh-CN"/>
                      </w:rPr>
                      <w:t xml:space="preserve"> </w:t>
                    </w:r>
                    <w:r>
                      <w:rPr>
                        <w:rFonts w:ascii="Times New Roman" w:eastAsia="黑体" w:hAnsi="Times New Roman" w:cs="Times New Roman" w:hint="eastAsia"/>
                        <w:sz w:val="20"/>
                        <w:lang w:eastAsia="zh-CN"/>
                      </w:rPr>
                      <w:t>组织架构图</w:t>
                    </w:r>
                  </w:p>
                </w:txbxContent>
              </v:textbox>
            </v:shape>
            <w10:wrap type="topAndBottom" anchorx="margin"/>
          </v:group>
        </w:pict>
      </w:r>
      <w:r>
        <w:rPr>
          <w:rFonts w:ascii="Times New Roman" w:eastAsia="仿宋" w:hAnsi="Times New Roman" w:cs="Times New Roman" w:hint="eastAsia"/>
          <w:sz w:val="28"/>
          <w:szCs w:val="20"/>
          <w:lang w:eastAsia="zh-CN"/>
        </w:rPr>
        <w:t>项目的组织架构如</w:t>
      </w:r>
      <w:r>
        <w:rPr>
          <w:rFonts w:ascii="Times New Roman" w:eastAsia="仿宋" w:hAnsi="Times New Roman" w:cs="Times New Roman"/>
          <w:sz w:val="28"/>
          <w:szCs w:val="20"/>
          <w:lang w:eastAsia="zh-CN"/>
        </w:rPr>
        <w:fldChar w:fldCharType="begin"/>
      </w:r>
      <w:r>
        <w:rPr>
          <w:rFonts w:ascii="Times New Roman" w:eastAsia="仿宋" w:hAnsi="Times New Roman" w:cs="Times New Roman"/>
          <w:sz w:val="28"/>
          <w:szCs w:val="20"/>
          <w:lang w:eastAsia="zh-CN"/>
        </w:rPr>
        <w:instrText xml:space="preserve"> </w:instrText>
      </w:r>
      <w:r>
        <w:rPr>
          <w:rFonts w:ascii="Times New Roman" w:eastAsia="仿宋" w:hAnsi="Times New Roman" w:cs="Times New Roman" w:hint="eastAsia"/>
          <w:sz w:val="28"/>
          <w:szCs w:val="20"/>
          <w:lang w:eastAsia="zh-CN"/>
        </w:rPr>
        <w:instrText>REF _Ref103619782 \h</w:instrText>
      </w:r>
      <w:r>
        <w:rPr>
          <w:rFonts w:ascii="Times New Roman" w:eastAsia="仿宋" w:hAnsi="Times New Roman" w:cs="Times New Roman"/>
          <w:sz w:val="28"/>
          <w:szCs w:val="20"/>
          <w:lang w:eastAsia="zh-CN"/>
        </w:rPr>
        <w:instrText xml:space="preserve">  \* MERGEFORMAT </w:instrText>
      </w:r>
      <w:r>
        <w:rPr>
          <w:rFonts w:ascii="Times New Roman" w:eastAsia="仿宋" w:hAnsi="Times New Roman" w:cs="Times New Roman"/>
          <w:sz w:val="28"/>
          <w:szCs w:val="20"/>
          <w:lang w:eastAsia="zh-CN"/>
        </w:rPr>
      </w:r>
      <w:r>
        <w:rPr>
          <w:rFonts w:ascii="Times New Roman" w:eastAsia="仿宋" w:hAnsi="Times New Roman" w:cs="Times New Roman"/>
          <w:sz w:val="28"/>
          <w:szCs w:val="20"/>
          <w:lang w:eastAsia="zh-CN"/>
        </w:rPr>
        <w:fldChar w:fldCharType="separate"/>
      </w:r>
      <w:r>
        <w:rPr>
          <w:rFonts w:ascii="Times New Roman" w:eastAsia="仿宋" w:hAnsi="Times New Roman" w:cs="Times New Roman" w:hint="eastAsia"/>
          <w:sz w:val="28"/>
          <w:szCs w:val="20"/>
          <w:lang w:eastAsia="zh-CN"/>
        </w:rPr>
        <w:t>图</w:t>
      </w:r>
      <w:r>
        <w:rPr>
          <w:rFonts w:ascii="Times New Roman" w:eastAsia="仿宋" w:hAnsi="Times New Roman" w:cs="Times New Roman" w:hint="eastAsia"/>
          <w:sz w:val="28"/>
          <w:szCs w:val="20"/>
          <w:lang w:eastAsia="zh-CN"/>
        </w:rPr>
        <w:t xml:space="preserve"> </w:t>
      </w:r>
      <w:r>
        <w:rPr>
          <w:rFonts w:ascii="Times New Roman" w:eastAsia="仿宋" w:hAnsi="Times New Roman" w:cs="Times New Roman"/>
          <w:sz w:val="28"/>
          <w:szCs w:val="20"/>
          <w:lang w:eastAsia="zh-CN"/>
        </w:rPr>
        <w:t>7.1</w:t>
      </w:r>
      <w:r>
        <w:rPr>
          <w:rFonts w:ascii="Times New Roman" w:eastAsia="仿宋" w:hAnsi="Times New Roman" w:cs="Times New Roman"/>
          <w:sz w:val="28"/>
          <w:szCs w:val="20"/>
          <w:lang w:eastAsia="zh-CN"/>
        </w:rPr>
        <w:fldChar w:fldCharType="end"/>
      </w:r>
      <w:r>
        <w:rPr>
          <w:rFonts w:ascii="Times New Roman" w:eastAsia="仿宋" w:hAnsi="Times New Roman" w:cs="Times New Roman" w:hint="eastAsia"/>
          <w:sz w:val="28"/>
          <w:szCs w:val="20"/>
          <w:lang w:eastAsia="zh-CN"/>
        </w:rPr>
        <w:t>所示。</w:t>
      </w:r>
    </w:p>
    <w:p w14:paraId="49D55407" w14:textId="77777777" w:rsidR="00AF5D1F" w:rsidRDefault="00AF5D1F" w:rsidP="00AF5D1F">
      <w:pPr>
        <w:pStyle w:val="615a3d69"/>
        <w:numPr>
          <w:ilvl w:val="0"/>
          <w:numId w:val="136"/>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项目管理团队</w:t>
      </w:r>
    </w:p>
    <w:p w14:paraId="18055F85" w14:textId="77777777" w:rsidR="00AF5D1F" w:rsidRDefault="00AF5D1F" w:rsidP="00AF5D1F">
      <w:pPr>
        <w:pStyle w:val="615a3d69"/>
        <w:autoSpaceDE w:val="0"/>
        <w:autoSpaceDN w:val="0"/>
        <w:adjustRightInd w:val="0"/>
        <w:snapToGrid w:val="0"/>
        <w:spacing w:line="360" w:lineRule="auto"/>
        <w:ind w:firstLine="42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项目管理团队负责对项目进度、工程质量进行宏观管理，对项目出现的重大问题进行协调和指导，完成重要阶段评审，与项目内外部人员及合作方进行沟通，确保项目顺利成功实施。</w:t>
      </w:r>
    </w:p>
    <w:p w14:paraId="212E3607" w14:textId="77777777" w:rsidR="00AF5D1F" w:rsidRDefault="00AF5D1F" w:rsidP="00AF5D1F">
      <w:pPr>
        <w:pStyle w:val="615a3d69"/>
        <w:autoSpaceDE w:val="0"/>
        <w:autoSpaceDN w:val="0"/>
        <w:adjustRightInd w:val="0"/>
        <w:snapToGrid w:val="0"/>
        <w:spacing w:line="360" w:lineRule="auto"/>
        <w:ind w:left="556"/>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项目管理团队包括以下角色：</w:t>
      </w:r>
    </w:p>
    <w:p w14:paraId="04DB73AD" w14:textId="77777777" w:rsidR="00AF5D1F" w:rsidRDefault="00AF5D1F" w:rsidP="00AF5D1F">
      <w:pPr>
        <w:pStyle w:val="615a3d69"/>
        <w:numPr>
          <w:ilvl w:val="1"/>
          <w:numId w:val="137"/>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项目管理委员会：负责从商务角度对项目发展方向、管理策略、资源调配等进行决策，并有权任免以下层次人员组成。管理委员会成员由甲方、卖方人员组成；</w:t>
      </w:r>
    </w:p>
    <w:p w14:paraId="71F1721C" w14:textId="77777777" w:rsidR="00AF5D1F" w:rsidRDefault="00AF5D1F" w:rsidP="00AF5D1F">
      <w:pPr>
        <w:pStyle w:val="615a3d69"/>
        <w:numPr>
          <w:ilvl w:val="1"/>
          <w:numId w:val="137"/>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lastRenderedPageBreak/>
        <w:t>项目经理：负责从项目运作角度协调管理，支持项目实施团队工作，向管理层汇报，对项目成败负责。项目经理成员由甲方、卖方人员组成。</w:t>
      </w:r>
    </w:p>
    <w:p w14:paraId="56B39A33" w14:textId="77777777" w:rsidR="00AF5D1F" w:rsidRDefault="00AF5D1F" w:rsidP="00AF5D1F">
      <w:pPr>
        <w:pStyle w:val="615a3d69"/>
        <w:numPr>
          <w:ilvl w:val="0"/>
          <w:numId w:val="136"/>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实施团队</w:t>
      </w:r>
    </w:p>
    <w:p w14:paraId="432F8473" w14:textId="77777777" w:rsidR="00AF5D1F" w:rsidRDefault="00AF5D1F" w:rsidP="00AF5D1F">
      <w:pPr>
        <w:pStyle w:val="615a3d69"/>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实施团队负责系统平台集成和建设实施，对于项目最终产出提交物负责。</w:t>
      </w:r>
    </w:p>
    <w:p w14:paraId="10F8F52A" w14:textId="77777777" w:rsidR="00AF5D1F" w:rsidRDefault="00AF5D1F" w:rsidP="00AF5D1F">
      <w:pPr>
        <w:pStyle w:val="615a3d69"/>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实施团队包括以下角色：</w:t>
      </w:r>
    </w:p>
    <w:p w14:paraId="39E20760" w14:textId="77777777" w:rsidR="00AF5D1F" w:rsidRDefault="00AF5D1F" w:rsidP="00AF5D1F">
      <w:pPr>
        <w:pStyle w:val="615a3d69"/>
        <w:numPr>
          <w:ilvl w:val="1"/>
          <w:numId w:val="138"/>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方案设计组：对系统的建设进行设计规划，收集、分析、汇总用户需求，从系统架构和技术选型角度进行分析设计，建立系统逻辑模型，与实施开发组配合工作。配合买方负责对整体机房做整体建设设计，输出建设图纸。</w:t>
      </w:r>
    </w:p>
    <w:p w14:paraId="2F41D3C7" w14:textId="77777777" w:rsidR="00AF5D1F" w:rsidRDefault="00AF5D1F" w:rsidP="00AF5D1F">
      <w:pPr>
        <w:pStyle w:val="615a3d69"/>
        <w:numPr>
          <w:ilvl w:val="1"/>
          <w:numId w:val="138"/>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实施开发组：负责从系统实施角度进行代码开发，完成软件模块的开发、修改和整合，包括应用的开发和数据库的开发。</w:t>
      </w:r>
    </w:p>
    <w:p w14:paraId="0B665456" w14:textId="77777777" w:rsidR="00AF5D1F" w:rsidRDefault="00AF5D1F" w:rsidP="00AF5D1F">
      <w:pPr>
        <w:pStyle w:val="615a3d69"/>
        <w:numPr>
          <w:ilvl w:val="1"/>
          <w:numId w:val="138"/>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系统集成组：负责设备平台的架设、安装、调试，同时配合实施开发组将开发完成的软件及第三方软件有效的集成发布在测试、生产环境，并确保调试通过。</w:t>
      </w:r>
    </w:p>
    <w:p w14:paraId="6FBE0EF4" w14:textId="77777777" w:rsidR="00AF5D1F" w:rsidRDefault="00AF5D1F" w:rsidP="00AF5D1F">
      <w:pPr>
        <w:pStyle w:val="615a3d69"/>
        <w:numPr>
          <w:ilvl w:val="1"/>
          <w:numId w:val="138"/>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质量保障组：负责从质量管理角度，定制适合本项目应用的工作流程，同时定期实施质量审核，以确保整个项目的质量水平。完成系统集成后对整个系统进行软硬件测试，完成测试文档，并及时将所发现的问题向有关的部门通报；汇总并整理相关工程技术文档，提交有关责任人审核通过，同时管理各类技术规范和资料库，支持项目其他团队工作。</w:t>
      </w:r>
    </w:p>
    <w:p w14:paraId="69508AD1" w14:textId="77777777" w:rsidR="00AF5D1F" w:rsidRDefault="00AF5D1F" w:rsidP="00AF5D1F">
      <w:pPr>
        <w:pStyle w:val="615a3d69"/>
        <w:numPr>
          <w:ilvl w:val="0"/>
          <w:numId w:val="136"/>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lastRenderedPageBreak/>
        <w:t>维护支撑团队</w:t>
      </w:r>
    </w:p>
    <w:p w14:paraId="51EA6E95" w14:textId="77777777" w:rsidR="00AF5D1F" w:rsidRDefault="00AF5D1F" w:rsidP="00AF5D1F">
      <w:pPr>
        <w:pStyle w:val="615a3d69"/>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维护支撑团队负责系统的维护优化，并保证生产环境的正常工作。同时，维护支撑团队也面向用户提供咨询、培训和技术支持。</w:t>
      </w:r>
    </w:p>
    <w:p w14:paraId="29A1313B" w14:textId="77777777" w:rsidR="00AF5D1F" w:rsidRDefault="00AF5D1F" w:rsidP="00AF5D1F">
      <w:pPr>
        <w:pStyle w:val="615a3d69"/>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维护支持团队包括以下角色：</w:t>
      </w:r>
    </w:p>
    <w:p w14:paraId="27EA7BE0" w14:textId="77777777" w:rsidR="00AF5D1F" w:rsidRDefault="00AF5D1F" w:rsidP="00AF5D1F">
      <w:pPr>
        <w:pStyle w:val="615a3d69"/>
        <w:numPr>
          <w:ilvl w:val="1"/>
          <w:numId w:val="139"/>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咨询服务人员：就系统运行维护相关的主题，提供各类咨询服务以及培训支持；</w:t>
      </w:r>
    </w:p>
    <w:p w14:paraId="699F193D" w14:textId="77777777" w:rsidR="00AF5D1F" w:rsidRDefault="00AF5D1F" w:rsidP="00AF5D1F">
      <w:pPr>
        <w:pStyle w:val="615a3d69"/>
        <w:numPr>
          <w:ilvl w:val="1"/>
          <w:numId w:val="139"/>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系统平台人员：从设备平台的角度提供运行维护支持，以及有关系统的性能调优；</w:t>
      </w:r>
    </w:p>
    <w:p w14:paraId="17982356" w14:textId="77777777" w:rsidR="00AF5D1F" w:rsidRDefault="00AF5D1F" w:rsidP="00AF5D1F">
      <w:pPr>
        <w:pStyle w:val="615a3d69"/>
        <w:numPr>
          <w:ilvl w:val="1"/>
          <w:numId w:val="139"/>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应用软件人员：从应用软件的角度提供运行维护支持，以及相关功能的优化开发。</w:t>
      </w:r>
    </w:p>
    <w:p w14:paraId="42905C7B" w14:textId="77777777" w:rsidR="00AF5D1F" w:rsidRDefault="00AF5D1F" w:rsidP="00AF5D1F">
      <w:pPr>
        <w:pStyle w:val="615a3d69"/>
        <w:numPr>
          <w:ilvl w:val="0"/>
          <w:numId w:val="136"/>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支持团队</w:t>
      </w:r>
    </w:p>
    <w:p w14:paraId="3738A40A" w14:textId="77777777" w:rsidR="00AF5D1F" w:rsidRDefault="00AF5D1F" w:rsidP="00AF5D1F">
      <w:pPr>
        <w:pStyle w:val="615a3d69"/>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支持团队负责提供与本项目相关的外部支持，包括了商务合作、后勤保障、专家咨询等。支持团队职责包括：</w:t>
      </w:r>
    </w:p>
    <w:p w14:paraId="12F9E6CE" w14:textId="77777777" w:rsidR="00AF5D1F" w:rsidRDefault="00AF5D1F" w:rsidP="00AF5D1F">
      <w:pPr>
        <w:pStyle w:val="615a3d69"/>
        <w:numPr>
          <w:ilvl w:val="1"/>
          <w:numId w:val="140"/>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落实与项目相关的商务运作，主要包括设备订购。跟踪设备的到货情况，确保设备按期、准确、全部到达。；负责整个项目的后勤支持，减少项目组的无效投入；</w:t>
      </w:r>
    </w:p>
    <w:p w14:paraId="18183824" w14:textId="77777777" w:rsidR="00AF5D1F" w:rsidRDefault="00AF5D1F" w:rsidP="00AF5D1F">
      <w:pPr>
        <w:pStyle w:val="615a3d69"/>
        <w:numPr>
          <w:ilvl w:val="1"/>
          <w:numId w:val="140"/>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从技术角度对整个项目提供支持，制定并审核本项目中的技术实施方案，解答技术问题，处理工程中出现的技术难点，必要时组织团队进行技术攻关。</w:t>
      </w:r>
    </w:p>
    <w:p w14:paraId="742E859B" w14:textId="77777777" w:rsidR="00AF5D1F" w:rsidRDefault="00AF5D1F" w:rsidP="00AF5D1F">
      <w:pPr>
        <w:pStyle w:val="75b3da31"/>
        <w:rPr>
          <w:lang w:eastAsia="zh-CN"/>
        </w:rPr>
      </w:pPr>
      <w:r>
        <w:rPr>
          <w:rFonts w:hint="eastAsia"/>
          <w:lang w:eastAsia="zh-CN"/>
        </w:rPr>
        <w:t>8</w:t>
      </w:r>
      <w:r>
        <w:rPr>
          <w:lang w:eastAsia="zh-CN"/>
        </w:rPr>
        <w:t xml:space="preserve">.3.2 </w:t>
      </w:r>
      <w:r>
        <w:rPr>
          <w:rFonts w:hint="eastAsia"/>
          <w:lang w:eastAsia="zh-CN"/>
        </w:rPr>
        <w:t>人员保障</w:t>
      </w:r>
    </w:p>
    <w:p w14:paraId="37C884EB" w14:textId="77777777" w:rsidR="00AF5D1F" w:rsidRDefault="00AF5D1F" w:rsidP="00AF5D1F">
      <w:pPr>
        <w:pStyle w:val="615a3d69"/>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为确保项目的顺利开展、实施和运维，严格按照</w:t>
      </w:r>
      <w:r>
        <w:rPr>
          <w:rFonts w:ascii="Times New Roman" w:eastAsia="仿宋" w:hAnsi="Times New Roman" w:cs="Times New Roman" w:hint="eastAsia"/>
          <w:sz w:val="28"/>
          <w:szCs w:val="20"/>
          <w:lang w:eastAsia="zh-CN"/>
        </w:rPr>
        <w:t>7.3.1</w:t>
      </w:r>
      <w:r>
        <w:rPr>
          <w:rFonts w:ascii="Times New Roman" w:eastAsia="仿宋" w:hAnsi="Times New Roman" w:cs="Times New Roman" w:hint="eastAsia"/>
          <w:sz w:val="28"/>
          <w:szCs w:val="20"/>
          <w:lang w:eastAsia="zh-CN"/>
        </w:rPr>
        <w:t>设置的组织结构组织项目组人员，并按照一定的比例设置</w:t>
      </w:r>
      <w:r>
        <w:rPr>
          <w:rFonts w:ascii="Times New Roman" w:eastAsia="仿宋" w:hAnsi="Times New Roman" w:cs="Times New Roman" w:hint="eastAsia"/>
          <w:sz w:val="28"/>
          <w:szCs w:val="20"/>
          <w:lang w:eastAsia="zh-CN"/>
        </w:rPr>
        <w:t>AB</w:t>
      </w:r>
      <w:r>
        <w:rPr>
          <w:rFonts w:ascii="Times New Roman" w:eastAsia="仿宋" w:hAnsi="Times New Roman" w:cs="Times New Roman" w:hint="eastAsia"/>
          <w:sz w:val="28"/>
          <w:szCs w:val="20"/>
          <w:lang w:eastAsia="zh-CN"/>
        </w:rPr>
        <w:t>角。</w:t>
      </w:r>
    </w:p>
    <w:p w14:paraId="229FFDB8" w14:textId="77777777" w:rsidR="00AF5D1F" w:rsidRDefault="00AF5D1F" w:rsidP="00AF5D1F">
      <w:pPr>
        <w:pStyle w:val="75b3da31"/>
        <w:rPr>
          <w:lang w:eastAsia="zh-CN"/>
        </w:rPr>
      </w:pPr>
      <w:r>
        <w:rPr>
          <w:rFonts w:hint="eastAsia"/>
          <w:lang w:eastAsia="zh-CN"/>
        </w:rPr>
        <w:lastRenderedPageBreak/>
        <w:t>8</w:t>
      </w:r>
      <w:r>
        <w:rPr>
          <w:lang w:eastAsia="zh-CN"/>
        </w:rPr>
        <w:t xml:space="preserve">.3.3 </w:t>
      </w:r>
      <w:r>
        <w:rPr>
          <w:rFonts w:hint="eastAsia"/>
          <w:lang w:eastAsia="zh-CN"/>
        </w:rPr>
        <w:t>经费保障</w:t>
      </w:r>
    </w:p>
    <w:p w14:paraId="6ED54738" w14:textId="77777777" w:rsidR="00AF5D1F" w:rsidRDefault="00AF5D1F" w:rsidP="00AF5D1F">
      <w:pPr>
        <w:pStyle w:val="615a3d69"/>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由项目建设方负责本项目资金的筹措和分配实施，详见</w:t>
      </w:r>
      <w:r>
        <w:rPr>
          <w:rFonts w:ascii="Times New Roman" w:eastAsia="仿宋" w:hAnsi="Times New Roman" w:cs="Times New Roman" w:hint="eastAsia"/>
          <w:sz w:val="28"/>
          <w:szCs w:val="20"/>
          <w:lang w:eastAsia="zh-CN"/>
        </w:rPr>
        <w:t>7</w:t>
      </w:r>
      <w:r>
        <w:rPr>
          <w:rFonts w:ascii="Times New Roman" w:eastAsia="仿宋" w:hAnsi="Times New Roman" w:cs="Times New Roman"/>
          <w:sz w:val="28"/>
          <w:szCs w:val="20"/>
          <w:lang w:eastAsia="zh-CN"/>
        </w:rPr>
        <w:t>.4</w:t>
      </w:r>
      <w:r>
        <w:rPr>
          <w:rFonts w:ascii="Times New Roman" w:eastAsia="仿宋" w:hAnsi="Times New Roman" w:cs="Times New Roman" w:hint="eastAsia"/>
          <w:sz w:val="28"/>
          <w:szCs w:val="20"/>
          <w:lang w:eastAsia="zh-CN"/>
        </w:rPr>
        <w:t>经费概算。</w:t>
      </w:r>
    </w:p>
    <w:p w14:paraId="071A2536" w14:textId="77777777" w:rsidR="00AF5D1F" w:rsidRDefault="00AF5D1F" w:rsidP="00AF5D1F">
      <w:pPr>
        <w:pStyle w:val="75b3da31"/>
        <w:rPr>
          <w:lang w:eastAsia="zh-CN"/>
        </w:rPr>
      </w:pPr>
      <w:r>
        <w:rPr>
          <w:rFonts w:hint="eastAsia"/>
          <w:lang w:eastAsia="zh-CN"/>
        </w:rPr>
        <w:t>8</w:t>
      </w:r>
      <w:r>
        <w:rPr>
          <w:lang w:eastAsia="zh-CN"/>
        </w:rPr>
        <w:t xml:space="preserve">.3.4 </w:t>
      </w:r>
      <w:r>
        <w:rPr>
          <w:rFonts w:hint="eastAsia"/>
          <w:lang w:eastAsia="zh-CN"/>
        </w:rPr>
        <w:t>质量保障</w:t>
      </w:r>
    </w:p>
    <w:p w14:paraId="11123175" w14:textId="77777777" w:rsidR="00AF5D1F" w:rsidRDefault="00AF5D1F" w:rsidP="00AF5D1F">
      <w:pPr>
        <w:pStyle w:val="615a3d69"/>
        <w:numPr>
          <w:ilvl w:val="0"/>
          <w:numId w:val="141"/>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建立软件质量保证活动的实体</w:t>
      </w:r>
      <w:r>
        <w:rPr>
          <w:rFonts w:ascii="Times New Roman" w:eastAsia="仿宋" w:hAnsi="Times New Roman" w:cs="Times New Roman" w:hint="eastAsia"/>
          <w:sz w:val="28"/>
          <w:szCs w:val="20"/>
          <w:lang w:eastAsia="zh-CN"/>
        </w:rPr>
        <w:t xml:space="preserve"> </w:t>
      </w:r>
    </w:p>
    <w:p w14:paraId="020008C2" w14:textId="77777777" w:rsidR="00AF5D1F" w:rsidRDefault="00AF5D1F" w:rsidP="00AF5D1F">
      <w:pPr>
        <w:pStyle w:val="615a3d69"/>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建立软件质量保证小组，软件质量保证小组在整个软件生命周期中应评审项目的活动并审计软件工作产品，使管理层能观察到软件项目是否遵从已建立的计划、标准和规程。并应指出在该软件项目中的问题：如果可能，则应及时解决；如果不能解决，则应提交到适当的管理层解决。</w:t>
      </w:r>
    </w:p>
    <w:p w14:paraId="565CB73E" w14:textId="77777777" w:rsidR="00AF5D1F" w:rsidRDefault="00AF5D1F" w:rsidP="00AF5D1F">
      <w:pPr>
        <w:pStyle w:val="615a3d69"/>
        <w:numPr>
          <w:ilvl w:val="0"/>
          <w:numId w:val="141"/>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sz w:val="28"/>
          <w:szCs w:val="28"/>
          <w:lang w:eastAsia="zh-CN"/>
        </w:rPr>
        <w:t>制订软件质量保证计划</w:t>
      </w:r>
      <w:r>
        <w:rPr>
          <w:rFonts w:ascii="Times New Roman" w:eastAsia="仿宋" w:hAnsi="Times New Roman" w:cs="Times New Roman" w:hint="eastAsia"/>
          <w:sz w:val="28"/>
          <w:szCs w:val="28"/>
          <w:lang w:eastAsia="zh-CN"/>
        </w:rPr>
        <w:t>（以下简称“</w:t>
      </w:r>
      <w:r>
        <w:rPr>
          <w:rFonts w:ascii="Times New Roman" w:eastAsia="仿宋" w:hAnsi="Times New Roman" w:cs="Times New Roman" w:hint="eastAsia"/>
          <w:sz w:val="28"/>
          <w:szCs w:val="28"/>
          <w:lang w:eastAsia="zh-CN"/>
        </w:rPr>
        <w:t>S</w:t>
      </w:r>
      <w:r>
        <w:rPr>
          <w:rFonts w:ascii="Times New Roman" w:eastAsia="仿宋" w:hAnsi="Times New Roman" w:cs="Times New Roman"/>
          <w:sz w:val="28"/>
          <w:szCs w:val="28"/>
          <w:lang w:eastAsia="zh-CN"/>
        </w:rPr>
        <w:t>QA</w:t>
      </w:r>
      <w:r>
        <w:rPr>
          <w:rFonts w:ascii="Times New Roman" w:eastAsia="仿宋" w:hAnsi="Times New Roman" w:cs="Times New Roman" w:hint="eastAsia"/>
          <w:sz w:val="28"/>
          <w:szCs w:val="28"/>
          <w:lang w:eastAsia="zh-CN"/>
        </w:rPr>
        <w:t>计划”）</w:t>
      </w:r>
    </w:p>
    <w:p w14:paraId="3DEEAB47" w14:textId="77777777" w:rsidR="00AF5D1F" w:rsidRDefault="00AF5D1F" w:rsidP="00AF5D1F">
      <w:pPr>
        <w:pStyle w:val="615a3d69"/>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SQA</w:t>
      </w:r>
      <w:r>
        <w:rPr>
          <w:rFonts w:ascii="Times New Roman" w:eastAsia="仿宋" w:hAnsi="Times New Roman" w:cs="Times New Roman" w:hint="eastAsia"/>
          <w:sz w:val="28"/>
          <w:szCs w:val="20"/>
          <w:lang w:eastAsia="zh-CN"/>
        </w:rPr>
        <w:t>计划应在整个项目的早期制订，并应与整个项目计划平行开发。此计划包括：</w:t>
      </w:r>
    </w:p>
    <w:p w14:paraId="082DA6E7" w14:textId="77777777" w:rsidR="00AF5D1F" w:rsidRDefault="00AF5D1F" w:rsidP="00AF5D1F">
      <w:pPr>
        <w:pStyle w:val="615a3d69"/>
        <w:numPr>
          <w:ilvl w:val="1"/>
          <w:numId w:val="142"/>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sz w:val="28"/>
          <w:szCs w:val="20"/>
          <w:lang w:eastAsia="zh-CN"/>
        </w:rPr>
        <w:t>SQA</w:t>
      </w:r>
      <w:r>
        <w:rPr>
          <w:rFonts w:ascii="Times New Roman" w:eastAsia="仿宋" w:hAnsi="Times New Roman" w:cs="Times New Roman" w:hint="eastAsia"/>
          <w:sz w:val="28"/>
          <w:szCs w:val="20"/>
          <w:lang w:eastAsia="zh-CN"/>
        </w:rPr>
        <w:t>小组的职责和权利。</w:t>
      </w:r>
    </w:p>
    <w:p w14:paraId="5A6892CE" w14:textId="77777777" w:rsidR="00AF5D1F" w:rsidRDefault="00AF5D1F" w:rsidP="00AF5D1F">
      <w:pPr>
        <w:pStyle w:val="615a3d69"/>
        <w:numPr>
          <w:ilvl w:val="1"/>
          <w:numId w:val="142"/>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sz w:val="28"/>
          <w:szCs w:val="20"/>
          <w:lang w:eastAsia="zh-CN"/>
        </w:rPr>
        <w:t>SQA</w:t>
      </w:r>
      <w:r>
        <w:rPr>
          <w:rFonts w:ascii="Times New Roman" w:eastAsia="仿宋" w:hAnsi="Times New Roman" w:cs="Times New Roman" w:hint="eastAsia"/>
          <w:sz w:val="28"/>
          <w:szCs w:val="20"/>
          <w:lang w:eastAsia="zh-CN"/>
        </w:rPr>
        <w:t>小组的资源需求（包括人员，工具及设施）。</w:t>
      </w:r>
    </w:p>
    <w:p w14:paraId="78D4CD16" w14:textId="77777777" w:rsidR="00AF5D1F" w:rsidRDefault="00AF5D1F" w:rsidP="00AF5D1F">
      <w:pPr>
        <w:pStyle w:val="615a3d69"/>
        <w:numPr>
          <w:ilvl w:val="1"/>
          <w:numId w:val="142"/>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该项目的</w:t>
      </w:r>
      <w:r>
        <w:rPr>
          <w:rFonts w:ascii="Times New Roman" w:eastAsia="仿宋" w:hAnsi="Times New Roman" w:cs="Times New Roman"/>
          <w:sz w:val="28"/>
          <w:szCs w:val="20"/>
          <w:lang w:eastAsia="zh-CN"/>
        </w:rPr>
        <w:t>SQA</w:t>
      </w:r>
      <w:r>
        <w:rPr>
          <w:rFonts w:ascii="Times New Roman" w:eastAsia="仿宋" w:hAnsi="Times New Roman" w:cs="Times New Roman" w:hint="eastAsia"/>
          <w:sz w:val="28"/>
          <w:szCs w:val="20"/>
          <w:lang w:eastAsia="zh-CN"/>
        </w:rPr>
        <w:t>小组活动的进度安排和经费。</w:t>
      </w:r>
    </w:p>
    <w:p w14:paraId="16CCC68C" w14:textId="77777777" w:rsidR="00AF5D1F" w:rsidRDefault="00AF5D1F" w:rsidP="00AF5D1F">
      <w:pPr>
        <w:pStyle w:val="615a3d69"/>
        <w:numPr>
          <w:ilvl w:val="1"/>
          <w:numId w:val="142"/>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sz w:val="28"/>
          <w:szCs w:val="20"/>
          <w:lang w:eastAsia="zh-CN"/>
        </w:rPr>
        <w:t>SQA</w:t>
      </w:r>
      <w:r>
        <w:rPr>
          <w:rFonts w:ascii="Times New Roman" w:eastAsia="仿宋" w:hAnsi="Times New Roman" w:cs="Times New Roman" w:hint="eastAsia"/>
          <w:sz w:val="28"/>
          <w:szCs w:val="20"/>
          <w:lang w:eastAsia="zh-CN"/>
        </w:rPr>
        <w:t>小组参与建立该项目的软件开发计划、标准和规程。</w:t>
      </w:r>
    </w:p>
    <w:p w14:paraId="48E99E95" w14:textId="77777777" w:rsidR="00AF5D1F" w:rsidRDefault="00AF5D1F" w:rsidP="00AF5D1F">
      <w:pPr>
        <w:pStyle w:val="615a3d69"/>
        <w:numPr>
          <w:ilvl w:val="1"/>
          <w:numId w:val="142"/>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由</w:t>
      </w:r>
      <w:r>
        <w:rPr>
          <w:rFonts w:ascii="Times New Roman" w:eastAsia="仿宋" w:hAnsi="Times New Roman" w:cs="Times New Roman"/>
          <w:sz w:val="28"/>
          <w:szCs w:val="20"/>
          <w:lang w:eastAsia="zh-CN"/>
        </w:rPr>
        <w:t>SQA</w:t>
      </w:r>
      <w:r>
        <w:rPr>
          <w:rFonts w:ascii="Times New Roman" w:eastAsia="仿宋" w:hAnsi="Times New Roman" w:cs="Times New Roman" w:hint="eastAsia"/>
          <w:sz w:val="28"/>
          <w:szCs w:val="20"/>
          <w:lang w:eastAsia="zh-CN"/>
        </w:rPr>
        <w:t>小组进行评估的内容。</w:t>
      </w:r>
    </w:p>
    <w:p w14:paraId="45759D09" w14:textId="77777777" w:rsidR="00AF5D1F" w:rsidRDefault="00AF5D1F" w:rsidP="00AF5D1F">
      <w:pPr>
        <w:pStyle w:val="615a3d69"/>
        <w:numPr>
          <w:ilvl w:val="1"/>
          <w:numId w:val="142"/>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由</w:t>
      </w:r>
      <w:r>
        <w:rPr>
          <w:rFonts w:ascii="Times New Roman" w:eastAsia="仿宋" w:hAnsi="Times New Roman" w:cs="Times New Roman"/>
          <w:sz w:val="28"/>
          <w:szCs w:val="20"/>
          <w:lang w:eastAsia="zh-CN"/>
        </w:rPr>
        <w:t>SQA</w:t>
      </w:r>
      <w:r>
        <w:rPr>
          <w:rFonts w:ascii="Times New Roman" w:eastAsia="仿宋" w:hAnsi="Times New Roman" w:cs="Times New Roman" w:hint="eastAsia"/>
          <w:sz w:val="28"/>
          <w:szCs w:val="20"/>
          <w:lang w:eastAsia="zh-CN"/>
        </w:rPr>
        <w:t>小组指导的审计和评审。</w:t>
      </w:r>
    </w:p>
    <w:p w14:paraId="4C16331E" w14:textId="77777777" w:rsidR="00AF5D1F" w:rsidRDefault="00AF5D1F" w:rsidP="00AF5D1F">
      <w:pPr>
        <w:pStyle w:val="615a3d69"/>
        <w:numPr>
          <w:ilvl w:val="1"/>
          <w:numId w:val="142"/>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sz w:val="28"/>
          <w:szCs w:val="20"/>
          <w:lang w:eastAsia="zh-CN"/>
        </w:rPr>
        <w:t>SQA</w:t>
      </w:r>
      <w:r>
        <w:rPr>
          <w:rFonts w:ascii="Times New Roman" w:eastAsia="仿宋" w:hAnsi="Times New Roman" w:cs="Times New Roman" w:hint="eastAsia"/>
          <w:sz w:val="28"/>
          <w:szCs w:val="20"/>
          <w:lang w:eastAsia="zh-CN"/>
        </w:rPr>
        <w:t>小组在评审和审计时引用的项目标准和规程。</w:t>
      </w:r>
    </w:p>
    <w:p w14:paraId="0AB3DF5E" w14:textId="77777777" w:rsidR="00AF5D1F" w:rsidRDefault="00AF5D1F" w:rsidP="00AF5D1F">
      <w:pPr>
        <w:pStyle w:val="615a3d69"/>
        <w:numPr>
          <w:ilvl w:val="1"/>
          <w:numId w:val="142"/>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记录和跟踪不协调事项直至解决的规程。</w:t>
      </w:r>
    </w:p>
    <w:p w14:paraId="318CC7FB" w14:textId="77777777" w:rsidR="00AF5D1F" w:rsidRDefault="00AF5D1F" w:rsidP="00AF5D1F">
      <w:pPr>
        <w:pStyle w:val="615a3d69"/>
        <w:numPr>
          <w:ilvl w:val="1"/>
          <w:numId w:val="142"/>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要求</w:t>
      </w:r>
      <w:r>
        <w:rPr>
          <w:rFonts w:ascii="Times New Roman" w:eastAsia="仿宋" w:hAnsi="Times New Roman" w:cs="Times New Roman"/>
          <w:sz w:val="28"/>
          <w:szCs w:val="20"/>
          <w:lang w:eastAsia="zh-CN"/>
        </w:rPr>
        <w:t>SQA</w:t>
      </w:r>
      <w:r>
        <w:rPr>
          <w:rFonts w:ascii="Times New Roman" w:eastAsia="仿宋" w:hAnsi="Times New Roman" w:cs="Times New Roman" w:hint="eastAsia"/>
          <w:sz w:val="28"/>
          <w:szCs w:val="20"/>
          <w:lang w:eastAsia="zh-CN"/>
        </w:rPr>
        <w:t>小组生成的文件。</w:t>
      </w:r>
    </w:p>
    <w:p w14:paraId="00E0AFD2" w14:textId="77777777" w:rsidR="00AF5D1F" w:rsidRDefault="00AF5D1F" w:rsidP="00AF5D1F">
      <w:pPr>
        <w:pStyle w:val="615a3d69"/>
        <w:numPr>
          <w:ilvl w:val="1"/>
          <w:numId w:val="142"/>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lastRenderedPageBreak/>
        <w:t>为软件工程小组和其他软件相关小组提供</w:t>
      </w:r>
      <w:r>
        <w:rPr>
          <w:rFonts w:ascii="Times New Roman" w:eastAsia="仿宋" w:hAnsi="Times New Roman" w:cs="Times New Roman"/>
          <w:sz w:val="28"/>
          <w:szCs w:val="20"/>
          <w:lang w:eastAsia="zh-CN"/>
        </w:rPr>
        <w:t>SQA</w:t>
      </w:r>
      <w:r>
        <w:rPr>
          <w:rFonts w:ascii="Times New Roman" w:eastAsia="仿宋" w:hAnsi="Times New Roman" w:cs="Times New Roman" w:hint="eastAsia"/>
          <w:sz w:val="28"/>
          <w:szCs w:val="20"/>
          <w:lang w:eastAsia="zh-CN"/>
        </w:rPr>
        <w:t>活动反馈信息的方法和频率。</w:t>
      </w:r>
    </w:p>
    <w:p w14:paraId="46C5B147" w14:textId="77777777" w:rsidR="00AF5D1F" w:rsidRDefault="00AF5D1F" w:rsidP="00AF5D1F">
      <w:pPr>
        <w:pStyle w:val="615a3d69"/>
        <w:numPr>
          <w:ilvl w:val="0"/>
          <w:numId w:val="141"/>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sz w:val="28"/>
          <w:szCs w:val="28"/>
          <w:lang w:eastAsia="zh-CN"/>
        </w:rPr>
        <w:t>坚持各阶段的评审和审计，并跟踪其结果作合适处理</w:t>
      </w:r>
    </w:p>
    <w:p w14:paraId="292ECE28" w14:textId="77777777" w:rsidR="00AF5D1F" w:rsidRDefault="00AF5D1F" w:rsidP="00AF5D1F">
      <w:pPr>
        <w:pStyle w:val="615a3d69"/>
        <w:numPr>
          <w:ilvl w:val="1"/>
          <w:numId w:val="141"/>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hint="eastAsia"/>
          <w:sz w:val="28"/>
          <w:szCs w:val="28"/>
          <w:lang w:eastAsia="zh-CN"/>
        </w:rPr>
        <w:t>评审：包括</w:t>
      </w:r>
      <w:r>
        <w:rPr>
          <w:rFonts w:ascii="Times New Roman" w:eastAsia="仿宋" w:hAnsi="Times New Roman" w:cs="Times New Roman" w:hint="eastAsia"/>
          <w:sz w:val="28"/>
          <w:szCs w:val="20"/>
          <w:lang w:eastAsia="zh-CN"/>
        </w:rPr>
        <w:t>里程碑活动评审、基线评审、</w:t>
      </w:r>
      <w:r>
        <w:rPr>
          <w:rFonts w:ascii="Times New Roman" w:eastAsia="仿宋" w:hAnsi="Times New Roman" w:cs="Times New Roman"/>
          <w:sz w:val="28"/>
          <w:szCs w:val="20"/>
          <w:lang w:eastAsia="zh-CN"/>
        </w:rPr>
        <w:t>SCM</w:t>
      </w:r>
      <w:r>
        <w:rPr>
          <w:rFonts w:ascii="Times New Roman" w:eastAsia="仿宋" w:hAnsi="Times New Roman" w:cs="Times New Roman" w:hint="eastAsia"/>
          <w:sz w:val="28"/>
          <w:szCs w:val="20"/>
          <w:lang w:eastAsia="zh-CN"/>
        </w:rPr>
        <w:t>评审、</w:t>
      </w:r>
      <w:r>
        <w:rPr>
          <w:rFonts w:ascii="Times New Roman" w:eastAsia="仿宋" w:hAnsi="Times New Roman" w:cs="Times New Roman"/>
          <w:sz w:val="28"/>
          <w:szCs w:val="20"/>
          <w:lang w:eastAsia="zh-CN"/>
        </w:rPr>
        <w:t>SQA</w:t>
      </w:r>
      <w:r>
        <w:rPr>
          <w:rFonts w:ascii="Times New Roman" w:eastAsia="仿宋" w:hAnsi="Times New Roman" w:cs="Times New Roman" w:hint="eastAsia"/>
          <w:sz w:val="28"/>
          <w:szCs w:val="20"/>
          <w:lang w:eastAsia="zh-CN"/>
        </w:rPr>
        <w:t>工作评审。</w:t>
      </w:r>
    </w:p>
    <w:p w14:paraId="03A79FEA" w14:textId="77777777" w:rsidR="00AF5D1F" w:rsidRDefault="00AF5D1F" w:rsidP="00AF5D1F">
      <w:pPr>
        <w:pStyle w:val="615a3d69"/>
        <w:numPr>
          <w:ilvl w:val="1"/>
          <w:numId w:val="141"/>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hint="eastAsia"/>
          <w:sz w:val="28"/>
          <w:szCs w:val="28"/>
          <w:lang w:eastAsia="zh-CN"/>
        </w:rPr>
        <w:t>审计：包括基线审计、</w:t>
      </w:r>
      <w:r>
        <w:rPr>
          <w:rFonts w:ascii="Times New Roman" w:eastAsia="仿宋" w:hAnsi="Times New Roman" w:cs="Times New Roman"/>
          <w:sz w:val="28"/>
          <w:szCs w:val="28"/>
          <w:lang w:eastAsia="zh-CN"/>
        </w:rPr>
        <w:t>SQA</w:t>
      </w:r>
      <w:r>
        <w:rPr>
          <w:rFonts w:ascii="Times New Roman" w:eastAsia="仿宋" w:hAnsi="Times New Roman" w:cs="Times New Roman" w:hint="eastAsia"/>
          <w:sz w:val="28"/>
          <w:szCs w:val="28"/>
          <w:lang w:eastAsia="zh-CN"/>
        </w:rPr>
        <w:t>审计。</w:t>
      </w:r>
    </w:p>
    <w:p w14:paraId="50AE7D25" w14:textId="77777777" w:rsidR="00AF5D1F" w:rsidRDefault="00AF5D1F" w:rsidP="00AF5D1F">
      <w:pPr>
        <w:pStyle w:val="615a3d69"/>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有背离之处，则对其进行标识、记录、并跟踪直至其符合。</w:t>
      </w:r>
    </w:p>
    <w:p w14:paraId="5103C391" w14:textId="77777777" w:rsidR="00AF5D1F" w:rsidRDefault="00AF5D1F" w:rsidP="00AF5D1F">
      <w:pPr>
        <w:pStyle w:val="615a3d69"/>
        <w:numPr>
          <w:ilvl w:val="0"/>
          <w:numId w:val="141"/>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sz w:val="28"/>
          <w:szCs w:val="28"/>
          <w:lang w:eastAsia="zh-CN"/>
        </w:rPr>
        <w:t>监控软件产品的质量</w:t>
      </w:r>
    </w:p>
    <w:p w14:paraId="18726453" w14:textId="77777777" w:rsidR="00AF5D1F" w:rsidRDefault="00AF5D1F" w:rsidP="00AF5D1F">
      <w:pPr>
        <w:pStyle w:val="615a3d69"/>
        <w:numPr>
          <w:ilvl w:val="1"/>
          <w:numId w:val="143"/>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对软件产品的验收</w:t>
      </w:r>
    </w:p>
    <w:p w14:paraId="777F850A" w14:textId="77777777" w:rsidR="00AF5D1F" w:rsidRDefault="00AF5D1F" w:rsidP="00AF5D1F">
      <w:pPr>
        <w:pStyle w:val="615a3d69"/>
        <w:numPr>
          <w:ilvl w:val="1"/>
          <w:numId w:val="143"/>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把握采购软件的质量</w:t>
      </w:r>
    </w:p>
    <w:p w14:paraId="721FB602" w14:textId="77777777" w:rsidR="00AF5D1F" w:rsidRDefault="00AF5D1F" w:rsidP="00AF5D1F">
      <w:pPr>
        <w:pStyle w:val="615a3d69"/>
        <w:numPr>
          <w:ilvl w:val="1"/>
          <w:numId w:val="143"/>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监控分承包商的软件质量保证工作</w:t>
      </w:r>
    </w:p>
    <w:p w14:paraId="459661CA" w14:textId="77777777" w:rsidR="00AF5D1F" w:rsidRDefault="00AF5D1F" w:rsidP="00AF5D1F">
      <w:pPr>
        <w:pStyle w:val="615a3d69"/>
        <w:numPr>
          <w:ilvl w:val="0"/>
          <w:numId w:val="141"/>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sz w:val="28"/>
          <w:szCs w:val="28"/>
          <w:lang w:eastAsia="zh-CN"/>
        </w:rPr>
        <w:t>采集软件质量保证活动的数据</w:t>
      </w:r>
    </w:p>
    <w:p w14:paraId="35324DFD" w14:textId="77777777" w:rsidR="00AF5D1F" w:rsidRDefault="00AF5D1F" w:rsidP="00AF5D1F">
      <w:pPr>
        <w:pStyle w:val="615a3d69"/>
        <w:numPr>
          <w:ilvl w:val="1"/>
          <w:numId w:val="144"/>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hint="eastAsia"/>
          <w:sz w:val="28"/>
          <w:szCs w:val="28"/>
          <w:lang w:eastAsia="zh-CN"/>
        </w:rPr>
        <w:t>记录不协调事项</w:t>
      </w:r>
    </w:p>
    <w:p w14:paraId="65E6A0F3" w14:textId="77777777" w:rsidR="00AF5D1F" w:rsidRDefault="00AF5D1F" w:rsidP="00AF5D1F">
      <w:pPr>
        <w:pStyle w:val="615a3d69"/>
        <w:numPr>
          <w:ilvl w:val="1"/>
          <w:numId w:val="144"/>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hint="eastAsia"/>
          <w:sz w:val="28"/>
          <w:szCs w:val="28"/>
          <w:lang w:eastAsia="zh-CN"/>
        </w:rPr>
        <w:t>跟踪不协调事项直至解决</w:t>
      </w:r>
    </w:p>
    <w:p w14:paraId="5BB97366" w14:textId="77777777" w:rsidR="00AF5D1F" w:rsidRDefault="00AF5D1F" w:rsidP="00AF5D1F">
      <w:pPr>
        <w:pStyle w:val="615a3d69"/>
        <w:numPr>
          <w:ilvl w:val="1"/>
          <w:numId w:val="144"/>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hint="eastAsia"/>
          <w:sz w:val="28"/>
          <w:szCs w:val="28"/>
          <w:lang w:eastAsia="zh-CN"/>
        </w:rPr>
        <w:t>收集各阶段的评审和审计情况</w:t>
      </w:r>
    </w:p>
    <w:p w14:paraId="748D0A2F" w14:textId="77777777" w:rsidR="00AF5D1F" w:rsidRDefault="00AF5D1F" w:rsidP="00AF5D1F">
      <w:pPr>
        <w:pStyle w:val="615a3d69"/>
        <w:numPr>
          <w:ilvl w:val="0"/>
          <w:numId w:val="141"/>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sz w:val="28"/>
          <w:szCs w:val="28"/>
          <w:lang w:eastAsia="zh-CN"/>
        </w:rPr>
        <w:t>度量软件质量保证活动</w:t>
      </w:r>
    </w:p>
    <w:p w14:paraId="61CCB01F" w14:textId="77777777" w:rsidR="00AF5D1F" w:rsidRDefault="00AF5D1F" w:rsidP="00AF5D1F">
      <w:pPr>
        <w:pStyle w:val="615a3d69"/>
        <w:numPr>
          <w:ilvl w:val="1"/>
          <w:numId w:val="145"/>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hint="eastAsia"/>
          <w:sz w:val="28"/>
          <w:szCs w:val="28"/>
          <w:lang w:eastAsia="zh-CN"/>
        </w:rPr>
        <w:t>测量的目的是为了判断</w:t>
      </w:r>
      <w:r>
        <w:rPr>
          <w:rFonts w:ascii="Times New Roman" w:eastAsia="仿宋" w:hAnsi="Times New Roman" w:cs="Times New Roman"/>
          <w:sz w:val="28"/>
          <w:szCs w:val="28"/>
          <w:lang w:eastAsia="zh-CN"/>
        </w:rPr>
        <w:t>SQA</w:t>
      </w:r>
      <w:r>
        <w:rPr>
          <w:rFonts w:ascii="Times New Roman" w:eastAsia="仿宋" w:hAnsi="Times New Roman" w:cs="Times New Roman" w:hint="eastAsia"/>
          <w:sz w:val="28"/>
          <w:szCs w:val="28"/>
          <w:lang w:eastAsia="zh-CN"/>
        </w:rPr>
        <w:t>活动的成本和进度状态；</w:t>
      </w:r>
    </w:p>
    <w:p w14:paraId="048D89A1" w14:textId="77777777" w:rsidR="00AF5D1F" w:rsidRDefault="00AF5D1F" w:rsidP="00AF5D1F">
      <w:pPr>
        <w:pStyle w:val="615a3d69"/>
        <w:numPr>
          <w:ilvl w:val="1"/>
          <w:numId w:val="145"/>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hint="eastAsia"/>
          <w:sz w:val="28"/>
          <w:szCs w:val="28"/>
          <w:lang w:eastAsia="zh-CN"/>
        </w:rPr>
        <w:t>与其计划相比，</w:t>
      </w:r>
      <w:r>
        <w:rPr>
          <w:rFonts w:ascii="Times New Roman" w:eastAsia="仿宋" w:hAnsi="Times New Roman" w:cs="Times New Roman"/>
          <w:sz w:val="28"/>
          <w:szCs w:val="28"/>
          <w:lang w:eastAsia="zh-CN"/>
        </w:rPr>
        <w:t>SQA</w:t>
      </w:r>
      <w:r>
        <w:rPr>
          <w:rFonts w:ascii="Times New Roman" w:eastAsia="仿宋" w:hAnsi="Times New Roman" w:cs="Times New Roman" w:hint="eastAsia"/>
          <w:sz w:val="28"/>
          <w:szCs w:val="28"/>
          <w:lang w:eastAsia="zh-CN"/>
        </w:rPr>
        <w:t>活动完成的里程碑数；</w:t>
      </w:r>
    </w:p>
    <w:p w14:paraId="44E59C56" w14:textId="77777777" w:rsidR="00AF5D1F" w:rsidRDefault="00AF5D1F" w:rsidP="00AF5D1F">
      <w:pPr>
        <w:pStyle w:val="615a3d69"/>
        <w:numPr>
          <w:ilvl w:val="1"/>
          <w:numId w:val="145"/>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hint="eastAsia"/>
          <w:sz w:val="28"/>
          <w:szCs w:val="28"/>
          <w:lang w:eastAsia="zh-CN"/>
        </w:rPr>
        <w:t>在</w:t>
      </w:r>
      <w:r>
        <w:rPr>
          <w:rFonts w:ascii="Times New Roman" w:eastAsia="仿宋" w:hAnsi="Times New Roman" w:cs="Times New Roman"/>
          <w:sz w:val="28"/>
          <w:szCs w:val="28"/>
          <w:lang w:eastAsia="zh-CN"/>
        </w:rPr>
        <w:t>SQA</w:t>
      </w:r>
      <w:r>
        <w:rPr>
          <w:rFonts w:ascii="Times New Roman" w:eastAsia="仿宋" w:hAnsi="Times New Roman" w:cs="Times New Roman" w:hint="eastAsia"/>
          <w:sz w:val="28"/>
          <w:szCs w:val="28"/>
          <w:lang w:eastAsia="zh-CN"/>
        </w:rPr>
        <w:t>活动中完成的工作，花费的工作量及支出的费用；</w:t>
      </w:r>
    </w:p>
    <w:p w14:paraId="37AB6795" w14:textId="77777777" w:rsidR="00AF5D1F" w:rsidRDefault="00AF5D1F" w:rsidP="00AF5D1F">
      <w:pPr>
        <w:pStyle w:val="615a3d69"/>
        <w:numPr>
          <w:ilvl w:val="1"/>
          <w:numId w:val="145"/>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hint="eastAsia"/>
          <w:sz w:val="28"/>
          <w:szCs w:val="28"/>
          <w:lang w:eastAsia="zh-CN"/>
        </w:rPr>
        <w:t>与其计划相比，产品审计和活动评审的次数。</w:t>
      </w:r>
    </w:p>
    <w:p w14:paraId="45B19EE3" w14:textId="77777777" w:rsidR="00AF5D1F" w:rsidRDefault="00AF5D1F" w:rsidP="00AF5D1F">
      <w:pPr>
        <w:pStyle w:val="75b3da31"/>
        <w:rPr>
          <w:lang w:eastAsia="zh-CN"/>
        </w:rPr>
      </w:pPr>
      <w:r>
        <w:rPr>
          <w:rFonts w:hint="eastAsia"/>
          <w:lang w:eastAsia="zh-CN"/>
        </w:rPr>
        <w:t>8.3.5 监督检查</w:t>
      </w:r>
    </w:p>
    <w:p w14:paraId="4A29498C" w14:textId="77777777" w:rsidR="00AF5D1F" w:rsidRDefault="00AF5D1F" w:rsidP="00AF5D1F">
      <w:pPr>
        <w:pStyle w:val="615a3d69"/>
        <w:autoSpaceDE w:val="0"/>
        <w:autoSpaceDN w:val="0"/>
        <w:adjustRightInd w:val="0"/>
        <w:snapToGrid w:val="0"/>
        <w:spacing w:line="360" w:lineRule="auto"/>
        <w:ind w:firstLineChars="200" w:firstLine="562"/>
        <w:jc w:val="both"/>
        <w:rPr>
          <w:rFonts w:ascii="Times New Roman" w:eastAsia="仿宋" w:hAnsi="Times New Roman" w:cs="Times New Roman"/>
          <w:sz w:val="28"/>
          <w:szCs w:val="20"/>
          <w:lang w:eastAsia="zh-CN"/>
        </w:rPr>
      </w:pPr>
      <w:r>
        <w:rPr>
          <w:rFonts w:ascii="Times New Roman" w:eastAsia="仿宋" w:hAnsi="Times New Roman" w:cs="Times New Roman" w:hint="eastAsia"/>
          <w:b/>
          <w:bCs/>
          <w:sz w:val="28"/>
          <w:szCs w:val="20"/>
          <w:lang w:eastAsia="zh-CN"/>
        </w:rPr>
        <w:t>监督检查的重点：</w:t>
      </w:r>
    </w:p>
    <w:p w14:paraId="2CF76CF5" w14:textId="77777777" w:rsidR="00AF5D1F" w:rsidRDefault="00AF5D1F" w:rsidP="00AF5D1F">
      <w:pPr>
        <w:pStyle w:val="615a3d69"/>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lastRenderedPageBreak/>
        <w:t>(</w:t>
      </w:r>
      <w:r>
        <w:rPr>
          <w:rFonts w:ascii="Times New Roman" w:eastAsia="仿宋" w:hAnsi="Times New Roman" w:cs="Times New Roman" w:hint="eastAsia"/>
          <w:sz w:val="28"/>
          <w:szCs w:val="20"/>
          <w:lang w:eastAsia="zh-CN"/>
        </w:rPr>
        <w:t>一</w:t>
      </w:r>
      <w:r>
        <w:rPr>
          <w:rFonts w:ascii="Times New Roman" w:eastAsia="仿宋" w:hAnsi="Times New Roman" w:cs="Times New Roman" w:hint="eastAsia"/>
          <w:sz w:val="28"/>
          <w:szCs w:val="20"/>
          <w:lang w:eastAsia="zh-CN"/>
        </w:rPr>
        <w:t xml:space="preserve">) </w:t>
      </w:r>
      <w:r>
        <w:rPr>
          <w:rFonts w:ascii="Times New Roman" w:eastAsia="仿宋" w:hAnsi="Times New Roman" w:cs="Times New Roman" w:hint="eastAsia"/>
          <w:sz w:val="28"/>
          <w:szCs w:val="20"/>
          <w:lang w:eastAsia="zh-CN"/>
        </w:rPr>
        <w:t>工作任务是否得到全面落实，包括任务分解、项目前期准备、项目开工、项目客观真实性等情况。</w:t>
      </w:r>
    </w:p>
    <w:p w14:paraId="2B1BB877" w14:textId="77777777" w:rsidR="00AF5D1F" w:rsidRDefault="00AF5D1F" w:rsidP="00AF5D1F">
      <w:pPr>
        <w:pStyle w:val="615a3d69"/>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二</w:t>
      </w: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基本建设程序和强制性标准是否得到严格执行，包括建设程序是否合规，实施质量是否符合规定和强制性标准，实施建设进度、资料文档是否符合要求等。</w:t>
      </w:r>
    </w:p>
    <w:p w14:paraId="61806F51" w14:textId="77777777" w:rsidR="00AF5D1F" w:rsidRDefault="00AF5D1F" w:rsidP="00AF5D1F">
      <w:pPr>
        <w:pStyle w:val="615a3d69"/>
        <w:autoSpaceDE w:val="0"/>
        <w:autoSpaceDN w:val="0"/>
        <w:adjustRightInd w:val="0"/>
        <w:snapToGrid w:val="0"/>
        <w:spacing w:line="360" w:lineRule="auto"/>
        <w:ind w:firstLineChars="200" w:firstLine="562"/>
        <w:jc w:val="both"/>
        <w:rPr>
          <w:rFonts w:ascii="Times New Roman" w:eastAsia="仿宋" w:hAnsi="Times New Roman" w:cs="Times New Roman"/>
          <w:b/>
          <w:bCs/>
          <w:sz w:val="28"/>
          <w:szCs w:val="20"/>
          <w:lang w:eastAsia="zh-CN"/>
        </w:rPr>
      </w:pPr>
      <w:r>
        <w:rPr>
          <w:rFonts w:ascii="Times New Roman" w:eastAsia="仿宋" w:hAnsi="Times New Roman" w:cs="Times New Roman" w:hint="eastAsia"/>
          <w:b/>
          <w:bCs/>
          <w:sz w:val="28"/>
          <w:szCs w:val="20"/>
          <w:lang w:eastAsia="zh-CN"/>
        </w:rPr>
        <w:t>监督检查的原则：</w:t>
      </w:r>
    </w:p>
    <w:p w14:paraId="173B5836" w14:textId="77777777" w:rsidR="00AF5D1F" w:rsidRDefault="00AF5D1F" w:rsidP="00AF5D1F">
      <w:pPr>
        <w:pStyle w:val="615a3d69"/>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一</w:t>
      </w: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统一组织，分工负责。</w:t>
      </w:r>
    </w:p>
    <w:p w14:paraId="5AB3C4AA" w14:textId="77777777" w:rsidR="00AF5D1F" w:rsidRDefault="00AF5D1F" w:rsidP="00AF5D1F">
      <w:pPr>
        <w:pStyle w:val="615a3d69"/>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二</w:t>
      </w: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统筹兼顾，突出重点。既要保证监督检查能够覆盖项目实施的主要方面，又要紧盯突出问题、抓住关键环节，选准着力点，切实增强监督检查的针对性和有效性。</w:t>
      </w:r>
    </w:p>
    <w:p w14:paraId="3D8C9EAD" w14:textId="77777777" w:rsidR="00AF5D1F" w:rsidRDefault="00AF5D1F" w:rsidP="00AF5D1F">
      <w:pPr>
        <w:pStyle w:val="615a3d69"/>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三</w:t>
      </w: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通盘谋划、分类实施。要从项目全局出发考虑和处理问题，实事求是地确定检查内容，切实增强监督检查的科学性和合理性。</w:t>
      </w:r>
    </w:p>
    <w:p w14:paraId="56B0226C" w14:textId="77777777" w:rsidR="00AF5D1F" w:rsidRDefault="00AF5D1F" w:rsidP="00AF5D1F">
      <w:pPr>
        <w:pStyle w:val="615a3d69"/>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四</w:t>
      </w: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查纠结合，务求实效。</w:t>
      </w:r>
    </w:p>
    <w:p w14:paraId="3E255F54" w14:textId="77777777" w:rsidR="00AF5D1F" w:rsidRDefault="00AF5D1F" w:rsidP="00AF5D1F">
      <w:pPr>
        <w:pStyle w:val="615a3d69"/>
        <w:autoSpaceDE w:val="0"/>
        <w:autoSpaceDN w:val="0"/>
        <w:adjustRightInd w:val="0"/>
        <w:snapToGrid w:val="0"/>
        <w:spacing w:line="360" w:lineRule="auto"/>
        <w:ind w:firstLineChars="200" w:firstLine="562"/>
        <w:jc w:val="both"/>
        <w:rPr>
          <w:rFonts w:ascii="Times New Roman" w:eastAsia="仿宋" w:hAnsi="Times New Roman" w:cs="Times New Roman"/>
          <w:b/>
          <w:bCs/>
          <w:sz w:val="28"/>
          <w:szCs w:val="20"/>
          <w:lang w:eastAsia="zh-CN"/>
        </w:rPr>
      </w:pPr>
      <w:r>
        <w:rPr>
          <w:rFonts w:ascii="Times New Roman" w:eastAsia="仿宋" w:hAnsi="Times New Roman" w:cs="Times New Roman" w:hint="eastAsia"/>
          <w:b/>
          <w:bCs/>
          <w:sz w:val="28"/>
          <w:szCs w:val="20"/>
          <w:lang w:eastAsia="zh-CN"/>
        </w:rPr>
        <w:t>监督检查的措施：</w:t>
      </w:r>
    </w:p>
    <w:p w14:paraId="3AC6E80B" w14:textId="77777777" w:rsidR="00AF5D1F" w:rsidRDefault="00AF5D1F" w:rsidP="00AF5D1F">
      <w:pPr>
        <w:pStyle w:val="615a3d69"/>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一</w:t>
      </w: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建立常态化监督检查机制，进入被检查单位和施工现场进行检查。</w:t>
      </w:r>
    </w:p>
    <w:p w14:paraId="7BC0AF41" w14:textId="77777777" w:rsidR="00AF5D1F" w:rsidRDefault="00AF5D1F" w:rsidP="00AF5D1F">
      <w:pPr>
        <w:pStyle w:val="615a3d69"/>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二</w:t>
      </w: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询问被检查单位工作人员，要求其说明有关情况。</w:t>
      </w:r>
    </w:p>
    <w:p w14:paraId="2A1058D6" w14:textId="77777777" w:rsidR="00AF5D1F" w:rsidRDefault="00AF5D1F" w:rsidP="00AF5D1F">
      <w:pPr>
        <w:pStyle w:val="615a3d69"/>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三</w:t>
      </w: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要求被检查单位提供有关工程质量的文件和材料。</w:t>
      </w:r>
    </w:p>
    <w:p w14:paraId="502CC5E9" w14:textId="77777777" w:rsidR="00AF5D1F" w:rsidRDefault="00AF5D1F" w:rsidP="00AF5D1F">
      <w:pPr>
        <w:pStyle w:val="615a3d69"/>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四</w:t>
      </w: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对电子元器件、硬件设备、工程实体质量进行抽样检测。</w:t>
      </w:r>
    </w:p>
    <w:p w14:paraId="60B15003" w14:textId="77777777" w:rsidR="00AF5D1F" w:rsidRDefault="00AF5D1F" w:rsidP="00AF5D1F">
      <w:pPr>
        <w:pStyle w:val="615a3d69"/>
        <w:ind w:firstLineChars="200" w:firstLine="560"/>
        <w:rPr>
          <w:rFonts w:ascii="仿宋" w:eastAsia="仿宋" w:hAnsi="仿宋" w:cs="仿宋"/>
          <w:sz w:val="28"/>
          <w:szCs w:val="28"/>
          <w:lang w:eastAsia="zh-CN"/>
        </w:rPr>
      </w:pP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五</w:t>
      </w: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对发现的质量问题，责令改正，视情节对责任单位采取通报批评等处理措施。</w:t>
      </w:r>
    </w:p>
    <w:p w14:paraId="0D57712A" w14:textId="77777777" w:rsidR="00AF5D1F" w:rsidRDefault="00AF5D1F" w:rsidP="00AF5D1F">
      <w:pPr>
        <w:pStyle w:val="aead66c2"/>
        <w:rPr>
          <w:rFonts w:ascii="仿宋" w:eastAsia="仿宋" w:hAnsi="仿宋" w:cs="仿宋"/>
          <w:bCs/>
          <w:color w:val="FF0000"/>
          <w:sz w:val="21"/>
          <w:szCs w:val="21"/>
          <w:lang w:eastAsia="zh-CN"/>
        </w:rPr>
      </w:pPr>
      <w:bookmarkStart w:id="4" w:name="_Toc167377477"/>
      <w:r>
        <w:rPr>
          <w:rFonts w:hint="eastAsia"/>
          <w:lang w:eastAsia="zh-CN"/>
        </w:rPr>
        <w:t>8.4</w:t>
      </w:r>
      <w:r>
        <w:rPr>
          <w:rFonts w:hint="eastAsia"/>
          <w:lang w:eastAsia="zh-CN"/>
        </w:rPr>
        <w:t>经费概算</w:t>
      </w:r>
      <w:bookmarkEnd w:id="4"/>
    </w:p>
    <w:p w14:paraId="6E9D0536" w14:textId="77777777" w:rsidR="00AF5D1F" w:rsidRDefault="00AF5D1F" w:rsidP="00AF5D1F">
      <w:pPr>
        <w:pStyle w:val="7ed72921"/>
        <w:ind w:firstLine="560"/>
        <w:rPr>
          <w:rFonts w:cs="Times New Roman"/>
        </w:rPr>
      </w:pPr>
      <w:r>
        <w:rPr>
          <w:rFonts w:cs="Times New Roman" w:hint="eastAsia"/>
        </w:rPr>
        <w:t>根据</w:t>
      </w:r>
      <w:r>
        <w:rPr>
          <w:rFonts w:cs="Times New Roman" w:hint="eastAsia"/>
        </w:rPr>
        <w:t>XXX</w:t>
      </w:r>
      <w:r>
        <w:rPr>
          <w:rFonts w:cs="Times New Roman" w:hint="eastAsia"/>
        </w:rPr>
        <w:t>系统物理和环境、网络和通信、设备和计算、应用和数据、安全管理等层面的密码应用需求、制定的密码方案的内容以</w:t>
      </w:r>
      <w:r>
        <w:rPr>
          <w:rFonts w:cs="Times New Roman" w:hint="eastAsia"/>
        </w:rPr>
        <w:lastRenderedPageBreak/>
        <w:t>及产品清单内容，密码应用建设的密码产品及配套服务预算表如表</w:t>
      </w:r>
      <w:r>
        <w:rPr>
          <w:rFonts w:cs="Times New Roman" w:hint="eastAsia"/>
        </w:rPr>
        <w:t>8</w:t>
      </w:r>
      <w:r>
        <w:rPr>
          <w:rFonts w:cs="Times New Roman"/>
        </w:rPr>
        <w:t>.</w:t>
      </w:r>
      <w:r>
        <w:rPr>
          <w:rFonts w:cs="Times New Roman" w:hint="eastAsia"/>
        </w:rPr>
        <w:t>4</w:t>
      </w:r>
      <w:r>
        <w:rPr>
          <w:rFonts w:cs="Times New Roman" w:hint="eastAsia"/>
        </w:rPr>
        <w:t>所示。</w:t>
      </w:r>
    </w:p>
    <w:p w14:paraId="18DDE839" w14:textId="77777777" w:rsidR="00AF5D1F" w:rsidRDefault="00AF5D1F" w:rsidP="00AF5D1F">
      <w:pPr>
        <w:pStyle w:val="7ed72921"/>
        <w:keepNext/>
        <w:ind w:firstLine="400"/>
        <w:jc w:val="center"/>
        <w:rPr>
          <w:rFonts w:eastAsia="黑体" w:cs="Times New Roman"/>
          <w:sz w:val="20"/>
        </w:rPr>
      </w:pPr>
      <w:bookmarkStart w:id="5" w:name="_Ref103619979"/>
      <w:r>
        <w:rPr>
          <w:rFonts w:eastAsia="黑体" w:cs="Times New Roman" w:hint="eastAsia"/>
          <w:sz w:val="20"/>
        </w:rPr>
        <w:t>表</w:t>
      </w:r>
      <w:r>
        <w:rPr>
          <w:rFonts w:eastAsia="黑体" w:cs="Times New Roman" w:hint="eastAsia"/>
          <w:sz w:val="20"/>
        </w:rPr>
        <w:t xml:space="preserve"> 8</w:t>
      </w:r>
      <w:r>
        <w:rPr>
          <w:rFonts w:eastAsia="黑体" w:cs="Times New Roman"/>
          <w:sz w:val="20"/>
        </w:rPr>
        <w:t>.</w:t>
      </w:r>
      <w:r>
        <w:rPr>
          <w:rFonts w:eastAsia="黑体" w:cs="Times New Roman" w:hint="eastAsia"/>
          <w:sz w:val="20"/>
        </w:rPr>
        <w:t>4</w:t>
      </w:r>
      <w:bookmarkEnd w:id="5"/>
      <w:r>
        <w:rPr>
          <w:rFonts w:eastAsia="黑体" w:cs="Times New Roman"/>
          <w:sz w:val="20"/>
        </w:rPr>
        <w:t xml:space="preserve"> </w:t>
      </w:r>
      <w:r>
        <w:rPr>
          <w:rFonts w:eastAsia="黑体" w:cs="Times New Roman" w:hint="eastAsia"/>
          <w:sz w:val="20"/>
        </w:rPr>
        <w:t>密码产品及配套服务预算表</w:t>
      </w:r>
    </w:p>
    <w:tbl>
      <w:tblPr>
        <w:tblStyle w:val="873bebf9"/>
        <w:tblW w:w="9341" w:type="dxa"/>
        <w:tblInd w:w="0" w:type="dxa"/>
        <w:tblLayout w:type="fixed"/>
        <w:tblLook w:val="04A0" w:firstRow="1" w:lastRow="0" w:firstColumn="1" w:lastColumn="0" w:noHBand="0" w:noVBand="1"/>
      </w:tblPr>
      <w:tblGrid>
        <w:gridCol w:w="694"/>
        <w:gridCol w:w="2552"/>
        <w:gridCol w:w="850"/>
        <w:gridCol w:w="851"/>
        <w:gridCol w:w="850"/>
        <w:gridCol w:w="3544"/>
      </w:tblGrid>
      <w:tr w:rsidR="00AF5D1F" w14:paraId="78982364" w14:textId="77777777" w:rsidTr="00061BC7">
        <w:trPr>
          <w:cnfStyle w:val="100000000000" w:firstRow="1" w:lastRow="0" w:firstColumn="0" w:lastColumn="0" w:oddVBand="0" w:evenVBand="0" w:oddHBand="0"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694" w:type="dxa"/>
          </w:tcPr>
          <w:p w14:paraId="14229313" w14:textId="77777777" w:rsidR="00AF5D1F" w:rsidRDefault="00AF5D1F" w:rsidP="00061BC7">
            <w:pPr>
              <w:pStyle w:val="3be152e0"/>
            </w:pPr>
            <w:r>
              <w:t>序号</w:t>
            </w:r>
          </w:p>
        </w:tc>
        <w:tc>
          <w:tcPr>
            <w:tcW w:w="2552" w:type="dxa"/>
          </w:tcPr>
          <w:p w14:paraId="0D70F481" w14:textId="77777777" w:rsidR="00AF5D1F" w:rsidRDefault="00AF5D1F" w:rsidP="00061BC7">
            <w:pPr>
              <w:pStyle w:val="3be152e0"/>
              <w:cnfStyle w:val="100000000000" w:firstRow="1" w:lastRow="0" w:firstColumn="0" w:lastColumn="0" w:oddVBand="0" w:evenVBand="0" w:oddHBand="0" w:evenHBand="0" w:firstRowFirstColumn="0" w:firstRowLastColumn="0" w:lastRowFirstColumn="0" w:lastRowLastColumn="0"/>
            </w:pPr>
            <w:r>
              <w:t>产品</w:t>
            </w:r>
            <w:r>
              <w:t>/</w:t>
            </w:r>
            <w:r>
              <w:t>服务</w:t>
            </w:r>
          </w:p>
        </w:tc>
        <w:tc>
          <w:tcPr>
            <w:tcW w:w="850" w:type="dxa"/>
          </w:tcPr>
          <w:p w14:paraId="4160BFF8" w14:textId="77777777" w:rsidR="00AF5D1F" w:rsidRDefault="00AF5D1F" w:rsidP="00061BC7">
            <w:pPr>
              <w:pStyle w:val="3be152e0"/>
              <w:cnfStyle w:val="100000000000" w:firstRow="1" w:lastRow="0" w:firstColumn="0" w:lastColumn="0" w:oddVBand="0" w:evenVBand="0" w:oddHBand="0" w:evenHBand="0" w:firstRowFirstColumn="0" w:firstRowLastColumn="0" w:lastRowFirstColumn="0" w:lastRowLastColumn="0"/>
            </w:pPr>
            <w:r>
              <w:t>数量</w:t>
            </w:r>
          </w:p>
          <w:p w14:paraId="37B17565" w14:textId="77777777" w:rsidR="00AF5D1F" w:rsidRDefault="00AF5D1F" w:rsidP="00061BC7">
            <w:pPr>
              <w:pStyle w:val="3be152e0"/>
              <w:cnfStyle w:val="100000000000" w:firstRow="1" w:lastRow="0" w:firstColumn="0" w:lastColumn="0" w:oddVBand="0" w:evenVBand="0" w:oddHBand="0" w:evenHBand="0" w:firstRowFirstColumn="0" w:firstRowLastColumn="0" w:lastRowFirstColumn="0" w:lastRowLastColumn="0"/>
            </w:pPr>
            <w:r>
              <w:rPr>
                <w:rFonts w:hint="eastAsia"/>
              </w:rPr>
              <w:t>(</w:t>
            </w:r>
            <w:r>
              <w:t>台</w:t>
            </w:r>
            <w:r>
              <w:t>/</w:t>
            </w:r>
            <w:r>
              <w:t>套</w:t>
            </w:r>
            <w:r>
              <w:rPr>
                <w:rFonts w:hint="eastAsia"/>
              </w:rPr>
              <w:t>)</w:t>
            </w:r>
          </w:p>
        </w:tc>
        <w:tc>
          <w:tcPr>
            <w:tcW w:w="851" w:type="dxa"/>
          </w:tcPr>
          <w:p w14:paraId="2DF1778A" w14:textId="77777777" w:rsidR="00AF5D1F" w:rsidRDefault="00AF5D1F" w:rsidP="00061BC7">
            <w:pPr>
              <w:pStyle w:val="3be152e0"/>
              <w:cnfStyle w:val="100000000000" w:firstRow="1" w:lastRow="0" w:firstColumn="0" w:lastColumn="0" w:oddVBand="0" w:evenVBand="0" w:oddHBand="0" w:evenHBand="0" w:firstRowFirstColumn="0" w:firstRowLastColumn="0" w:lastRowFirstColumn="0" w:lastRowLastColumn="0"/>
            </w:pPr>
            <w:r>
              <w:t>单价</w:t>
            </w:r>
          </w:p>
          <w:p w14:paraId="2383A66D" w14:textId="77777777" w:rsidR="00AF5D1F" w:rsidRDefault="00AF5D1F" w:rsidP="00061BC7">
            <w:pPr>
              <w:pStyle w:val="3be152e0"/>
              <w:cnfStyle w:val="100000000000" w:firstRow="1" w:lastRow="0" w:firstColumn="0" w:lastColumn="0" w:oddVBand="0" w:evenVBand="0" w:oddHBand="0" w:evenHBand="0" w:firstRowFirstColumn="0" w:firstRowLastColumn="0" w:lastRowFirstColumn="0" w:lastRowLastColumn="0"/>
            </w:pPr>
            <w:r>
              <w:rPr>
                <w:rFonts w:hint="eastAsia"/>
              </w:rPr>
              <w:t>(</w:t>
            </w:r>
            <w:r>
              <w:t>万元</w:t>
            </w:r>
            <w:r>
              <w:rPr>
                <w:rFonts w:hint="eastAsia"/>
              </w:rPr>
              <w:t>)</w:t>
            </w:r>
          </w:p>
        </w:tc>
        <w:tc>
          <w:tcPr>
            <w:tcW w:w="850" w:type="dxa"/>
          </w:tcPr>
          <w:p w14:paraId="0C946D68" w14:textId="77777777" w:rsidR="00AF5D1F" w:rsidRDefault="00AF5D1F" w:rsidP="00061BC7">
            <w:pPr>
              <w:pStyle w:val="3be152e0"/>
              <w:cnfStyle w:val="100000000000" w:firstRow="1" w:lastRow="0" w:firstColumn="0" w:lastColumn="0" w:oddVBand="0" w:evenVBand="0" w:oddHBand="0" w:evenHBand="0" w:firstRowFirstColumn="0" w:firstRowLastColumn="0" w:lastRowFirstColumn="0" w:lastRowLastColumn="0"/>
            </w:pPr>
            <w:r>
              <w:t>预算</w:t>
            </w:r>
          </w:p>
          <w:p w14:paraId="3535DF09" w14:textId="77777777" w:rsidR="00AF5D1F" w:rsidRDefault="00AF5D1F" w:rsidP="00061BC7">
            <w:pPr>
              <w:pStyle w:val="3be152e0"/>
              <w:cnfStyle w:val="100000000000" w:firstRow="1" w:lastRow="0" w:firstColumn="0" w:lastColumn="0" w:oddVBand="0" w:evenVBand="0" w:oddHBand="0" w:evenHBand="0" w:firstRowFirstColumn="0" w:firstRowLastColumn="0" w:lastRowFirstColumn="0" w:lastRowLastColumn="0"/>
            </w:pPr>
            <w:r>
              <w:rPr>
                <w:rFonts w:hint="eastAsia"/>
              </w:rPr>
              <w:t>(</w:t>
            </w:r>
            <w:r>
              <w:t>万元</w:t>
            </w:r>
            <w:r>
              <w:t>)</w:t>
            </w:r>
          </w:p>
        </w:tc>
        <w:tc>
          <w:tcPr>
            <w:tcW w:w="3544" w:type="dxa"/>
            <w:tcBorders>
              <w:right w:val="single" w:sz="12" w:space="0" w:color="auto"/>
            </w:tcBorders>
          </w:tcPr>
          <w:p w14:paraId="6EBA3535" w14:textId="77777777" w:rsidR="00AF5D1F" w:rsidRDefault="00AF5D1F" w:rsidP="00061BC7">
            <w:pPr>
              <w:pStyle w:val="3be152e0"/>
              <w:cnfStyle w:val="100000000000" w:firstRow="1" w:lastRow="0" w:firstColumn="0" w:lastColumn="0" w:oddVBand="0" w:evenVBand="0" w:oddHBand="0" w:evenHBand="0" w:firstRowFirstColumn="0" w:firstRowLastColumn="0" w:lastRowFirstColumn="0" w:lastRowLastColumn="0"/>
            </w:pPr>
            <w:r>
              <w:t>备注</w:t>
            </w:r>
          </w:p>
        </w:tc>
      </w:tr>
      <w:tr w:rsidR="00AF5D1F" w14:paraId="5FED14F9" w14:textId="77777777" w:rsidTr="00061BC7">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7F92BE51" w14:textId="77777777" w:rsidR="00AF5D1F" w:rsidRDefault="00AF5D1F" w:rsidP="00061BC7">
            <w:pPr>
              <w:pStyle w:val="3be152e0"/>
            </w:pPr>
            <w:r>
              <w:t>1</w:t>
            </w:r>
          </w:p>
        </w:tc>
        <w:tc>
          <w:tcPr>
            <w:tcW w:w="2552" w:type="dxa"/>
          </w:tcPr>
          <w:p w14:paraId="3B9C2788"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r>
              <w:rPr>
                <w:rFonts w:hint="eastAsia"/>
              </w:rPr>
              <w:t>服务器密码机</w:t>
            </w:r>
          </w:p>
        </w:tc>
        <w:tc>
          <w:tcPr>
            <w:tcW w:w="850" w:type="dxa"/>
          </w:tcPr>
          <w:p w14:paraId="70A55ADB"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c>
          <w:tcPr>
            <w:tcW w:w="851" w:type="dxa"/>
          </w:tcPr>
          <w:p w14:paraId="129B6438"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c>
          <w:tcPr>
            <w:tcW w:w="850" w:type="dxa"/>
          </w:tcPr>
          <w:p w14:paraId="6E60781B"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c>
          <w:tcPr>
            <w:tcW w:w="3544" w:type="dxa"/>
            <w:tcBorders>
              <w:right w:val="single" w:sz="12" w:space="0" w:color="auto"/>
            </w:tcBorders>
          </w:tcPr>
          <w:p w14:paraId="05EC93C1"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r>
      <w:tr w:rsidR="00AF5D1F" w14:paraId="23AC0208" w14:textId="77777777" w:rsidTr="00061BC7">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254A87B3" w14:textId="77777777" w:rsidR="00AF5D1F" w:rsidRDefault="00AF5D1F" w:rsidP="00061BC7">
            <w:pPr>
              <w:pStyle w:val="3be152e0"/>
            </w:pPr>
            <w:r>
              <w:t>2</w:t>
            </w:r>
          </w:p>
        </w:tc>
        <w:tc>
          <w:tcPr>
            <w:tcW w:w="2552" w:type="dxa"/>
          </w:tcPr>
          <w:p w14:paraId="37449F71"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r>
              <w:rPr>
                <w:rFonts w:hint="eastAsia"/>
              </w:rPr>
              <w:t>签名验签服务器</w:t>
            </w:r>
          </w:p>
        </w:tc>
        <w:tc>
          <w:tcPr>
            <w:tcW w:w="850" w:type="dxa"/>
          </w:tcPr>
          <w:p w14:paraId="5EA57B7B"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c>
          <w:tcPr>
            <w:tcW w:w="851" w:type="dxa"/>
          </w:tcPr>
          <w:p w14:paraId="0D7EF7D3"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c>
          <w:tcPr>
            <w:tcW w:w="850" w:type="dxa"/>
          </w:tcPr>
          <w:p w14:paraId="5AF620D5"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c>
          <w:tcPr>
            <w:tcW w:w="3544" w:type="dxa"/>
            <w:tcBorders>
              <w:right w:val="single" w:sz="12" w:space="0" w:color="auto"/>
            </w:tcBorders>
          </w:tcPr>
          <w:p w14:paraId="2F567AA6"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r>
      <w:tr w:rsidR="00AF5D1F" w14:paraId="3A9B20EB" w14:textId="77777777" w:rsidTr="00061BC7">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18D6AA93" w14:textId="77777777" w:rsidR="00AF5D1F" w:rsidRDefault="00AF5D1F" w:rsidP="00061BC7">
            <w:pPr>
              <w:pStyle w:val="3be152e0"/>
            </w:pPr>
            <w:r>
              <w:rPr>
                <w:rFonts w:hint="eastAsia"/>
              </w:rPr>
              <w:t>3</w:t>
            </w:r>
          </w:p>
        </w:tc>
        <w:tc>
          <w:tcPr>
            <w:tcW w:w="2552" w:type="dxa"/>
          </w:tcPr>
          <w:p w14:paraId="7E5A8FAE"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r>
              <w:rPr>
                <w:rFonts w:hint="eastAsia"/>
              </w:rPr>
              <w:t>国密安全密码应用中间件</w:t>
            </w:r>
          </w:p>
        </w:tc>
        <w:tc>
          <w:tcPr>
            <w:tcW w:w="850" w:type="dxa"/>
          </w:tcPr>
          <w:p w14:paraId="734714F2"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c>
          <w:tcPr>
            <w:tcW w:w="851" w:type="dxa"/>
          </w:tcPr>
          <w:p w14:paraId="08FB892B"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c>
          <w:tcPr>
            <w:tcW w:w="850" w:type="dxa"/>
          </w:tcPr>
          <w:p w14:paraId="34C9F6D6"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c>
          <w:tcPr>
            <w:tcW w:w="3544" w:type="dxa"/>
            <w:tcBorders>
              <w:right w:val="single" w:sz="12" w:space="0" w:color="auto"/>
            </w:tcBorders>
          </w:tcPr>
          <w:p w14:paraId="430F3CC5"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r>
      <w:tr w:rsidR="00AF5D1F" w14:paraId="611E1B12" w14:textId="77777777" w:rsidTr="00061BC7">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6C4A988E" w14:textId="77777777" w:rsidR="00AF5D1F" w:rsidRDefault="00AF5D1F" w:rsidP="00061BC7">
            <w:pPr>
              <w:pStyle w:val="3be152e0"/>
            </w:pPr>
            <w:r>
              <w:rPr>
                <w:rFonts w:hint="eastAsia"/>
              </w:rPr>
              <w:t>4</w:t>
            </w:r>
          </w:p>
        </w:tc>
        <w:tc>
          <w:tcPr>
            <w:tcW w:w="2552" w:type="dxa"/>
          </w:tcPr>
          <w:p w14:paraId="04CB80D7"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r>
              <w:rPr>
                <w:rFonts w:hint="eastAsia"/>
              </w:rPr>
              <w:t>国密数字证书</w:t>
            </w:r>
          </w:p>
        </w:tc>
        <w:tc>
          <w:tcPr>
            <w:tcW w:w="850" w:type="dxa"/>
          </w:tcPr>
          <w:p w14:paraId="0E1A7853"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c>
          <w:tcPr>
            <w:tcW w:w="851" w:type="dxa"/>
          </w:tcPr>
          <w:p w14:paraId="2886AED1"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c>
          <w:tcPr>
            <w:tcW w:w="850" w:type="dxa"/>
          </w:tcPr>
          <w:p w14:paraId="51ED5746"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c>
          <w:tcPr>
            <w:tcW w:w="3544" w:type="dxa"/>
            <w:tcBorders>
              <w:right w:val="single" w:sz="12" w:space="0" w:color="auto"/>
            </w:tcBorders>
          </w:tcPr>
          <w:p w14:paraId="1939FFFC"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r>
      <w:tr w:rsidR="00AF5D1F" w14:paraId="2F4B9ED3" w14:textId="77777777" w:rsidTr="00061BC7">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01680A" w14:textId="77777777" w:rsidR="00AF5D1F" w:rsidRDefault="00AF5D1F" w:rsidP="00061BC7">
            <w:pPr>
              <w:pStyle w:val="3be152e0"/>
            </w:pPr>
            <w:r>
              <w:rPr>
                <w:rFonts w:hint="eastAsia"/>
              </w:rPr>
              <w:t>5</w:t>
            </w:r>
          </w:p>
        </w:tc>
        <w:tc>
          <w:tcPr>
            <w:tcW w:w="2552" w:type="dxa"/>
          </w:tcPr>
          <w:p w14:paraId="6001340D"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r>
              <w:rPr>
                <w:rFonts w:hint="eastAsia"/>
              </w:rPr>
              <w:t>智能密码钥匙</w:t>
            </w:r>
          </w:p>
        </w:tc>
        <w:tc>
          <w:tcPr>
            <w:tcW w:w="850" w:type="dxa"/>
          </w:tcPr>
          <w:p w14:paraId="2936D08F"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c>
          <w:tcPr>
            <w:tcW w:w="851" w:type="dxa"/>
          </w:tcPr>
          <w:p w14:paraId="36EBBEC3"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c>
          <w:tcPr>
            <w:tcW w:w="850" w:type="dxa"/>
          </w:tcPr>
          <w:p w14:paraId="0D021D41"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c>
          <w:tcPr>
            <w:tcW w:w="3544" w:type="dxa"/>
            <w:tcBorders>
              <w:right w:val="single" w:sz="12" w:space="0" w:color="auto"/>
            </w:tcBorders>
          </w:tcPr>
          <w:p w14:paraId="2528F4FF"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r>
      <w:tr w:rsidR="00AF5D1F" w14:paraId="16A998E4" w14:textId="77777777" w:rsidTr="00061BC7">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0318C35F" w14:textId="77777777" w:rsidR="00AF5D1F" w:rsidRDefault="00AF5D1F" w:rsidP="00061BC7">
            <w:pPr>
              <w:pStyle w:val="3be152e0"/>
            </w:pPr>
            <w:r>
              <w:rPr>
                <w:rFonts w:hint="eastAsia"/>
              </w:rPr>
              <w:t>6</w:t>
            </w:r>
          </w:p>
        </w:tc>
        <w:tc>
          <w:tcPr>
            <w:tcW w:w="2552" w:type="dxa"/>
          </w:tcPr>
          <w:p w14:paraId="680BC842"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r>
              <w:rPr>
                <w:rFonts w:hint="eastAsia"/>
              </w:rPr>
              <w:t>SSL VPN</w:t>
            </w:r>
            <w:r>
              <w:rPr>
                <w:rFonts w:hint="eastAsia"/>
              </w:rPr>
              <w:t>安全网关</w:t>
            </w:r>
          </w:p>
        </w:tc>
        <w:tc>
          <w:tcPr>
            <w:tcW w:w="850" w:type="dxa"/>
          </w:tcPr>
          <w:p w14:paraId="270E8763"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c>
          <w:tcPr>
            <w:tcW w:w="851" w:type="dxa"/>
          </w:tcPr>
          <w:p w14:paraId="736CB1A9"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c>
          <w:tcPr>
            <w:tcW w:w="850" w:type="dxa"/>
          </w:tcPr>
          <w:p w14:paraId="2BE89249"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c>
          <w:tcPr>
            <w:tcW w:w="3544" w:type="dxa"/>
            <w:tcBorders>
              <w:right w:val="single" w:sz="12" w:space="0" w:color="auto"/>
            </w:tcBorders>
          </w:tcPr>
          <w:p w14:paraId="1440D7F5"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r>
      <w:tr w:rsidR="00AF5D1F" w14:paraId="6767E873" w14:textId="77777777" w:rsidTr="00061BC7">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035B0FDD" w14:textId="77777777" w:rsidR="00AF5D1F" w:rsidRDefault="00AF5D1F" w:rsidP="00061BC7">
            <w:pPr>
              <w:pStyle w:val="3be152e0"/>
            </w:pPr>
            <w:r>
              <w:rPr>
                <w:rFonts w:hint="eastAsia"/>
              </w:rPr>
              <w:t>7</w:t>
            </w:r>
          </w:p>
        </w:tc>
        <w:tc>
          <w:tcPr>
            <w:tcW w:w="2552" w:type="dxa"/>
          </w:tcPr>
          <w:p w14:paraId="577C4B21"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r>
              <w:rPr>
                <w:rFonts w:hint="eastAsia"/>
              </w:rPr>
              <w:t>密钥管理系统</w:t>
            </w:r>
          </w:p>
        </w:tc>
        <w:tc>
          <w:tcPr>
            <w:tcW w:w="850" w:type="dxa"/>
          </w:tcPr>
          <w:p w14:paraId="565B1385"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c>
          <w:tcPr>
            <w:tcW w:w="851" w:type="dxa"/>
          </w:tcPr>
          <w:p w14:paraId="7F08A9AF"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c>
          <w:tcPr>
            <w:tcW w:w="850" w:type="dxa"/>
          </w:tcPr>
          <w:p w14:paraId="0A628CA6"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c>
          <w:tcPr>
            <w:tcW w:w="3544" w:type="dxa"/>
            <w:tcBorders>
              <w:right w:val="single" w:sz="12" w:space="0" w:color="auto"/>
            </w:tcBorders>
          </w:tcPr>
          <w:p w14:paraId="01BA6957"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r>
      <w:tr w:rsidR="00AF5D1F" w14:paraId="78D744C2" w14:textId="77777777" w:rsidTr="00061BC7">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184D6650" w14:textId="77777777" w:rsidR="00AF5D1F" w:rsidRDefault="00AF5D1F" w:rsidP="00061BC7">
            <w:pPr>
              <w:pStyle w:val="3be152e0"/>
            </w:pPr>
            <w:r>
              <w:rPr>
                <w:rFonts w:hint="eastAsia"/>
              </w:rPr>
              <w:t>8</w:t>
            </w:r>
          </w:p>
        </w:tc>
        <w:tc>
          <w:tcPr>
            <w:tcW w:w="2552" w:type="dxa"/>
          </w:tcPr>
          <w:p w14:paraId="6C5AD012"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r>
              <w:rPr>
                <w:rFonts w:hint="eastAsia"/>
              </w:rPr>
              <w:t>密码应用技术服务</w:t>
            </w:r>
          </w:p>
        </w:tc>
        <w:tc>
          <w:tcPr>
            <w:tcW w:w="850" w:type="dxa"/>
          </w:tcPr>
          <w:p w14:paraId="72ED278A"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r>
              <w:t>1</w:t>
            </w:r>
          </w:p>
        </w:tc>
        <w:tc>
          <w:tcPr>
            <w:tcW w:w="851" w:type="dxa"/>
          </w:tcPr>
          <w:p w14:paraId="0F12D3A5"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c>
          <w:tcPr>
            <w:tcW w:w="850" w:type="dxa"/>
          </w:tcPr>
          <w:p w14:paraId="604E13D1"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c>
          <w:tcPr>
            <w:tcW w:w="3544" w:type="dxa"/>
            <w:tcBorders>
              <w:right w:val="single" w:sz="12" w:space="0" w:color="auto"/>
            </w:tcBorders>
          </w:tcPr>
          <w:p w14:paraId="2E5B1F94"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r>
      <w:tr w:rsidR="00AF5D1F" w14:paraId="0AFDD555" w14:textId="77777777" w:rsidTr="00061BC7">
        <w:trPr>
          <w:trHeight w:val="804"/>
        </w:trPr>
        <w:tc>
          <w:tcPr>
            <w:cnfStyle w:val="001000000000" w:firstRow="0" w:lastRow="0" w:firstColumn="1" w:lastColumn="0" w:oddVBand="0" w:evenVBand="0" w:oddHBand="0" w:evenHBand="0" w:firstRowFirstColumn="0" w:firstRowLastColumn="0" w:lastRowFirstColumn="0" w:lastRowLastColumn="0"/>
            <w:tcW w:w="4947" w:type="dxa"/>
            <w:gridSpan w:val="4"/>
            <w:tcBorders>
              <w:bottom w:val="single" w:sz="12" w:space="0" w:color="auto"/>
            </w:tcBorders>
          </w:tcPr>
          <w:p w14:paraId="7575B811" w14:textId="77777777" w:rsidR="00AF5D1F" w:rsidRDefault="00AF5D1F" w:rsidP="00061BC7">
            <w:pPr>
              <w:pStyle w:val="3be152e0"/>
            </w:pPr>
            <w:r>
              <w:rPr>
                <w:rFonts w:hint="eastAsia"/>
                <w:b/>
              </w:rPr>
              <w:t>总计</w:t>
            </w:r>
          </w:p>
        </w:tc>
        <w:tc>
          <w:tcPr>
            <w:tcW w:w="850" w:type="dxa"/>
            <w:tcBorders>
              <w:bottom w:val="single" w:sz="12" w:space="0" w:color="auto"/>
            </w:tcBorders>
          </w:tcPr>
          <w:p w14:paraId="40234C1A"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c>
          <w:tcPr>
            <w:tcW w:w="3544" w:type="dxa"/>
            <w:tcBorders>
              <w:bottom w:val="single" w:sz="12" w:space="0" w:color="auto"/>
              <w:right w:val="single" w:sz="12" w:space="0" w:color="auto"/>
            </w:tcBorders>
          </w:tcPr>
          <w:p w14:paraId="252B58E3" w14:textId="77777777" w:rsidR="00AF5D1F" w:rsidRDefault="00AF5D1F" w:rsidP="00061BC7">
            <w:pPr>
              <w:pStyle w:val="3be152e0"/>
              <w:cnfStyle w:val="000000000000" w:firstRow="0" w:lastRow="0" w:firstColumn="0" w:lastColumn="0" w:oddVBand="0" w:evenVBand="0" w:oddHBand="0" w:evenHBand="0" w:firstRowFirstColumn="0" w:firstRowLastColumn="0" w:lastRowFirstColumn="0" w:lastRowLastColumn="0"/>
            </w:pPr>
          </w:p>
        </w:tc>
      </w:tr>
    </w:tbl>
    <w:p w14:paraId="459F4172" w14:textId="77777777" w:rsidR="00967D64" w:rsidRDefault="00967D64">
      <w:pPr>
        <w:pStyle w:val="615a3d69"/>
      </w:pPr>
    </w:p>
    <w:sectPr w:rsidR="003A0016">
      <w:footerReference w:type="default" r:id="rId1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D70340" w14:textId="77777777" w:rsidR="004C716B" w:rsidRDefault="004C716B">
      <w:r>
        <w:separator/>
      </w:r>
    </w:p>
  </w:endnote>
  <w:endnote w:type="continuationSeparator" w:id="0">
    <w:p w14:paraId="194E0B54" w14:textId="77777777" w:rsidR="004C716B" w:rsidRDefault="004C71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仿宋">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15010" w14:textId="77777777" w:rsidR="003A0016" w:rsidRDefault="0008438E">
    <w:pPr>
      <w:pStyle w:val="a7"/>
    </w:pPr>
    <w:r>
      <w:rPr>
        <w:noProof/>
      </w:rPr>
      <mc:AlternateContent>
        <mc:Choice Requires="wps">
          <w:drawing>
            <wp:anchor distT="0" distB="0" distL="114300" distR="114300" simplePos="0" relativeHeight="251659264" behindDoc="0" locked="0" layoutInCell="1" allowOverlap="1" wp14:anchorId="06642DCC" wp14:editId="4C3D9119">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E1C929D" w14:textId="77777777" w:rsidR="003A0016" w:rsidRDefault="0008438E">
                          <w:pPr>
                            <w:pStyle w:val="a7"/>
                          </w:pPr>
                          <w:r>
                            <w:t>第</w:t>
                          </w:r>
                          <w:r>
                            <w:t xml:space="preserve"> </w:t>
                          </w:r>
                          <w:r>
                            <w:fldChar w:fldCharType="begin"/>
                          </w:r>
                          <w:r>
                            <w:instrText xml:space="preserve"> PAGE  \* MERGEFORMAT </w:instrText>
                          </w:r>
                          <w:r>
                            <w:fldChar w:fldCharType="separate"/>
                          </w:r>
                          <w:r>
                            <w:t>3</w:t>
                          </w:r>
                          <w:r>
                            <w:fldChar w:fldCharType="end"/>
                          </w:r>
                          <w:r>
                            <w:rPr>
                              <w:rFonts w:hint="eastAsia"/>
                              <w:lang w:eastAsia="zh-CN"/>
                            </w:rPr>
                            <w:t xml:space="preserve"> </w:t>
                          </w:r>
                          <w:r>
                            <w:rPr>
                              <w:rFonts w:hint="eastAsia"/>
                              <w:lang w:eastAsia="zh-CN"/>
                            </w:rPr>
                            <w:t>页</w:t>
                          </w:r>
                          <w:r>
                            <w:t xml:space="preserve"> </w:t>
                          </w:r>
                          <w: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6642DCC" id="_x0000_t202" coordsize="21600,21600" o:spt="202" path="m,l,21600r21600,l21600,xe">
              <v:stroke joinstyle="miter"/>
              <v:path gradientshapeok="t" o:connecttype="rect"/>
            </v:shapetype>
            <v:shape id="文本框 4"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8fyqUPQIAAOQEAAAOAAAAZHJzL2Uyb0RvYy54bWysVN+P0zAMfkfif4jyzroNcZqmdaex0xDS xJ3YIZ6zNFkr0jhKvLXjr8dJfwwdvBziJXVj+7P92c7qvq0NuygfKrA5n02mnCkroajsKeffnnfv FpwFFLYQBqzK+VUFfr9++2bVuKWaQwmmUJ4RiA3LxuW8RHTLLAuyVLUIE3DKklKDrwXSrz9lhRcN odcmm0+nd1kDvnAepAqBbh86JV8nfK2VxEetg0Jmck65YTp9Oo/xzNYrsTx54cpK9mmIf8iiFpWl oCPUg0DBzr76A6qupIcAGicS6gy0rqRKNVA1s+mLag6lcCrVQuQEN9IU/h+s/HI5uCfPsP0ILTUw EtK4sAx0Getpta/jlzJlpCcKryNtqkUmo9NivlhMSSVJN/wQTnZzdz7gJwU1i0LOPfUl0SUu+4Cd 6WASo1nYVcak3hjLmpzfvf8wTQ6jhsCNpRi3ZJOEV6MigrFflWZVkXKOF2mi1NZ4dhE0C0JKZTGV m5DIOlppCvsax94+uqo0ba9xHj1SZLA4OteVBZ/qfZF28WNIWXf2AwNd3ZECbI9t38QjFFfqrYdu 7IOTu4r434uAT8LTnFPPaHfxkQ5tgHiGXuKsBP/zb/fRnsaPtJw1tDc5t7TYnJnPlsYyrtgg+EE4 DoI911sg8mf0JjiZRHLwaAZRe6i/00JvYgxSCSspUs5xELfY7S49CFJtNsmIFskJ3NuDkxE6Ndtt zkgzlEYrktIx0ZNFq5SGs1/7uKu//yer2+O0/gUAAP//AwBQSwMEFAAGAAgAAAAhAHGq0bnXAAAA BQEAAA8AAABkcnMvZG93bnJldi54bWxMj0FPwzAMhe+T9h8iI3HbUgZCVWk6sYlyRGLlwDFrTFtI nCrJuvLvMQgJLpafnvX8vXI7OysmDHHwpOBqnYFAar0ZqFPw0tSrHERMmoy2nlDBJ0bYVstFqQvj z/SM0yF1gkMoFlpBn9JYSBnbHp2Oaz8isffmg9OJZeikCfrM4c7KTZbdSqcH4g+9HnHfY/txODkF +7ppwoQx2Fd8rK/fn3Y3+DArdXkx39+BSDinv2P4xmd0qJjp6E9korAKuEj6mext8pzl8XeRVSn/ 01dfAAAA//8DAFBLAQItABQABgAIAAAAIQC2gziS/gAAAOEBAAATAAAAAAAAAAAAAAAAAAAAAABb Q29udGVudF9UeXBlc10ueG1sUEsBAi0AFAAGAAgAAAAhADj9If/WAAAAlAEAAAsAAAAAAAAAAAAA AAAALwEAAF9yZWxzLy5yZWxzUEsBAi0AFAAGAAgAAAAhAPx/KpQ9AgAA5AQAAA4AAAAAAAAAAAAA AAAALgIAAGRycy9lMm9Eb2MueG1sUEsBAi0AFAAGAAgAAAAhAHGq0bnXAAAABQEAAA8AAAAAAAAA AAAAAAAAlwQAAGRycy9kb3ducmV2LnhtbFBLBQYAAAAABAAEAPMAAACbBQAAAAA= " filled="f" stroked="f" strokeweight=".5pt">
              <v:textbox style="mso-fit-shape-to-text:t" inset="0,0,0,0">
                <w:txbxContent>
                  <w:p w14:paraId="2E1C929D" w14:textId="77777777" w:rsidR="003A0016" w:rsidRDefault="0008438E">
                    <w:pPr>
                      <w:pStyle w:val="a7"/>
                    </w:pPr>
                    <w:r>
                      <w:t>第</w:t>
                    </w:r>
                    <w:r>
                      <w:t xml:space="preserve"> </w:t>
                    </w:r>
                    <w:r>
                      <w:fldChar w:fldCharType="begin"/>
                    </w:r>
                    <w:r>
                      <w:instrText xml:space="preserve"> PAGE  \* MERGEFORMAT </w:instrText>
                    </w:r>
                    <w:r>
                      <w:fldChar w:fldCharType="separate"/>
                    </w:r>
                    <w:r>
                      <w:t>3</w:t>
                    </w:r>
                    <w:r>
                      <w:fldChar w:fldCharType="end"/>
                    </w:r>
                    <w:r>
                      <w:rPr>
                        <w:rFonts w:hint="eastAsia"/>
                        <w:lang w:eastAsia="zh-CN"/>
                      </w:rPr>
                      <w:t xml:space="preserve"> </w:t>
                    </w:r>
                    <w:r>
                      <w:rPr>
                        <w:rFonts w:hint="eastAsia"/>
                        <w:lang w:eastAsia="zh-CN"/>
                      </w:rPr>
                      <w:t>页</w:t>
                    </w:r>
                    <w:r>
                      <w:t xml:space="preserve"> </w:t>
                    </w:r>
                    <w: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2F4D73" w14:textId="77777777" w:rsidR="004C716B" w:rsidRDefault="004C716B">
      <w:r>
        <w:separator/>
      </w:r>
    </w:p>
  </w:footnote>
  <w:footnote w:type="continuationSeparator" w:id="0">
    <w:p w14:paraId="07356032" w14:textId="77777777" w:rsidR="004C716B" w:rsidRDefault="004C71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6623E6" w14:textId="77777777" w:rsidR="003A0016" w:rsidRDefault="0008438E">
    <w:pPr>
      <w:pStyle w:val="a8"/>
      <w:jc w:val="right"/>
    </w:pPr>
    <w:r>
      <w:rPr>
        <w:rFonts w:ascii="Times New Roman" w:eastAsia="宋体" w:hAnsi="Times New Roman" w:cs="Times New Roman"/>
        <w:noProof/>
        <w:kern w:val="2"/>
        <w:sz w:val="28"/>
        <w:szCs w:val="28"/>
        <w:lang w:eastAsia="zh-CN"/>
      </w:rPr>
      <w:drawing>
        <wp:inline distT="0" distB="0" distL="0" distR="0" wp14:anchorId="0969D093" wp14:editId="3B733A8B">
          <wp:extent cx="1133475" cy="347980"/>
          <wp:effectExtent l="0" t="0" r="0" b="0"/>
          <wp:docPr id="1649471378" name="图片 1649471378" descr="LOGO%20终版%201015/20191014%20奇安信logo%20RGB-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81771" name="图片 1454681771" descr="LOGO%20终版%201015/20191014%20奇安信logo%20RGB-0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155094" cy="355199"/>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69C29" w14:textId="77777777" w:rsidR="003A0016" w:rsidRDefault="0008438E">
    <w:pPr>
      <w:pStyle w:val="a8"/>
      <w:pBdr>
        <w:bottom w:val="single" w:sz="4" w:space="1" w:color="auto"/>
      </w:pBdr>
      <w:jc w:val="right"/>
    </w:pPr>
    <w:r>
      <w:rPr>
        <w:rFonts w:ascii="Times New Roman" w:eastAsia="宋体" w:hAnsi="Times New Roman" w:cs="Times New Roman"/>
        <w:noProof/>
        <w:kern w:val="2"/>
        <w:sz w:val="28"/>
        <w:szCs w:val="28"/>
        <w:lang w:eastAsia="zh-CN"/>
      </w:rPr>
      <w:drawing>
        <wp:inline distT="0" distB="0" distL="0" distR="0" wp14:anchorId="4E99C79A" wp14:editId="7C8B485E">
          <wp:extent cx="1078230" cy="331470"/>
          <wp:effectExtent l="0" t="0" r="7620" b="0"/>
          <wp:docPr id="1980642906" name="图片 1980642906" descr="LOGO%20终版%201015/20191014%20奇安信logo%20RGB-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16800" name="图片 402416800" descr="LOGO%20终版%201015/20191014%20奇安信logo%20RGB-0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114294" cy="34265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5695B9B"/>
    <w:multiLevelType w:val="multilevel"/>
    <w:tmpl w:val="85695B9B"/>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AE34731D"/>
    <w:multiLevelType w:val="multilevel"/>
    <w:tmpl w:val="AE34731D"/>
    <w:lvl w:ilvl="0">
      <w:start w:val="1"/>
      <w:numFmt w:val="decimal"/>
      <w:suff w:val="nothing"/>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B66DE247"/>
    <w:multiLevelType w:val="singleLevel"/>
    <w:tmpl w:val="B66DE247"/>
    <w:lvl w:ilvl="0">
      <w:start w:val="3"/>
      <w:numFmt w:val="decimal"/>
      <w:lvlText w:val="%1."/>
      <w:lvlJc w:val="left"/>
      <w:pPr>
        <w:tabs>
          <w:tab w:val="left" w:pos="312"/>
        </w:tabs>
      </w:pPr>
    </w:lvl>
  </w:abstractNum>
  <w:abstractNum w:abstractNumId="3" w15:restartNumberingAfterBreak="0">
    <w:nsid w:val="D8874265"/>
    <w:multiLevelType w:val="singleLevel"/>
    <w:tmpl w:val="D8874265"/>
    <w:lvl w:ilvl="0">
      <w:start w:val="1"/>
      <w:numFmt w:val="chineseCounting"/>
      <w:suff w:val="nothing"/>
      <w:lvlText w:val="（%1）"/>
      <w:lvlJc w:val="left"/>
      <w:pPr>
        <w:ind w:left="0" w:firstLine="420"/>
      </w:pPr>
      <w:rPr>
        <w:rFonts w:hint="eastAsia"/>
      </w:rPr>
    </w:lvl>
  </w:abstractNum>
  <w:abstractNum w:abstractNumId="4" w15:restartNumberingAfterBreak="0">
    <w:nsid w:val="DAA5F455"/>
    <w:multiLevelType w:val="singleLevel"/>
    <w:tmpl w:val="DAA5F455"/>
    <w:lvl w:ilvl="0">
      <w:start w:val="1"/>
      <w:numFmt w:val="decimal"/>
      <w:suff w:val="nothing"/>
      <w:lvlText w:val="%1、"/>
      <w:lvlJc w:val="left"/>
    </w:lvl>
  </w:abstractNum>
  <w:abstractNum w:abstractNumId="5" w15:restartNumberingAfterBreak="0">
    <w:nsid w:val="DF683669"/>
    <w:multiLevelType w:val="multilevel"/>
    <w:tmpl w:val="DF683669"/>
    <w:lvl w:ilvl="0">
      <w:start w:val="1"/>
      <w:numFmt w:val="decimal"/>
      <w:lvlText w:val="%1"/>
      <w:lvlJc w:val="left"/>
      <w:pPr>
        <w:ind w:left="432" w:hanging="432"/>
      </w:pPr>
      <w:rPr>
        <w:rFonts w:ascii="宋体" w:eastAsia="宋体" w:hAnsi="宋体" w:cs="宋体" w:hint="default"/>
      </w:rPr>
    </w:lvl>
    <w:lvl w:ilvl="1">
      <w:start w:val="1"/>
      <w:numFmt w:val="decimal"/>
      <w:lvlText w:val="%1.%2"/>
      <w:lvlJc w:val="left"/>
      <w:pPr>
        <w:ind w:left="575" w:hanging="575"/>
      </w:pPr>
      <w:rPr>
        <w:rFonts w:ascii="宋体" w:eastAsia="宋体" w:hAnsi="宋体" w:cs="宋体" w:hint="default"/>
      </w:rPr>
    </w:lvl>
    <w:lvl w:ilvl="2">
      <w:start w:val="1"/>
      <w:numFmt w:val="decimal"/>
      <w:lvlText w:val="%1.%2.%3"/>
      <w:lvlJc w:val="left"/>
      <w:pPr>
        <w:tabs>
          <w:tab w:val="left" w:pos="420"/>
        </w:tabs>
        <w:ind w:left="720" w:hanging="720"/>
      </w:pPr>
      <w:rPr>
        <w:rFonts w:ascii="宋体" w:eastAsia="宋体" w:hAnsi="宋体" w:cs="宋体" w:hint="default"/>
      </w:rPr>
    </w:lvl>
    <w:lvl w:ilvl="3">
      <w:start w:val="1"/>
      <w:numFmt w:val="decimal"/>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6" w15:restartNumberingAfterBreak="0">
    <w:nsid w:val="F439CEA3"/>
    <w:multiLevelType w:val="singleLevel"/>
    <w:tmpl w:val="F439CEA3"/>
    <w:lvl w:ilvl="0">
      <w:start w:val="1"/>
      <w:numFmt w:val="lowerLetter"/>
      <w:suff w:val="nothing"/>
      <w:lvlText w:val="%1）"/>
      <w:lvlJc w:val="left"/>
    </w:lvl>
  </w:abstractNum>
  <w:abstractNum w:abstractNumId="7" w15:restartNumberingAfterBreak="0">
    <w:nsid w:val="000F9F7A"/>
    <w:multiLevelType w:val="singleLevel"/>
    <w:tmpl w:val="000F9F7A"/>
    <w:lvl w:ilvl="0">
      <w:start w:val="1"/>
      <w:numFmt w:val="decimal"/>
      <w:suff w:val="space"/>
      <w:lvlText w:val="%1)"/>
      <w:lvlJc w:val="left"/>
    </w:lvl>
  </w:abstractNum>
  <w:abstractNum w:abstractNumId="8" w15:restartNumberingAfterBreak="0">
    <w:nsid w:val="02B679BD"/>
    <w:multiLevelType w:val="singleLevel"/>
    <w:tmpl w:val="02B679BD"/>
    <w:lvl w:ilvl="0">
      <w:start w:val="1"/>
      <w:numFmt w:val="decimal"/>
      <w:suff w:val="nothing"/>
      <w:lvlText w:val="%1）"/>
      <w:lvlJc w:val="left"/>
    </w:lvl>
  </w:abstractNum>
  <w:abstractNum w:abstractNumId="9" w15:restartNumberingAfterBreak="0">
    <w:nsid w:val="06773751"/>
    <w:multiLevelType w:val="multilevel"/>
    <w:tmpl w:val="0677375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 w15:restartNumberingAfterBreak="0">
    <w:nsid w:val="11F16C79"/>
    <w:multiLevelType w:val="multilevel"/>
    <w:tmpl w:val="11F16C79"/>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 w15:restartNumberingAfterBreak="0">
    <w:nsid w:val="15756543"/>
    <w:multiLevelType w:val="multilevel"/>
    <w:tmpl w:val="1575654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 w15:restartNumberingAfterBreak="0">
    <w:nsid w:val="179D4C4A"/>
    <w:multiLevelType w:val="multilevel"/>
    <w:tmpl w:val="179D4C4A"/>
    <w:lvl w:ilvl="0">
      <w:start w:val="1"/>
      <w:numFmt w:val="decimal"/>
      <w:suff w:val="nothing"/>
      <w:lvlText w:val="%1)"/>
      <w:lvlJc w:val="left"/>
      <w:pPr>
        <w:ind w:left="974" w:hanging="420"/>
      </w:pPr>
      <w:rPr>
        <w:rFonts w:ascii="Times New Roman" w:hAnsi="Times New Roman" w:cs="Times New Roman" w:hint="default"/>
      </w:r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13" w15:restartNumberingAfterBreak="0">
    <w:nsid w:val="1CC72E9B"/>
    <w:multiLevelType w:val="multilevel"/>
    <w:tmpl w:val="1CC72E9B"/>
    <w:lvl w:ilvl="0">
      <w:start w:val="1"/>
      <w:numFmt w:val="chineseCountingThousand"/>
      <w:lvlText w:val="(%1)"/>
      <w:lvlJc w:val="left"/>
      <w:pPr>
        <w:ind w:left="1271" w:hanging="420"/>
      </w:pPr>
    </w:lvl>
    <w:lvl w:ilvl="1">
      <w:start w:val="1"/>
      <w:numFmt w:val="lowerLetter"/>
      <w:lvlText w:val="%2)"/>
      <w:lvlJc w:val="left"/>
      <w:pPr>
        <w:ind w:left="1691" w:hanging="420"/>
      </w:pPr>
    </w:lvl>
    <w:lvl w:ilvl="2">
      <w:start w:val="1"/>
      <w:numFmt w:val="lowerRoman"/>
      <w:lvlText w:val="%3."/>
      <w:lvlJc w:val="right"/>
      <w:pPr>
        <w:ind w:left="2111" w:hanging="420"/>
      </w:pPr>
    </w:lvl>
    <w:lvl w:ilvl="3">
      <w:start w:val="1"/>
      <w:numFmt w:val="decimal"/>
      <w:lvlText w:val="%4."/>
      <w:lvlJc w:val="left"/>
      <w:pPr>
        <w:ind w:left="2531" w:hanging="420"/>
      </w:pPr>
    </w:lvl>
    <w:lvl w:ilvl="4">
      <w:start w:val="1"/>
      <w:numFmt w:val="lowerLetter"/>
      <w:lvlText w:val="%5)"/>
      <w:lvlJc w:val="left"/>
      <w:pPr>
        <w:ind w:left="2951" w:hanging="420"/>
      </w:pPr>
    </w:lvl>
    <w:lvl w:ilvl="5">
      <w:start w:val="1"/>
      <w:numFmt w:val="lowerRoman"/>
      <w:lvlText w:val="%6."/>
      <w:lvlJc w:val="right"/>
      <w:pPr>
        <w:ind w:left="3371" w:hanging="420"/>
      </w:pPr>
    </w:lvl>
    <w:lvl w:ilvl="6">
      <w:start w:val="1"/>
      <w:numFmt w:val="decimal"/>
      <w:lvlText w:val="%7."/>
      <w:lvlJc w:val="left"/>
      <w:pPr>
        <w:ind w:left="3791" w:hanging="420"/>
      </w:pPr>
    </w:lvl>
    <w:lvl w:ilvl="7">
      <w:start w:val="1"/>
      <w:numFmt w:val="lowerLetter"/>
      <w:lvlText w:val="%8)"/>
      <w:lvlJc w:val="left"/>
      <w:pPr>
        <w:ind w:left="4211" w:hanging="420"/>
      </w:pPr>
    </w:lvl>
    <w:lvl w:ilvl="8">
      <w:start w:val="1"/>
      <w:numFmt w:val="lowerRoman"/>
      <w:lvlText w:val="%9."/>
      <w:lvlJc w:val="right"/>
      <w:pPr>
        <w:ind w:left="4631" w:hanging="420"/>
      </w:pPr>
    </w:lvl>
  </w:abstractNum>
  <w:abstractNum w:abstractNumId="14" w15:restartNumberingAfterBreak="0">
    <w:nsid w:val="1E7472B2"/>
    <w:multiLevelType w:val="multilevel"/>
    <w:tmpl w:val="1E7472B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 w15:restartNumberingAfterBreak="0">
    <w:nsid w:val="228C0237"/>
    <w:multiLevelType w:val="multilevel"/>
    <w:tmpl w:val="228C023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 w15:restartNumberingAfterBreak="0">
    <w:nsid w:val="28021E1B"/>
    <w:multiLevelType w:val="multilevel"/>
    <w:tmpl w:val="28021E1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 w15:restartNumberingAfterBreak="0">
    <w:nsid w:val="294E5F7F"/>
    <w:multiLevelType w:val="multilevel"/>
    <w:tmpl w:val="294E5F7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 w15:restartNumberingAfterBreak="0">
    <w:nsid w:val="32EA6686"/>
    <w:multiLevelType w:val="multilevel"/>
    <w:tmpl w:val="32EA66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 w15:restartNumberingAfterBreak="0">
    <w:nsid w:val="337762D2"/>
    <w:multiLevelType w:val="multilevel"/>
    <w:tmpl w:val="337762D2"/>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3DB7D9A"/>
    <w:multiLevelType w:val="multilevel"/>
    <w:tmpl w:val="43DB7D9A"/>
    <w:lvl w:ilvl="0">
      <w:start w:val="1"/>
      <w:numFmt w:val="decimal"/>
      <w:suff w:val="nothing"/>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1" w15:restartNumberingAfterBreak="0">
    <w:nsid w:val="4A6C4FD0"/>
    <w:multiLevelType w:val="multilevel"/>
    <w:tmpl w:val="4A6C4FD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 w15:restartNumberingAfterBreak="0">
    <w:nsid w:val="4C4A72E2"/>
    <w:multiLevelType w:val="multilevel"/>
    <w:tmpl w:val="4C4A72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 w15:restartNumberingAfterBreak="0">
    <w:nsid w:val="59F1E5A6"/>
    <w:multiLevelType w:val="singleLevel"/>
    <w:tmpl w:val="59F1E5A6"/>
    <w:lvl w:ilvl="0">
      <w:start w:val="1"/>
      <w:numFmt w:val="lowerLetter"/>
      <w:lvlText w:val="%1)"/>
      <w:lvlJc w:val="left"/>
      <w:pPr>
        <w:tabs>
          <w:tab w:val="left" w:pos="312"/>
        </w:tabs>
      </w:pPr>
    </w:lvl>
  </w:abstractNum>
  <w:abstractNum w:abstractNumId="24" w15:restartNumberingAfterBreak="0">
    <w:nsid w:val="609C1C19"/>
    <w:multiLevelType w:val="multilevel"/>
    <w:tmpl w:val="609C1C19"/>
    <w:lvl w:ilvl="0">
      <w:start w:val="1"/>
      <w:numFmt w:val="decimal"/>
      <w:lvlText w:val="%1)"/>
      <w:lvlJc w:val="left"/>
      <w:pPr>
        <w:ind w:left="974" w:hanging="420"/>
      </w:p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25" w15:restartNumberingAfterBreak="0">
    <w:nsid w:val="650A03C1"/>
    <w:multiLevelType w:val="multilevel"/>
    <w:tmpl w:val="650A03C1"/>
    <w:lvl w:ilvl="0">
      <w:start w:val="1"/>
      <w:numFmt w:val="decimal"/>
      <w:lvlText w:val="%1)"/>
      <w:lvlJc w:val="left"/>
      <w:pPr>
        <w:ind w:left="974" w:hanging="420"/>
      </w:p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26" w15:restartNumberingAfterBreak="0">
    <w:nsid w:val="6B723624"/>
    <w:multiLevelType w:val="multilevel"/>
    <w:tmpl w:val="6B723624"/>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 w15:restartNumberingAfterBreak="0">
    <w:nsid w:val="7F9B3987"/>
    <w:multiLevelType w:val="multilevel"/>
    <w:tmpl w:val="7F9B39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 w15:restartNumberingAfterBreak="0">
    <w:nsid w:val="7FEA00C6"/>
    <w:multiLevelType w:val="multilevel"/>
    <w:tmpl w:val="7FEA00C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6" w15:restartNumberingAfterBreak="0">
    <w:multiLevelType w:val="multilevel"/>
    <w:lvl w:ilvl="0">
      <w:start w:val="1"/>
      <w:numFmt w:val="decimal"/>
      <w:lvlText w:val="%1"/>
      <w:lvlJc w:val="left"/>
      <w:pPr>
        <w:ind w:left="432" w:hanging="432"/>
      </w:pPr>
      <w:rPr>
        <w:rFonts w:ascii="宋体" w:eastAsia="宋体" w:hAnsi="宋体" w:cs="宋体" w:hint="default"/>
      </w:rPr>
    </w:lvl>
    <w:lvl w:ilvl="1">
      <w:start w:val="1"/>
      <w:numFmt w:val="decimal"/>
      <w:lvlText w:val="%1.%2"/>
      <w:lvlJc w:val="left"/>
      <w:pPr>
        <w:ind w:left="575" w:hanging="575"/>
      </w:pPr>
      <w:rPr>
        <w:rFonts w:ascii="宋体" w:eastAsia="宋体" w:hAnsi="宋体" w:cs="宋体" w:hint="default"/>
      </w:rPr>
    </w:lvl>
    <w:lvl w:ilvl="2">
      <w:start w:val="1"/>
      <w:numFmt w:val="decimal"/>
      <w:lvlText w:val="%1.%2.%3"/>
      <w:lvlJc w:val="left"/>
      <w:pPr>
        <w:tabs>
          <w:tab w:val="left" w:pos="420"/>
        </w:tabs>
        <w:ind w:left="720" w:hanging="720"/>
      </w:pPr>
      <w:rPr>
        <w:rFonts w:ascii="宋体" w:eastAsia="宋体" w:hAnsi="宋体" w:cs="宋体" w:hint="default"/>
      </w:rPr>
    </w:lvl>
    <w:lvl w:ilvl="3">
      <w:start w:val="1"/>
      <w:numFmt w:val="decimal"/>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39" w15:restartNumberingAfterBreak="0">
    <w:multiLevelType w:val="multilevel"/>
    <w:lvl w:ilvl="0">
      <w:start w:val="1"/>
      <w:numFmt w:val="decimal"/>
      <w:suff w:val="nothing"/>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5" w15:restartNumberingAfterBreak="0">
    <w:multiLevelType w:val="singleLevel"/>
    <w:lvl w:ilvl="0">
      <w:start w:val="1"/>
      <w:numFmt w:val="lowerLetter"/>
      <w:lvlText w:val="%1)"/>
      <w:lvlJc w:val="left"/>
      <w:pPr>
        <w:tabs>
          <w:tab w:val="left" w:pos="312"/>
        </w:tabs>
      </w:pPr>
    </w:lvl>
  </w:abstractNum>
  <w:abstractNum w:abstractNumId="57" w15:restartNumberingAfterBreak="0">
    <w:multiLevelType w:val="singleLevel"/>
    <w:lvl w:ilvl="0">
      <w:start w:val="1"/>
      <w:numFmt w:val="lowerLetter"/>
      <w:suff w:val="nothing"/>
      <w:lvlText w:val="%1）"/>
      <w:lvlJc w:val="left"/>
    </w:lvl>
  </w:abstractNum>
  <w:abstractNum w:abstractNumId="35" w15:restartNumberingAfterBreak="0">
    <w:multiLevelType w:val="singleLevel"/>
    <w:lvl w:ilvl="0">
      <w:start w:val="3"/>
      <w:numFmt w:val="decimal"/>
      <w:lvlText w:val="%1."/>
      <w:lvlJc w:val="left"/>
      <w:pPr>
        <w:tabs>
          <w:tab w:val="left" w:pos="312"/>
        </w:tabs>
      </w:pPr>
    </w:lvl>
  </w:abstractNum>
  <w:abstractNum w:abstractNumId="41" w15:restartNumberingAfterBreak="0">
    <w:multiLevelType w:val="singleLevel"/>
    <w:lvl w:ilvl="0">
      <w:start w:val="1"/>
      <w:numFmt w:val="decimal"/>
      <w:suff w:val="space"/>
      <w:lvlText w:val="%1)"/>
      <w:lvlJc w:val="left"/>
    </w:lvl>
  </w:abstractNum>
  <w:abstractNum w:abstractNumId="38" w15:restartNumberingAfterBreak="0">
    <w:multiLevelType w:val="singleLevel"/>
    <w:lvl w:ilvl="0">
      <w:start w:val="1"/>
      <w:numFmt w:val="decimal"/>
      <w:suff w:val="nothing"/>
      <w:lvlText w:val="%1）"/>
      <w:lvlJc w:val="left"/>
    </w:lvl>
  </w:abstractNum>
  <w:abstractNum w:abstractNumId="46" w15:restartNumberingAfterBreak="0">
    <w:multiLevelType w:val="multilevel"/>
    <w:lvl w:ilvl="0">
      <w:start w:val="1"/>
      <w:numFmt w:val="decimal"/>
      <w:lvlText w:val="%1)"/>
      <w:lvlJc w:val="left"/>
      <w:pPr>
        <w:ind w:left="974" w:hanging="420"/>
      </w:p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53" w15:restartNumberingAfterBreak="0">
    <w:multiLevelType w:val="multilevel"/>
    <w:lvl w:ilvl="0">
      <w:start w:val="1"/>
      <w:numFmt w:val="decimal"/>
      <w:lvlText w:val="%1)"/>
      <w:lvlJc w:val="left"/>
      <w:pPr>
        <w:ind w:left="974" w:hanging="420"/>
      </w:p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48" w15:restartNumberingAfterBreak="0">
    <w:multiLevelType w:val="multilevel"/>
    <w:lvl w:ilvl="0">
      <w:start w:val="1"/>
      <w:numFmt w:val="decimal"/>
      <w:suff w:val="nothing"/>
      <w:lvlText w:val="%1)"/>
      <w:lvlJc w:val="left"/>
      <w:pPr>
        <w:ind w:left="974" w:hanging="420"/>
      </w:pPr>
      <w:rPr>
        <w:rFonts w:ascii="Times New Roman" w:hAnsi="Times New Roman" w:cs="Times New Roman" w:hint="default"/>
      </w:r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47" w15:restartNumberingAfterBreak="0">
    <w:multiLevelType w:val="singleLevel"/>
    <w:lvl w:ilvl="0">
      <w:start w:val="1"/>
      <w:numFmt w:val="decimal"/>
      <w:suff w:val="nothing"/>
      <w:lvlText w:val="%1、"/>
      <w:lvlJc w:val="left"/>
    </w:lvl>
  </w:abstractNum>
  <w:abstractNum w:abstractNumId="49" w15:restartNumberingAfterBreak="0">
    <w:multiLevelType w:val="multilevel"/>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multiLevelType w:val="singleLevel"/>
    <w:lvl w:ilvl="0">
      <w:start w:val="1"/>
      <w:numFmt w:val="chineseCounting"/>
      <w:suff w:val="nothing"/>
      <w:lvlText w:val="（%1）"/>
      <w:lvlJc w:val="left"/>
      <w:pPr>
        <w:ind w:left="0" w:firstLine="420"/>
      </w:pPr>
      <w:rPr>
        <w:rFonts w:hint="eastAsia"/>
      </w:rPr>
    </w:lvl>
  </w:abstractNum>
  <w:abstractNum w:abstractNumId="34" w15:restartNumberingAfterBreak="0">
    <w:multiLevelType w:val="multilevel"/>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multiLevelType w:val="multilevel"/>
    <w:lvl w:ilvl="0">
      <w:start w:val="1"/>
      <w:numFmt w:val="decimal"/>
      <w:suff w:val="nothing"/>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7" w15:restartNumberingAfterBreak="0">
    <w:multiLevelType w:val="multilevel"/>
    <w:lvl w:ilvl="0">
      <w:start w:val="1"/>
      <w:numFmt w:val="chineseCountingThousand"/>
      <w:lvlText w:val="(%1)"/>
      <w:lvlJc w:val="left"/>
      <w:pPr>
        <w:ind w:left="1271" w:hanging="420"/>
      </w:pPr>
    </w:lvl>
    <w:lvl w:ilvl="1">
      <w:start w:val="1"/>
      <w:numFmt w:val="lowerLetter"/>
      <w:lvlText w:val="%2)"/>
      <w:lvlJc w:val="left"/>
      <w:pPr>
        <w:ind w:left="1691" w:hanging="420"/>
      </w:pPr>
    </w:lvl>
    <w:lvl w:ilvl="2">
      <w:start w:val="1"/>
      <w:numFmt w:val="lowerRoman"/>
      <w:lvlText w:val="%3."/>
      <w:lvlJc w:val="right"/>
      <w:pPr>
        <w:ind w:left="2111" w:hanging="420"/>
      </w:pPr>
    </w:lvl>
    <w:lvl w:ilvl="3">
      <w:start w:val="1"/>
      <w:numFmt w:val="decimal"/>
      <w:lvlText w:val="%4."/>
      <w:lvlJc w:val="left"/>
      <w:pPr>
        <w:ind w:left="2531" w:hanging="420"/>
      </w:pPr>
    </w:lvl>
    <w:lvl w:ilvl="4">
      <w:start w:val="1"/>
      <w:numFmt w:val="lowerLetter"/>
      <w:lvlText w:val="%5)"/>
      <w:lvlJc w:val="left"/>
      <w:pPr>
        <w:ind w:left="2951" w:hanging="420"/>
      </w:pPr>
    </w:lvl>
    <w:lvl w:ilvl="5">
      <w:start w:val="1"/>
      <w:numFmt w:val="lowerRoman"/>
      <w:lvlText w:val="%6."/>
      <w:lvlJc w:val="right"/>
      <w:pPr>
        <w:ind w:left="3371" w:hanging="420"/>
      </w:pPr>
    </w:lvl>
    <w:lvl w:ilvl="6">
      <w:start w:val="1"/>
      <w:numFmt w:val="decimal"/>
      <w:lvlText w:val="%7."/>
      <w:lvlJc w:val="left"/>
      <w:pPr>
        <w:ind w:left="3791" w:hanging="420"/>
      </w:pPr>
    </w:lvl>
    <w:lvl w:ilvl="7">
      <w:start w:val="1"/>
      <w:numFmt w:val="lowerLetter"/>
      <w:lvlText w:val="%8)"/>
      <w:lvlJc w:val="left"/>
      <w:pPr>
        <w:ind w:left="4211" w:hanging="420"/>
      </w:pPr>
    </w:lvl>
    <w:lvl w:ilvl="8">
      <w:start w:val="1"/>
      <w:numFmt w:val="lowerRoman"/>
      <w:lvlText w:val="%9."/>
      <w:lvlJc w:val="right"/>
      <w:pPr>
        <w:ind w:left="4631" w:hanging="420"/>
      </w:pPr>
    </w:lvl>
  </w:abstractNum>
  <w:abstractNum w:abstractNumId="4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8" w15:restartNumberingAfterBreak="0">
    <w:multiLevelType w:val="singleLevel"/>
    <w:lvl w:ilvl="0">
      <w:start w:val="3"/>
      <w:numFmt w:val="decimal"/>
      <w:lvlText w:val="%1."/>
      <w:lvlJc w:val="left"/>
      <w:pPr>
        <w:tabs>
          <w:tab w:val="left" w:pos="312"/>
        </w:tabs>
      </w:pPr>
    </w:lvl>
  </w:abstractNum>
  <w:abstractNum w:abstractNumId="60" w15:restartNumberingAfterBreak="0">
    <w:multiLevelType w:val="singleLevel"/>
    <w:lvl w:ilvl="0">
      <w:start w:val="1"/>
      <w:numFmt w:val="decimal"/>
      <w:suff w:val="space"/>
      <w:lvlText w:val="%1)"/>
      <w:lvlJc w:val="left"/>
    </w:lvl>
  </w:abstractNum>
  <w:abstractNum w:abstractNumId="61" w15:restartNumberingAfterBreak="0">
    <w:multiLevelType w:val="singleLevel"/>
    <w:lvl w:ilvl="0">
      <w:start w:val="1"/>
      <w:numFmt w:val="decimal"/>
      <w:suff w:val="nothing"/>
      <w:lvlText w:val="%1）"/>
      <w:lvlJc w:val="left"/>
    </w:lvl>
  </w:abstractNum>
  <w:abstractNum w:abstractNumId="62" w15:restartNumberingAfterBreak="0">
    <w:multiLevelType w:val="multilevel"/>
    <w:lvl w:ilvl="0">
      <w:start w:val="1"/>
      <w:numFmt w:val="decimal"/>
      <w:lvlText w:val="%1)"/>
      <w:lvlJc w:val="left"/>
      <w:pPr>
        <w:ind w:left="974" w:hanging="420"/>
      </w:p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64" w15:restartNumberingAfterBreak="0">
    <w:multiLevelType w:val="multilevel"/>
    <w:lvl w:ilvl="0">
      <w:start w:val="1"/>
      <w:numFmt w:val="decimal"/>
      <w:lvlText w:val="%1)"/>
      <w:lvlJc w:val="left"/>
      <w:pPr>
        <w:ind w:left="974" w:hanging="420"/>
      </w:p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59" w15:restartNumberingAfterBreak="0">
    <w:multiLevelType w:val="multilevel"/>
    <w:lvl w:ilvl="0">
      <w:start w:val="1"/>
      <w:numFmt w:val="decimal"/>
      <w:suff w:val="nothing"/>
      <w:lvlText w:val="%1)"/>
      <w:lvlJc w:val="left"/>
      <w:pPr>
        <w:ind w:left="974" w:hanging="420"/>
      </w:pPr>
      <w:rPr>
        <w:rFonts w:ascii="Times New Roman" w:hAnsi="Times New Roman" w:cs="Times New Roman" w:hint="default"/>
      </w:r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63">
    <w:lvl w:ilvl="0">
      <w:start w:val="1"/>
      <w:numFmt w:val="decimal"/>
      <w:lvlText w:val="%1)"/>
      <w:pPr>
        <w:ind w:left="0"/>
      </w:pPr>
    </w:lvl>
  </w:abstractNum>
  <w:abstractNum w:abstractNumId="68" w15:restartNumberingAfterBreak="0">
    <w:multiLevelType w:val="multilevel"/>
    <w:lvl w:ilvl="0">
      <w:start w:val="1"/>
      <w:numFmt w:val="decimal"/>
      <w:lvlText w:val="%1"/>
      <w:lvlJc w:val="left"/>
      <w:pPr>
        <w:ind w:left="432" w:hanging="432"/>
      </w:pPr>
      <w:rPr>
        <w:rFonts w:ascii="宋体" w:eastAsia="宋体" w:hAnsi="宋体" w:cs="宋体" w:hint="default"/>
      </w:rPr>
    </w:lvl>
    <w:lvl w:ilvl="1">
      <w:start w:val="1"/>
      <w:numFmt w:val="decimal"/>
      <w:lvlText w:val="%1.%2"/>
      <w:lvlJc w:val="left"/>
      <w:pPr>
        <w:ind w:left="575" w:hanging="575"/>
      </w:pPr>
      <w:rPr>
        <w:rFonts w:ascii="宋体" w:eastAsia="宋体" w:hAnsi="宋体" w:cs="宋体" w:hint="default"/>
      </w:rPr>
    </w:lvl>
    <w:lvl w:ilvl="2">
      <w:start w:val="1"/>
      <w:numFmt w:val="decimal"/>
      <w:lvlText w:val="%1.%2.%3"/>
      <w:lvlJc w:val="left"/>
      <w:pPr>
        <w:tabs>
          <w:tab w:val="left" w:pos="420"/>
        </w:tabs>
        <w:ind w:left="720" w:hanging="720"/>
      </w:pPr>
      <w:rPr>
        <w:rFonts w:ascii="宋体" w:eastAsia="宋体" w:hAnsi="宋体" w:cs="宋体" w:hint="default"/>
      </w:rPr>
    </w:lvl>
    <w:lvl w:ilvl="3">
      <w:start w:val="1"/>
      <w:numFmt w:val="decimal"/>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77" w15:restartNumberingAfterBreak="0">
    <w:multiLevelType w:val="multilevel"/>
    <w:lvl w:ilvl="0">
      <w:start w:val="1"/>
      <w:numFmt w:val="decimal"/>
      <w:suff w:val="nothing"/>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82" w15:restartNumberingAfterBreak="0">
    <w:multiLevelType w:val="singleLevel"/>
    <w:lvl w:ilvl="0">
      <w:start w:val="1"/>
      <w:numFmt w:val="lowerLetter"/>
      <w:lvlText w:val="%1)"/>
      <w:lvlJc w:val="left"/>
      <w:pPr>
        <w:tabs>
          <w:tab w:val="left" w:pos="312"/>
        </w:tabs>
      </w:pPr>
    </w:lvl>
  </w:abstractNum>
  <w:abstractNum w:abstractNumId="83" w15:restartNumberingAfterBreak="0">
    <w:multiLevelType w:val="singleLevel"/>
    <w:lvl w:ilvl="0">
      <w:start w:val="1"/>
      <w:numFmt w:val="lowerLetter"/>
      <w:suff w:val="nothing"/>
      <w:lvlText w:val="%1）"/>
      <w:lvlJc w:val="left"/>
    </w:lvl>
  </w:abstractNum>
  <w:abstractNum w:abstractNumId="71" w15:restartNumberingAfterBreak="0">
    <w:multiLevelType w:val="singleLevel"/>
    <w:lvl w:ilvl="0">
      <w:start w:val="4"/>
      <w:numFmt w:val="decimal"/>
      <w:lvlText w:val="%1."/>
      <w:lvlJc w:val="left"/>
      <w:pPr>
        <w:tabs>
          <w:tab w:val="num" w:pos="312"/>
        </w:tabs>
        <w:ind w:left="0" w:firstLine="0"/>
      </w:pPr>
      <w:rPr>
        <w:rFonts w:hint="eastAsia"/>
      </w:rPr>
    </w:lvl>
  </w:abstractNum>
  <w:abstractNum w:abstractNumId="69" w15:restartNumberingAfterBreak="0">
    <w:multiLevelType w:val="singleLevel"/>
    <w:lvl w:ilvl="0">
      <w:start w:val="1"/>
      <w:numFmt w:val="decimal"/>
      <w:suff w:val="space"/>
      <w:lvlText w:val="%1)"/>
      <w:lvlJc w:val="left"/>
    </w:lvl>
  </w:abstractNum>
  <w:abstractNum w:abstractNumId="76" w15:restartNumberingAfterBreak="0">
    <w:multiLevelType w:val="singleLevel"/>
    <w:lvl w:ilvl="0">
      <w:start w:val="1"/>
      <w:numFmt w:val="decimal"/>
      <w:suff w:val="nothing"/>
      <w:lvlText w:val="%1）"/>
      <w:lvlJc w:val="left"/>
    </w:lvl>
  </w:abstractNum>
  <w:abstractNum w:abstractNumId="66" w15:restartNumberingAfterBreak="0">
    <w:multiLevelType w:val="multilevel"/>
    <w:lvl w:ilvl="0">
      <w:start w:val="1"/>
      <w:numFmt w:val="decimal"/>
      <w:lvlText w:val="%1)"/>
      <w:lvlJc w:val="left"/>
      <w:pPr>
        <w:ind w:left="974" w:hanging="420"/>
      </w:p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81" w15:restartNumberingAfterBreak="0">
    <w:multiLevelType w:val="multilevel"/>
    <w:lvl w:ilvl="0">
      <w:start w:val="1"/>
      <w:numFmt w:val="decimal"/>
      <w:lvlText w:val="%1)"/>
      <w:lvlJc w:val="left"/>
      <w:pPr>
        <w:ind w:left="974" w:hanging="420"/>
      </w:p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78" w15:restartNumberingAfterBreak="0">
    <w:multiLevelType w:val="multilevel"/>
    <w:lvl w:ilvl="0">
      <w:start w:val="1"/>
      <w:numFmt w:val="decimal"/>
      <w:suff w:val="nothing"/>
      <w:lvlText w:val="%1)"/>
      <w:lvlJc w:val="left"/>
      <w:pPr>
        <w:ind w:left="974" w:hanging="420"/>
      </w:pPr>
      <w:rPr>
        <w:rFonts w:ascii="Times New Roman" w:hAnsi="Times New Roman" w:cs="Times New Roman" w:hint="default"/>
      </w:r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65" w15:restartNumberingAfterBreak="0">
    <w:multiLevelType w:val="singleLevel"/>
    <w:lvl w:ilvl="0">
      <w:start w:val="1"/>
      <w:numFmt w:val="decimal"/>
      <w:suff w:val="nothing"/>
      <w:lvlText w:val="%1、"/>
      <w:lvlJc w:val="left"/>
    </w:lvl>
  </w:abstractNum>
  <w:abstractNum w:abstractNumId="91" w15:restartNumberingAfterBreak="0">
    <w:multiLevelType w:val="multilevel"/>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multiLevelType w:val="singleLevel"/>
    <w:lvl w:ilvl="0">
      <w:start w:val="1"/>
      <w:numFmt w:val="chineseCounting"/>
      <w:suff w:val="nothing"/>
      <w:lvlText w:val="（%1）"/>
      <w:lvlJc w:val="left"/>
      <w:pPr>
        <w:ind w:left="0" w:firstLine="420"/>
      </w:pPr>
      <w:rPr>
        <w:rFonts w:hint="eastAsia"/>
      </w:rPr>
    </w:lvl>
  </w:abstractNum>
  <w:abstractNum w:abstractNumId="87" w15:restartNumberingAfterBreak="0">
    <w:multiLevelType w:val="multilevel"/>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multiLevelType w:val="multilevel"/>
    <w:lvl w:ilvl="0">
      <w:start w:val="1"/>
      <w:numFmt w:val="decimal"/>
      <w:suff w:val="nothing"/>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3" w15:restartNumberingAfterBreak="0">
    <w:multiLevelType w:val="multilevel"/>
    <w:lvl w:ilvl="0">
      <w:start w:val="1"/>
      <w:numFmt w:val="chineseCountingThousand"/>
      <w:lvlText w:val="(%1)"/>
      <w:lvlJc w:val="left"/>
      <w:pPr>
        <w:ind w:left="1271" w:hanging="420"/>
      </w:pPr>
    </w:lvl>
    <w:lvl w:ilvl="1">
      <w:start w:val="1"/>
      <w:numFmt w:val="lowerLetter"/>
      <w:lvlText w:val="%2)"/>
      <w:lvlJc w:val="left"/>
      <w:pPr>
        <w:ind w:left="1691" w:hanging="420"/>
      </w:pPr>
    </w:lvl>
    <w:lvl w:ilvl="2">
      <w:start w:val="1"/>
      <w:numFmt w:val="lowerRoman"/>
      <w:lvlText w:val="%3."/>
      <w:lvlJc w:val="right"/>
      <w:pPr>
        <w:ind w:left="2111" w:hanging="420"/>
      </w:pPr>
    </w:lvl>
    <w:lvl w:ilvl="3">
      <w:start w:val="1"/>
      <w:numFmt w:val="decimal"/>
      <w:lvlText w:val="%4."/>
      <w:lvlJc w:val="left"/>
      <w:pPr>
        <w:ind w:left="2531" w:hanging="420"/>
      </w:pPr>
    </w:lvl>
    <w:lvl w:ilvl="4">
      <w:start w:val="1"/>
      <w:numFmt w:val="lowerLetter"/>
      <w:lvlText w:val="%5)"/>
      <w:lvlJc w:val="left"/>
      <w:pPr>
        <w:ind w:left="2951" w:hanging="420"/>
      </w:pPr>
    </w:lvl>
    <w:lvl w:ilvl="5">
      <w:start w:val="1"/>
      <w:numFmt w:val="lowerRoman"/>
      <w:lvlText w:val="%6."/>
      <w:lvlJc w:val="right"/>
      <w:pPr>
        <w:ind w:left="3371" w:hanging="420"/>
      </w:pPr>
    </w:lvl>
    <w:lvl w:ilvl="6">
      <w:start w:val="1"/>
      <w:numFmt w:val="decimal"/>
      <w:lvlText w:val="%7."/>
      <w:lvlJc w:val="left"/>
      <w:pPr>
        <w:ind w:left="3791" w:hanging="420"/>
      </w:pPr>
    </w:lvl>
    <w:lvl w:ilvl="7">
      <w:start w:val="1"/>
      <w:numFmt w:val="lowerLetter"/>
      <w:lvlText w:val="%8)"/>
      <w:lvlJc w:val="left"/>
      <w:pPr>
        <w:ind w:left="4211" w:hanging="420"/>
      </w:pPr>
    </w:lvl>
    <w:lvl w:ilvl="8">
      <w:start w:val="1"/>
      <w:numFmt w:val="lowerRoman"/>
      <w:lvlText w:val="%9."/>
      <w:lvlJc w:val="right"/>
      <w:pPr>
        <w:ind w:left="4631" w:hanging="420"/>
      </w:pPr>
    </w:lvl>
  </w:abstractNum>
  <w:abstractNum w:abstractNumId="7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4" w15:restartNumberingAfterBreak="0">
    <w:multiLevelType w:val="hybridMultilevel"/>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5" w15:restartNumberingAfterBreak="0">
    <w:multiLevelType w:val="singleLevel"/>
    <w:lvl w:ilvl="0">
      <w:start w:val="5"/>
      <w:numFmt w:val="decimal"/>
      <w:pStyle w:val="1"/>
      <w:lvlText w:val="%1."/>
      <w:lvlJc w:val="left"/>
      <w:pPr>
        <w:tabs>
          <w:tab w:val="num" w:pos="312"/>
        </w:tabs>
        <w:ind w:left="0" w:firstLine="0"/>
      </w:pPr>
      <w:rPr>
        <w:rFonts w:hint="eastAsia"/>
      </w:rPr>
    </w:lvl>
  </w:abstractNum>
  <w:abstractNum w:abstractNumId="97" w15:restartNumberingAfterBreak="0">
    <w:multiLevelType w:val="singleLevel"/>
    <w:lvl w:ilvl="0">
      <w:start w:val="1"/>
      <w:numFmt w:val="decimal"/>
      <w:suff w:val="nothing"/>
      <w:lvlText w:val="%1、"/>
      <w:lvlJc w:val="left"/>
    </w:lvl>
  </w:abstractNum>
  <w:abstractNum w:abstractNumId="99" w15:restartNumberingAfterBreak="0">
    <w:multiLevelType w:val="multilevel"/>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multiLevelType w:val="singleLevel"/>
    <w:lvl w:ilvl="0">
      <w:start w:val="1"/>
      <w:numFmt w:val="chineseCounting"/>
      <w:suff w:val="nothing"/>
      <w:lvlText w:val="（%1）"/>
      <w:lvlJc w:val="left"/>
      <w:pPr>
        <w:ind w:left="0" w:firstLine="420"/>
      </w:pPr>
      <w:rPr>
        <w:rFonts w:hint="eastAsia"/>
      </w:rPr>
    </w:lvl>
  </w:abstractNum>
  <w:abstractNum w:abstractNumId="100" w15:restartNumberingAfterBreak="0">
    <w:multiLevelType w:val="multilevel"/>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multiLevelType w:val="multilevel"/>
    <w:lvl w:ilvl="0">
      <w:start w:val="1"/>
      <w:numFmt w:val="decimal"/>
      <w:suff w:val="nothing"/>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2" w15:restartNumberingAfterBreak="0">
    <w:multiLevelType w:val="hybridMultilevel"/>
    <w:lvl w:ilvl="0" w:tplc="FD7E4D48">
      <w:start w:val="1"/>
      <w:numFmt w:val="decimal"/>
      <w:lvlText w:val="%1)"/>
      <w:lvlJc w:val="left"/>
      <w:pPr>
        <w:ind w:left="848" w:hanging="288"/>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101">
    <w:lvl w:ilvl="0">
      <w:start w:val="1"/>
      <w:numFmt w:val="decimal"/>
      <w:lvlText w:val="%1)"/>
      <w:pPr>
        <w:ind w:left="0"/>
      </w:pPr>
    </w:lvl>
  </w:abstractNum>
  <w:abstractNum w:abstractNumId="118" w15:restartNumberingAfterBreak="0">
    <w:multiLevelType w:val="multilevel"/>
    <w:lvl w:ilvl="0">
      <w:start w:val="1"/>
      <w:numFmt w:val="decimal"/>
      <w:lvlText w:val="%1"/>
      <w:lvlJc w:val="left"/>
      <w:pPr>
        <w:ind w:left="432" w:hanging="432"/>
      </w:pPr>
      <w:rPr>
        <w:rFonts w:ascii="宋体" w:eastAsia="宋体" w:hAnsi="宋体" w:cs="宋体" w:hint="default"/>
      </w:rPr>
    </w:lvl>
    <w:lvl w:ilvl="1">
      <w:start w:val="1"/>
      <w:numFmt w:val="decimal"/>
      <w:lvlText w:val="%1.%2"/>
      <w:lvlJc w:val="left"/>
      <w:pPr>
        <w:ind w:left="575" w:hanging="575"/>
      </w:pPr>
      <w:rPr>
        <w:rFonts w:ascii="宋体" w:eastAsia="宋体" w:hAnsi="宋体" w:cs="宋体" w:hint="default"/>
      </w:rPr>
    </w:lvl>
    <w:lvl w:ilvl="2">
      <w:start w:val="1"/>
      <w:numFmt w:val="decimal"/>
      <w:lvlText w:val="%1.%2.%3"/>
      <w:lvlJc w:val="left"/>
      <w:pPr>
        <w:tabs>
          <w:tab w:val="left" w:pos="420"/>
        </w:tabs>
        <w:ind w:left="720" w:hanging="720"/>
      </w:pPr>
      <w:rPr>
        <w:rFonts w:ascii="宋体" w:eastAsia="宋体" w:hAnsi="宋体" w:cs="宋体" w:hint="default"/>
      </w:rPr>
    </w:lvl>
    <w:lvl w:ilvl="3">
      <w:start w:val="1"/>
      <w:numFmt w:val="decimal"/>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28" w15:restartNumberingAfterBreak="0">
    <w:multiLevelType w:val="multilevel"/>
    <w:lvl w:ilvl="0">
      <w:start w:val="1"/>
      <w:numFmt w:val="decimal"/>
      <w:suff w:val="nothing"/>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29" w15:restartNumberingAfterBreak="0">
    <w:multiLevelType w:val="singleLevel"/>
    <w:lvl w:ilvl="0">
      <w:start w:val="1"/>
      <w:numFmt w:val="lowerLetter"/>
      <w:lvlText w:val="%1)"/>
      <w:lvlJc w:val="left"/>
      <w:pPr>
        <w:tabs>
          <w:tab w:val="left" w:pos="312"/>
        </w:tabs>
      </w:pPr>
    </w:lvl>
  </w:abstractNum>
  <w:abstractNum w:abstractNumId="119" w15:restartNumberingAfterBreak="0">
    <w:multiLevelType w:val="singleLevel"/>
    <w:lvl w:ilvl="0">
      <w:start w:val="1"/>
      <w:numFmt w:val="lowerLetter"/>
      <w:suff w:val="nothing"/>
      <w:lvlText w:val="%1）"/>
      <w:lvlJc w:val="left"/>
    </w:lvl>
  </w:abstractNum>
  <w:abstractNum w:abstractNumId="122" w15:restartNumberingAfterBreak="0">
    <w:multiLevelType w:val="singleLevel"/>
    <w:lvl w:ilvl="0">
      <w:start w:val="6"/>
      <w:numFmt w:val="decimal"/>
      <w:lvlText w:val="%1."/>
      <w:lvlJc w:val="left"/>
      <w:pPr>
        <w:tabs>
          <w:tab w:val="num" w:pos="312"/>
        </w:tabs>
        <w:ind w:left="0" w:firstLine="0"/>
      </w:pPr>
      <w:rPr>
        <w:rFonts w:hint="eastAsia"/>
      </w:rPr>
    </w:lvl>
  </w:abstractNum>
  <w:abstractNum w:abstractNumId="116" w15:restartNumberingAfterBreak="0">
    <w:multiLevelType w:val="singleLevel"/>
    <w:lvl w:ilvl="0">
      <w:start w:val="1"/>
      <w:numFmt w:val="decimal"/>
      <w:suff w:val="space"/>
      <w:lvlText w:val="%1)"/>
      <w:lvlJc w:val="left"/>
    </w:lvl>
  </w:abstractNum>
  <w:abstractNum w:abstractNumId="120" w15:restartNumberingAfterBreak="0">
    <w:multiLevelType w:val="singleLevel"/>
    <w:lvl w:ilvl="0">
      <w:start w:val="1"/>
      <w:numFmt w:val="decimal"/>
      <w:suff w:val="nothing"/>
      <w:lvlText w:val="%1）"/>
      <w:lvlJc w:val="left"/>
    </w:lvl>
  </w:abstractNum>
  <w:abstractNum w:abstractNumId="109" w15:restartNumberingAfterBreak="0">
    <w:multiLevelType w:val="multilevel"/>
    <w:lvl w:ilvl="0">
      <w:start w:val="1"/>
      <w:numFmt w:val="decimal"/>
      <w:lvlText w:val="%1)"/>
      <w:lvlJc w:val="left"/>
      <w:pPr>
        <w:ind w:left="974" w:hanging="420"/>
      </w:p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113" w15:restartNumberingAfterBreak="0">
    <w:multiLevelType w:val="multilevel"/>
    <w:lvl w:ilvl="0">
      <w:start w:val="1"/>
      <w:numFmt w:val="decimal"/>
      <w:lvlText w:val="%1)"/>
      <w:lvlJc w:val="left"/>
      <w:pPr>
        <w:ind w:left="974" w:hanging="420"/>
      </w:p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126" w15:restartNumberingAfterBreak="0">
    <w:multiLevelType w:val="multilevel"/>
    <w:lvl w:ilvl="0">
      <w:start w:val="1"/>
      <w:numFmt w:val="decimal"/>
      <w:suff w:val="nothing"/>
      <w:lvlText w:val="%1)"/>
      <w:lvlJc w:val="left"/>
      <w:pPr>
        <w:ind w:left="974" w:hanging="420"/>
      </w:pPr>
      <w:rPr>
        <w:rFonts w:ascii="Times New Roman" w:hAnsi="Times New Roman" w:cs="Times New Roman" w:hint="default"/>
      </w:r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123" w15:restartNumberingAfterBreak="0">
    <w:multiLevelType w:val="singleLevel"/>
    <w:lvl w:ilvl="0">
      <w:start w:val="1"/>
      <w:numFmt w:val="decimal"/>
      <w:suff w:val="nothing"/>
      <w:lvlText w:val="%1、"/>
      <w:lvlJc w:val="left"/>
    </w:lvl>
  </w:abstractNum>
  <w:abstractNum w:abstractNumId="114" w15:restartNumberingAfterBreak="0">
    <w:multiLevelType w:val="multilevel"/>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15:restartNumberingAfterBreak="0">
    <w:multiLevelType w:val="singleLevel"/>
    <w:lvl w:ilvl="0">
      <w:start w:val="1"/>
      <w:numFmt w:val="chineseCounting"/>
      <w:suff w:val="nothing"/>
      <w:lvlText w:val="（%1）"/>
      <w:lvlJc w:val="left"/>
      <w:pPr>
        <w:ind w:left="0" w:firstLine="420"/>
      </w:pPr>
      <w:rPr>
        <w:rFonts w:hint="eastAsia"/>
      </w:rPr>
    </w:lvl>
  </w:abstractNum>
  <w:abstractNum w:abstractNumId="108" w15:restartNumberingAfterBreak="0">
    <w:multiLevelType w:val="multilevel"/>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15:restartNumberingAfterBreak="0">
    <w:multiLevelType w:val="multilevel"/>
    <w:lvl w:ilvl="0">
      <w:start w:val="1"/>
      <w:numFmt w:val="decimal"/>
      <w:suff w:val="nothing"/>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7" w15:restartNumberingAfterBreak="0">
    <w:multiLevelType w:val="multilevel"/>
    <w:lvl w:ilvl="0">
      <w:start w:val="1"/>
      <w:numFmt w:val="chineseCountingThousand"/>
      <w:lvlText w:val="(%1)"/>
      <w:lvlJc w:val="left"/>
      <w:pPr>
        <w:ind w:left="1271" w:hanging="420"/>
      </w:pPr>
    </w:lvl>
    <w:lvl w:ilvl="1">
      <w:start w:val="1"/>
      <w:numFmt w:val="lowerLetter"/>
      <w:lvlText w:val="%2)"/>
      <w:lvlJc w:val="left"/>
      <w:pPr>
        <w:ind w:left="1691" w:hanging="420"/>
      </w:pPr>
    </w:lvl>
    <w:lvl w:ilvl="2">
      <w:start w:val="1"/>
      <w:numFmt w:val="lowerRoman"/>
      <w:lvlText w:val="%3."/>
      <w:lvlJc w:val="right"/>
      <w:pPr>
        <w:ind w:left="2111" w:hanging="420"/>
      </w:pPr>
    </w:lvl>
    <w:lvl w:ilvl="3">
      <w:start w:val="1"/>
      <w:numFmt w:val="decimal"/>
      <w:lvlText w:val="%4."/>
      <w:lvlJc w:val="left"/>
      <w:pPr>
        <w:ind w:left="2531" w:hanging="420"/>
      </w:pPr>
    </w:lvl>
    <w:lvl w:ilvl="4">
      <w:start w:val="1"/>
      <w:numFmt w:val="lowerLetter"/>
      <w:lvlText w:val="%5)"/>
      <w:lvlJc w:val="left"/>
      <w:pPr>
        <w:ind w:left="2951" w:hanging="420"/>
      </w:pPr>
    </w:lvl>
    <w:lvl w:ilvl="5">
      <w:start w:val="1"/>
      <w:numFmt w:val="lowerRoman"/>
      <w:lvlText w:val="%6."/>
      <w:lvlJc w:val="right"/>
      <w:pPr>
        <w:ind w:left="3371" w:hanging="420"/>
      </w:pPr>
    </w:lvl>
    <w:lvl w:ilvl="6">
      <w:start w:val="1"/>
      <w:numFmt w:val="decimal"/>
      <w:lvlText w:val="%7."/>
      <w:lvlJc w:val="left"/>
      <w:pPr>
        <w:ind w:left="3791" w:hanging="420"/>
      </w:pPr>
    </w:lvl>
    <w:lvl w:ilvl="7">
      <w:start w:val="1"/>
      <w:numFmt w:val="lowerLetter"/>
      <w:lvlText w:val="%8)"/>
      <w:lvlJc w:val="left"/>
      <w:pPr>
        <w:ind w:left="4211" w:hanging="420"/>
      </w:pPr>
    </w:lvl>
    <w:lvl w:ilvl="8">
      <w:start w:val="1"/>
      <w:numFmt w:val="lowerRoman"/>
      <w:lvlText w:val="%9."/>
      <w:lvlJc w:val="right"/>
      <w:pPr>
        <w:ind w:left="4631" w:hanging="420"/>
      </w:pPr>
    </w:lvl>
  </w:abstractNum>
  <w:abstractNum w:abstractNumId="10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2" w15:restartNumberingAfterBreak="0">
    <w:multiLevelType w:val="singleLevel"/>
    <w:lvl w:ilvl="0">
      <w:start w:val="7"/>
      <w:numFmt w:val="decimal"/>
      <w:pStyle w:val="1"/>
      <w:lvlText w:val="%1."/>
      <w:lvlJc w:val="left"/>
      <w:pPr>
        <w:tabs>
          <w:tab w:val="num" w:pos="312"/>
        </w:tabs>
        <w:ind w:left="0" w:firstLine="0"/>
      </w:pPr>
      <w:rPr>
        <w:rFonts w:hint="eastAsia"/>
      </w:rPr>
    </w:lvl>
  </w:abstractNum>
  <w:abstractNum w:abstractNumId="140" w15:restartNumberingAfterBreak="0">
    <w:multiLevelType w:val="singleLevel"/>
    <w:lvl w:ilvl="0">
      <w:start w:val="8"/>
      <w:numFmt w:val="decimal"/>
      <w:pStyle w:val="1"/>
      <w:lvlText w:val="%1."/>
      <w:lvlJc w:val="left"/>
      <w:pPr>
        <w:tabs>
          <w:tab w:val="num" w:pos="312"/>
        </w:tabs>
        <w:ind w:left="0" w:firstLine="0"/>
      </w:pPr>
      <w:rPr>
        <w:rFonts w:hint="eastAsia"/>
      </w:rPr>
    </w:lvl>
  </w:abstractNum>
  <w:abstractNum w:abstractNumId="13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num w:numId="1" w16cid:durableId="1719160075">
    <w:abstractNumId w:val="5"/>
  </w:num>
  <w:num w:numId="2" w16cid:durableId="1737900897">
    <w:abstractNumId w:val="20"/>
  </w:num>
  <w:num w:numId="3" w16cid:durableId="67851644">
    <w:abstractNumId w:val="23"/>
  </w:num>
  <w:num w:numId="4" w16cid:durableId="77332564">
    <w:abstractNumId w:val="6"/>
  </w:num>
  <w:num w:numId="5" w16cid:durableId="2050373814">
    <w:abstractNumId w:val="2"/>
  </w:num>
  <w:num w:numId="6" w16cid:durableId="460921961">
    <w:abstractNumId w:val="7"/>
  </w:num>
  <w:num w:numId="7" w16cid:durableId="681669816">
    <w:abstractNumId w:val="8"/>
  </w:num>
  <w:num w:numId="8" w16cid:durableId="1058818873">
    <w:abstractNumId w:val="25"/>
  </w:num>
  <w:num w:numId="9" w16cid:durableId="205679946">
    <w:abstractNumId w:val="24"/>
  </w:num>
  <w:num w:numId="10" w16cid:durableId="1349285475">
    <w:abstractNumId w:val="12"/>
  </w:num>
  <w:num w:numId="11" w16cid:durableId="2037535111">
    <w:abstractNumId w:val="4"/>
  </w:num>
  <w:num w:numId="12" w16cid:durableId="63912268">
    <w:abstractNumId w:val="19"/>
  </w:num>
  <w:num w:numId="13" w16cid:durableId="1985962604">
    <w:abstractNumId w:val="3"/>
  </w:num>
  <w:num w:numId="14" w16cid:durableId="1906718406">
    <w:abstractNumId w:val="0"/>
  </w:num>
  <w:num w:numId="15" w16cid:durableId="91630135">
    <w:abstractNumId w:val="1"/>
  </w:num>
  <w:num w:numId="16" w16cid:durableId="1482818121">
    <w:abstractNumId w:val="13"/>
  </w:num>
  <w:num w:numId="17" w16cid:durableId="163935102">
    <w:abstractNumId w:val="15"/>
  </w:num>
  <w:num w:numId="18" w16cid:durableId="1280911130">
    <w:abstractNumId w:val="28"/>
  </w:num>
  <w:num w:numId="19" w16cid:durableId="595211758">
    <w:abstractNumId w:val="14"/>
  </w:num>
  <w:num w:numId="20" w16cid:durableId="1565603663">
    <w:abstractNumId w:val="10"/>
  </w:num>
  <w:num w:numId="21" w16cid:durableId="129061554">
    <w:abstractNumId w:val="11"/>
  </w:num>
  <w:num w:numId="22" w16cid:durableId="1240289143">
    <w:abstractNumId w:val="27"/>
  </w:num>
  <w:num w:numId="23" w16cid:durableId="1089429750">
    <w:abstractNumId w:val="22"/>
  </w:num>
  <w:num w:numId="24" w16cid:durableId="190190783">
    <w:abstractNumId w:val="9"/>
  </w:num>
  <w:num w:numId="25" w16cid:durableId="93670041">
    <w:abstractNumId w:val="17"/>
  </w:num>
  <w:num w:numId="26" w16cid:durableId="1163547072">
    <w:abstractNumId w:val="16"/>
  </w:num>
  <w:num w:numId="27" w16cid:durableId="739601176">
    <w:abstractNumId w:val="18"/>
  </w:num>
  <w:num w:numId="28" w16cid:durableId="1666319254">
    <w:abstractNumId w:val="26"/>
  </w:num>
  <w:num w:numId="29" w16cid:durableId="1961450462">
    <w:abstractNumId w:val="21"/>
  </w:num>
  <w:num w:numId="30">
    <w:abstractNumId w:val="36"/>
  </w:num>
  <w:num w:numId="31">
    <w:abstractNumId w:val="39"/>
  </w:num>
  <w:num w:numId="32">
    <w:abstractNumId w:val="45"/>
  </w:num>
  <w:num w:numId="33">
    <w:abstractNumId w:val="57"/>
  </w:num>
  <w:num w:numId="34">
    <w:abstractNumId w:val="35"/>
  </w:num>
  <w:num w:numId="35">
    <w:abstractNumId w:val="41"/>
  </w:num>
  <w:num w:numId="36">
    <w:abstractNumId w:val="38"/>
  </w:num>
  <w:num w:numId="37">
    <w:abstractNumId w:val="46"/>
  </w:num>
  <w:num w:numId="38">
    <w:abstractNumId w:val="53"/>
  </w:num>
  <w:num w:numId="39">
    <w:abstractNumId w:val="48"/>
  </w:num>
  <w:num w:numId="40">
    <w:abstractNumId w:val="47"/>
  </w:num>
  <w:num w:numId="41">
    <w:abstractNumId w:val="49"/>
  </w:num>
  <w:num w:numId="42">
    <w:abstractNumId w:val="50"/>
  </w:num>
  <w:num w:numId="43">
    <w:abstractNumId w:val="34"/>
  </w:num>
  <w:num w:numId="44">
    <w:abstractNumId w:val="55"/>
  </w:num>
  <w:num w:numId="45">
    <w:abstractNumId w:val="37"/>
  </w:num>
  <w:num w:numId="46">
    <w:abstractNumId w:val="40"/>
  </w:num>
  <w:num w:numId="47">
    <w:abstractNumId w:val="42"/>
  </w:num>
  <w:num w:numId="48">
    <w:abstractNumId w:val="52"/>
  </w:num>
  <w:num w:numId="49">
    <w:abstractNumId w:val="31"/>
  </w:num>
  <w:num w:numId="50">
    <w:abstractNumId w:val="29"/>
  </w:num>
  <w:num w:numId="51">
    <w:abstractNumId w:val="51"/>
  </w:num>
  <w:num w:numId="52">
    <w:abstractNumId w:val="56"/>
  </w:num>
  <w:num w:numId="53">
    <w:abstractNumId w:val="30"/>
  </w:num>
  <w:num w:numId="54">
    <w:abstractNumId w:val="54"/>
  </w:num>
  <w:num w:numId="55">
    <w:abstractNumId w:val="32"/>
  </w:num>
  <w:num w:numId="56">
    <w:abstractNumId w:val="44"/>
  </w:num>
  <w:num w:numId="57">
    <w:abstractNumId w:val="43"/>
  </w:num>
  <w:num w:numId="58">
    <w:abstractNumId w:val="33"/>
  </w:num>
  <w:num w:numId="59">
    <w:abstractNumId w:val="58"/>
  </w:num>
  <w:num w:numId="60">
    <w:abstractNumId w:val="60"/>
  </w:num>
  <w:num w:numId="61">
    <w:abstractNumId w:val="61"/>
  </w:num>
  <w:num w:numId="62">
    <w:abstractNumId w:val="62"/>
  </w:num>
  <w:num w:numId="63">
    <w:abstractNumId w:val="64"/>
  </w:num>
  <w:num w:numId="64">
    <w:abstractNumId w:val="59"/>
  </w:num>
  <w:num w:numId="65">
    <w:abstractNumId w:val="63"/>
  </w:num>
  <w:num w:numId="66">
    <w:abstractNumId w:val="68"/>
  </w:num>
  <w:num w:numId="67">
    <w:abstractNumId w:val="77"/>
  </w:num>
  <w:num w:numId="68">
    <w:abstractNumId w:val="82"/>
  </w:num>
  <w:num w:numId="69">
    <w:abstractNumId w:val="83"/>
  </w:num>
  <w:num w:numId="70">
    <w:abstractNumId w:val="71"/>
  </w:num>
  <w:num w:numId="71">
    <w:abstractNumId w:val="69"/>
  </w:num>
  <w:num w:numId="72">
    <w:abstractNumId w:val="76"/>
  </w:num>
  <w:num w:numId="73">
    <w:abstractNumId w:val="66"/>
  </w:num>
  <w:num w:numId="74">
    <w:abstractNumId w:val="81"/>
  </w:num>
  <w:num w:numId="75">
    <w:abstractNumId w:val="78"/>
  </w:num>
  <w:num w:numId="76">
    <w:abstractNumId w:val="65"/>
  </w:num>
  <w:num w:numId="77">
    <w:abstractNumId w:val="91"/>
  </w:num>
  <w:num w:numId="78">
    <w:abstractNumId w:val="80"/>
  </w:num>
  <w:num w:numId="79">
    <w:abstractNumId w:val="87"/>
  </w:num>
  <w:num w:numId="80">
    <w:abstractNumId w:val="89"/>
  </w:num>
  <w:num w:numId="81">
    <w:abstractNumId w:val="93"/>
  </w:num>
  <w:num w:numId="82">
    <w:abstractNumId w:val="74"/>
  </w:num>
  <w:num w:numId="83">
    <w:abstractNumId w:val="72"/>
  </w:num>
  <w:num w:numId="84">
    <w:abstractNumId w:val="94"/>
  </w:num>
  <w:num w:numId="85">
    <w:abstractNumId w:val="92"/>
  </w:num>
  <w:num w:numId="86">
    <w:abstractNumId w:val="79"/>
  </w:num>
  <w:num w:numId="87">
    <w:abstractNumId w:val="70"/>
  </w:num>
  <w:num w:numId="88">
    <w:abstractNumId w:val="85"/>
  </w:num>
  <w:num w:numId="89">
    <w:abstractNumId w:val="88"/>
  </w:num>
  <w:num w:numId="90">
    <w:abstractNumId w:val="75"/>
  </w:num>
  <w:num w:numId="91">
    <w:abstractNumId w:val="86"/>
  </w:num>
  <w:num w:numId="92">
    <w:abstractNumId w:val="73"/>
  </w:num>
  <w:num w:numId="93">
    <w:abstractNumId w:val="67"/>
  </w:num>
  <w:num w:numId="94">
    <w:abstractNumId w:val="90"/>
  </w:num>
  <w:num w:numId="95">
    <w:abstractNumId w:val="84"/>
  </w:num>
  <w:num w:numId="96">
    <w:abstractNumId w:val="95"/>
  </w:num>
  <w:num w:numId="97">
    <w:abstractNumId w:val="97"/>
  </w:num>
  <w:num w:numId="98">
    <w:abstractNumId w:val="99"/>
  </w:num>
  <w:num w:numId="99">
    <w:abstractNumId w:val="98"/>
  </w:num>
  <w:num w:numId="100">
    <w:abstractNumId w:val="100"/>
  </w:num>
  <w:num w:numId="101">
    <w:abstractNumId w:val="96"/>
  </w:num>
  <w:num w:numId="102">
    <w:abstractNumId w:val="102"/>
  </w:num>
  <w:num w:numId="103">
    <w:abstractNumId w:val="101"/>
  </w:num>
  <w:num w:numId="104">
    <w:abstractNumId w:val="118"/>
  </w:num>
  <w:num w:numId="105">
    <w:abstractNumId w:val="128"/>
  </w:num>
  <w:num w:numId="106">
    <w:abstractNumId w:val="129"/>
  </w:num>
  <w:num w:numId="107">
    <w:abstractNumId w:val="119"/>
  </w:num>
  <w:num w:numId="108">
    <w:abstractNumId w:val="122"/>
  </w:num>
  <w:num w:numId="109">
    <w:abstractNumId w:val="116"/>
  </w:num>
  <w:num w:numId="110">
    <w:abstractNumId w:val="120"/>
  </w:num>
  <w:num w:numId="111">
    <w:abstractNumId w:val="109"/>
  </w:num>
  <w:num w:numId="112">
    <w:abstractNumId w:val="113"/>
  </w:num>
  <w:num w:numId="113">
    <w:abstractNumId w:val="126"/>
  </w:num>
  <w:num w:numId="114">
    <w:abstractNumId w:val="123"/>
  </w:num>
  <w:num w:numId="115">
    <w:abstractNumId w:val="114"/>
  </w:num>
  <w:num w:numId="116">
    <w:abstractNumId w:val="130"/>
  </w:num>
  <w:num w:numId="117">
    <w:abstractNumId w:val="108"/>
  </w:num>
  <w:num w:numId="118">
    <w:abstractNumId w:val="117"/>
  </w:num>
  <w:num w:numId="119">
    <w:abstractNumId w:val="127"/>
  </w:num>
  <w:num w:numId="120">
    <w:abstractNumId w:val="105"/>
  </w:num>
  <w:num w:numId="121">
    <w:abstractNumId w:val="107"/>
  </w:num>
  <w:num w:numId="122">
    <w:abstractNumId w:val="104"/>
  </w:num>
  <w:num w:numId="123">
    <w:abstractNumId w:val="106"/>
  </w:num>
  <w:num w:numId="124">
    <w:abstractNumId w:val="110"/>
  </w:num>
  <w:num w:numId="125">
    <w:abstractNumId w:val="111"/>
  </w:num>
  <w:num w:numId="126">
    <w:abstractNumId w:val="124"/>
  </w:num>
  <w:num w:numId="127">
    <w:abstractNumId w:val="103"/>
  </w:num>
  <w:num w:numId="128">
    <w:abstractNumId w:val="112"/>
  </w:num>
  <w:num w:numId="129">
    <w:abstractNumId w:val="115"/>
  </w:num>
  <w:num w:numId="130">
    <w:abstractNumId w:val="125"/>
  </w:num>
  <w:num w:numId="131">
    <w:abstractNumId w:val="121"/>
  </w:num>
  <w:num w:numId="132">
    <w:abstractNumId w:val="131"/>
  </w:num>
  <w:num w:numId="133">
    <w:abstractNumId w:val="132"/>
  </w:num>
  <w:num w:numId="134">
    <w:abstractNumId w:val="140"/>
  </w:num>
  <w:num w:numId="135">
    <w:abstractNumId w:val="133"/>
  </w:num>
  <w:num w:numId="136">
    <w:abstractNumId w:val="135"/>
  </w:num>
  <w:num w:numId="137">
    <w:abstractNumId w:val="144"/>
  </w:num>
  <w:num w:numId="138">
    <w:abstractNumId w:val="134"/>
  </w:num>
  <w:num w:numId="139">
    <w:abstractNumId w:val="137"/>
  </w:num>
  <w:num w:numId="140">
    <w:abstractNumId w:val="142"/>
  </w:num>
  <w:num w:numId="141">
    <w:abstractNumId w:val="136"/>
  </w:num>
  <w:num w:numId="142">
    <w:abstractNumId w:val="143"/>
  </w:num>
  <w:num w:numId="143">
    <w:abstractNumId w:val="139"/>
  </w:num>
  <w:num w:numId="144">
    <w:abstractNumId w:val="138"/>
  </w:num>
  <w:num w:numId="145">
    <w:abstractNumId w:val="1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2IyYmM3Nzc0ODg4OTAzOWY5MjI4ODE1NWNmNzJjMDkifQ=="/>
  </w:docVars>
  <w:rsids>
    <w:rsidRoot w:val="122A7D11"/>
    <w:rsid w:val="0008438E"/>
    <w:rsid w:val="000B4396"/>
    <w:rsid w:val="000C3C37"/>
    <w:rsid w:val="000D66F9"/>
    <w:rsid w:val="000F78C0"/>
    <w:rsid w:val="00230B5D"/>
    <w:rsid w:val="002C0882"/>
    <w:rsid w:val="002D6800"/>
    <w:rsid w:val="002F591A"/>
    <w:rsid w:val="002F7C50"/>
    <w:rsid w:val="0034563C"/>
    <w:rsid w:val="003A0016"/>
    <w:rsid w:val="00490CAE"/>
    <w:rsid w:val="004C716B"/>
    <w:rsid w:val="004E4CDE"/>
    <w:rsid w:val="004F5FE5"/>
    <w:rsid w:val="005756BD"/>
    <w:rsid w:val="006543CA"/>
    <w:rsid w:val="007255C7"/>
    <w:rsid w:val="0079781A"/>
    <w:rsid w:val="007F6555"/>
    <w:rsid w:val="00821272"/>
    <w:rsid w:val="008E1F78"/>
    <w:rsid w:val="00913501"/>
    <w:rsid w:val="00917EBC"/>
    <w:rsid w:val="0096740E"/>
    <w:rsid w:val="009952EC"/>
    <w:rsid w:val="00A20A3D"/>
    <w:rsid w:val="00A735D6"/>
    <w:rsid w:val="00AE20D5"/>
    <w:rsid w:val="00AE2BCA"/>
    <w:rsid w:val="00AF6457"/>
    <w:rsid w:val="00B32DF8"/>
    <w:rsid w:val="00B72C2D"/>
    <w:rsid w:val="00B80B07"/>
    <w:rsid w:val="00B86933"/>
    <w:rsid w:val="00BB23C9"/>
    <w:rsid w:val="00C1218C"/>
    <w:rsid w:val="00C45194"/>
    <w:rsid w:val="00C526D2"/>
    <w:rsid w:val="00C95E6A"/>
    <w:rsid w:val="00CE1824"/>
    <w:rsid w:val="00D0321A"/>
    <w:rsid w:val="00DD21D2"/>
    <w:rsid w:val="00E1055B"/>
    <w:rsid w:val="00E6032C"/>
    <w:rsid w:val="00EA7343"/>
    <w:rsid w:val="00F505CD"/>
    <w:rsid w:val="00F57416"/>
    <w:rsid w:val="00F80D2C"/>
    <w:rsid w:val="00F83948"/>
    <w:rsid w:val="00FA5C72"/>
    <w:rsid w:val="00FE55EE"/>
    <w:rsid w:val="011B5D9E"/>
    <w:rsid w:val="01BD2C23"/>
    <w:rsid w:val="02305A29"/>
    <w:rsid w:val="028247F4"/>
    <w:rsid w:val="02BF15A4"/>
    <w:rsid w:val="02C60B85"/>
    <w:rsid w:val="035B751F"/>
    <w:rsid w:val="04E13A54"/>
    <w:rsid w:val="04EA2687"/>
    <w:rsid w:val="04FC088E"/>
    <w:rsid w:val="05471673"/>
    <w:rsid w:val="05DD06BF"/>
    <w:rsid w:val="0607573C"/>
    <w:rsid w:val="065169B7"/>
    <w:rsid w:val="06B70F10"/>
    <w:rsid w:val="06D111FD"/>
    <w:rsid w:val="07375BAD"/>
    <w:rsid w:val="0825634E"/>
    <w:rsid w:val="096D71E1"/>
    <w:rsid w:val="09C3197A"/>
    <w:rsid w:val="09E50BCF"/>
    <w:rsid w:val="0A256191"/>
    <w:rsid w:val="0AC459AA"/>
    <w:rsid w:val="0B1D156C"/>
    <w:rsid w:val="0B5F3925"/>
    <w:rsid w:val="0C085D6A"/>
    <w:rsid w:val="0C9677D2"/>
    <w:rsid w:val="0CE57E5A"/>
    <w:rsid w:val="0D5D20E6"/>
    <w:rsid w:val="0E26072A"/>
    <w:rsid w:val="0E291D1E"/>
    <w:rsid w:val="0E7E0566"/>
    <w:rsid w:val="0F1B4006"/>
    <w:rsid w:val="0F8031D8"/>
    <w:rsid w:val="102869DB"/>
    <w:rsid w:val="109F39AC"/>
    <w:rsid w:val="10C34956"/>
    <w:rsid w:val="10FB5E9E"/>
    <w:rsid w:val="114535BD"/>
    <w:rsid w:val="115D26B4"/>
    <w:rsid w:val="11A007F3"/>
    <w:rsid w:val="11F12DFD"/>
    <w:rsid w:val="122A7D11"/>
    <w:rsid w:val="122B27B2"/>
    <w:rsid w:val="126063AC"/>
    <w:rsid w:val="12957C2C"/>
    <w:rsid w:val="12B207DE"/>
    <w:rsid w:val="12BA7692"/>
    <w:rsid w:val="138403CC"/>
    <w:rsid w:val="13CC58CF"/>
    <w:rsid w:val="154D2A40"/>
    <w:rsid w:val="15995C85"/>
    <w:rsid w:val="159A2277"/>
    <w:rsid w:val="15A07014"/>
    <w:rsid w:val="15A703A2"/>
    <w:rsid w:val="15B64A89"/>
    <w:rsid w:val="15F86E50"/>
    <w:rsid w:val="16BC7E7D"/>
    <w:rsid w:val="170114E8"/>
    <w:rsid w:val="171F21BA"/>
    <w:rsid w:val="17A50911"/>
    <w:rsid w:val="186E164B"/>
    <w:rsid w:val="1A9D1D74"/>
    <w:rsid w:val="1B5E59A7"/>
    <w:rsid w:val="1B740D26"/>
    <w:rsid w:val="1B770817"/>
    <w:rsid w:val="1B9969DF"/>
    <w:rsid w:val="1C420E24"/>
    <w:rsid w:val="1C5E7C8C"/>
    <w:rsid w:val="1C672639"/>
    <w:rsid w:val="1C735482"/>
    <w:rsid w:val="1D570900"/>
    <w:rsid w:val="1DA67F64"/>
    <w:rsid w:val="1DEA4485"/>
    <w:rsid w:val="1E260897"/>
    <w:rsid w:val="1EC527E7"/>
    <w:rsid w:val="1F0625DD"/>
    <w:rsid w:val="1F936A30"/>
    <w:rsid w:val="1FE60DE3"/>
    <w:rsid w:val="204038CD"/>
    <w:rsid w:val="20FD17BE"/>
    <w:rsid w:val="218E68BA"/>
    <w:rsid w:val="21AA0945"/>
    <w:rsid w:val="21B207FA"/>
    <w:rsid w:val="21E07116"/>
    <w:rsid w:val="22573150"/>
    <w:rsid w:val="22965A26"/>
    <w:rsid w:val="231B23CF"/>
    <w:rsid w:val="2389558B"/>
    <w:rsid w:val="24044C11"/>
    <w:rsid w:val="243454F7"/>
    <w:rsid w:val="245E2574"/>
    <w:rsid w:val="24C85C3F"/>
    <w:rsid w:val="25333A00"/>
    <w:rsid w:val="25453733"/>
    <w:rsid w:val="2681196C"/>
    <w:rsid w:val="269C7383"/>
    <w:rsid w:val="26A821CC"/>
    <w:rsid w:val="26B4291F"/>
    <w:rsid w:val="26C8461C"/>
    <w:rsid w:val="27651E6B"/>
    <w:rsid w:val="278C389C"/>
    <w:rsid w:val="27934C2A"/>
    <w:rsid w:val="27985D9D"/>
    <w:rsid w:val="28123DA1"/>
    <w:rsid w:val="28D9666D"/>
    <w:rsid w:val="29424212"/>
    <w:rsid w:val="2C2C084F"/>
    <w:rsid w:val="2D2B1461"/>
    <w:rsid w:val="2D4A5D8B"/>
    <w:rsid w:val="2D4B565F"/>
    <w:rsid w:val="2EA42F68"/>
    <w:rsid w:val="2F356D09"/>
    <w:rsid w:val="2F3B67BB"/>
    <w:rsid w:val="304A60A2"/>
    <w:rsid w:val="307355F9"/>
    <w:rsid w:val="307A6987"/>
    <w:rsid w:val="30E20088"/>
    <w:rsid w:val="30E87D95"/>
    <w:rsid w:val="31281A7F"/>
    <w:rsid w:val="31610AB1"/>
    <w:rsid w:val="318138C8"/>
    <w:rsid w:val="319E6025"/>
    <w:rsid w:val="31A517E2"/>
    <w:rsid w:val="31D125D7"/>
    <w:rsid w:val="31DB16A7"/>
    <w:rsid w:val="32060DA4"/>
    <w:rsid w:val="32403E59"/>
    <w:rsid w:val="332D5F33"/>
    <w:rsid w:val="33680D19"/>
    <w:rsid w:val="339746E0"/>
    <w:rsid w:val="35042CC3"/>
    <w:rsid w:val="35505F08"/>
    <w:rsid w:val="357240D1"/>
    <w:rsid w:val="357B7513"/>
    <w:rsid w:val="35E14DB3"/>
    <w:rsid w:val="36017203"/>
    <w:rsid w:val="36405F7D"/>
    <w:rsid w:val="36A71B58"/>
    <w:rsid w:val="36DD37CC"/>
    <w:rsid w:val="372212DB"/>
    <w:rsid w:val="3736112E"/>
    <w:rsid w:val="37EF1A09"/>
    <w:rsid w:val="386515F0"/>
    <w:rsid w:val="387000F9"/>
    <w:rsid w:val="389425B0"/>
    <w:rsid w:val="39930ABA"/>
    <w:rsid w:val="3A4122C4"/>
    <w:rsid w:val="3A575643"/>
    <w:rsid w:val="3A5B3385"/>
    <w:rsid w:val="3A6A67D9"/>
    <w:rsid w:val="3AC23D63"/>
    <w:rsid w:val="3B0E664A"/>
    <w:rsid w:val="3B6039FB"/>
    <w:rsid w:val="3BF515B8"/>
    <w:rsid w:val="3C355E58"/>
    <w:rsid w:val="3C5163D3"/>
    <w:rsid w:val="3C7626F9"/>
    <w:rsid w:val="3CCF3BB7"/>
    <w:rsid w:val="3D162EFA"/>
    <w:rsid w:val="3D367F5E"/>
    <w:rsid w:val="3D49004C"/>
    <w:rsid w:val="3D910D6D"/>
    <w:rsid w:val="3DD75419"/>
    <w:rsid w:val="3F0C10F2"/>
    <w:rsid w:val="3F3E3A12"/>
    <w:rsid w:val="3FF0201E"/>
    <w:rsid w:val="40114F7B"/>
    <w:rsid w:val="405257D8"/>
    <w:rsid w:val="40BB6362"/>
    <w:rsid w:val="41986C6D"/>
    <w:rsid w:val="41BD4926"/>
    <w:rsid w:val="422E75D1"/>
    <w:rsid w:val="423170C2"/>
    <w:rsid w:val="4290203A"/>
    <w:rsid w:val="43727419"/>
    <w:rsid w:val="4468374B"/>
    <w:rsid w:val="44A65B45"/>
    <w:rsid w:val="45943BEF"/>
    <w:rsid w:val="45AC718B"/>
    <w:rsid w:val="45B85B30"/>
    <w:rsid w:val="4670640B"/>
    <w:rsid w:val="46F30DEA"/>
    <w:rsid w:val="47354F5E"/>
    <w:rsid w:val="47E0136E"/>
    <w:rsid w:val="48082673"/>
    <w:rsid w:val="48221986"/>
    <w:rsid w:val="4871646A"/>
    <w:rsid w:val="487F0B87"/>
    <w:rsid w:val="489A776F"/>
    <w:rsid w:val="48E72288"/>
    <w:rsid w:val="491164BD"/>
    <w:rsid w:val="498B355B"/>
    <w:rsid w:val="49AD34D2"/>
    <w:rsid w:val="4A663758"/>
    <w:rsid w:val="4A851D59"/>
    <w:rsid w:val="4BA95F1B"/>
    <w:rsid w:val="4D1A70D0"/>
    <w:rsid w:val="4D267823"/>
    <w:rsid w:val="4D275349"/>
    <w:rsid w:val="4E231FB4"/>
    <w:rsid w:val="4E30022D"/>
    <w:rsid w:val="4EE71234"/>
    <w:rsid w:val="4FF04118"/>
    <w:rsid w:val="500E459E"/>
    <w:rsid w:val="50940F47"/>
    <w:rsid w:val="50AD3DB7"/>
    <w:rsid w:val="5101053B"/>
    <w:rsid w:val="51B318A1"/>
    <w:rsid w:val="531269BE"/>
    <w:rsid w:val="537A2677"/>
    <w:rsid w:val="54195360"/>
    <w:rsid w:val="543071D9"/>
    <w:rsid w:val="552F56E3"/>
    <w:rsid w:val="5579695E"/>
    <w:rsid w:val="55AA3CF8"/>
    <w:rsid w:val="566E3FE9"/>
    <w:rsid w:val="570D55B0"/>
    <w:rsid w:val="57FD1D82"/>
    <w:rsid w:val="58003366"/>
    <w:rsid w:val="5814296E"/>
    <w:rsid w:val="58733B38"/>
    <w:rsid w:val="590C306F"/>
    <w:rsid w:val="596C2A61"/>
    <w:rsid w:val="59D2488F"/>
    <w:rsid w:val="5A094754"/>
    <w:rsid w:val="5A875679"/>
    <w:rsid w:val="5B973484"/>
    <w:rsid w:val="5CF039A9"/>
    <w:rsid w:val="5D4D4958"/>
    <w:rsid w:val="5D6E0B93"/>
    <w:rsid w:val="5E007C1C"/>
    <w:rsid w:val="5E2C6C63"/>
    <w:rsid w:val="5E8A398A"/>
    <w:rsid w:val="5EB50A07"/>
    <w:rsid w:val="5EFB03E4"/>
    <w:rsid w:val="5F076D88"/>
    <w:rsid w:val="5F2B2A77"/>
    <w:rsid w:val="5F465B03"/>
    <w:rsid w:val="5FF67529"/>
    <w:rsid w:val="603E67DA"/>
    <w:rsid w:val="612105D5"/>
    <w:rsid w:val="61B96A60"/>
    <w:rsid w:val="61BF7DEE"/>
    <w:rsid w:val="61FC4B9F"/>
    <w:rsid w:val="622C0A3B"/>
    <w:rsid w:val="622D2FAA"/>
    <w:rsid w:val="632E6FDA"/>
    <w:rsid w:val="63CE4319"/>
    <w:rsid w:val="64A167B9"/>
    <w:rsid w:val="657A4758"/>
    <w:rsid w:val="65FC516D"/>
    <w:rsid w:val="661C75BD"/>
    <w:rsid w:val="66C0263F"/>
    <w:rsid w:val="6728335F"/>
    <w:rsid w:val="673D5A3D"/>
    <w:rsid w:val="674212A6"/>
    <w:rsid w:val="68757459"/>
    <w:rsid w:val="68F42DB9"/>
    <w:rsid w:val="68F53861"/>
    <w:rsid w:val="69DB32EB"/>
    <w:rsid w:val="6A236A13"/>
    <w:rsid w:val="6A486BD3"/>
    <w:rsid w:val="6BCC3A54"/>
    <w:rsid w:val="6BE648F5"/>
    <w:rsid w:val="6C104143"/>
    <w:rsid w:val="6C68355C"/>
    <w:rsid w:val="6C823EF2"/>
    <w:rsid w:val="6DC04CD2"/>
    <w:rsid w:val="6DC522E8"/>
    <w:rsid w:val="6E9F0D8B"/>
    <w:rsid w:val="6EA63EC8"/>
    <w:rsid w:val="6F184A7E"/>
    <w:rsid w:val="6F4A519B"/>
    <w:rsid w:val="6F963F3C"/>
    <w:rsid w:val="70875F7B"/>
    <w:rsid w:val="708C533F"/>
    <w:rsid w:val="71445C1A"/>
    <w:rsid w:val="716077EF"/>
    <w:rsid w:val="71C254BD"/>
    <w:rsid w:val="71E847F7"/>
    <w:rsid w:val="72EB0A43"/>
    <w:rsid w:val="73076EFF"/>
    <w:rsid w:val="731955B0"/>
    <w:rsid w:val="745747BD"/>
    <w:rsid w:val="74806F69"/>
    <w:rsid w:val="74DD43BC"/>
    <w:rsid w:val="74FF2584"/>
    <w:rsid w:val="75497CA3"/>
    <w:rsid w:val="7725204A"/>
    <w:rsid w:val="775D7A36"/>
    <w:rsid w:val="77933457"/>
    <w:rsid w:val="77950F7E"/>
    <w:rsid w:val="79050385"/>
    <w:rsid w:val="799B4985"/>
    <w:rsid w:val="7A0A5C53"/>
    <w:rsid w:val="7AAA2F92"/>
    <w:rsid w:val="7AD65B35"/>
    <w:rsid w:val="7B834B10"/>
    <w:rsid w:val="7C547659"/>
    <w:rsid w:val="7D350B5F"/>
    <w:rsid w:val="7F9F6E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1D4C00F"/>
  <w15:docId w15:val="{09727342-36C8-4E93-AD53-0EC1C8D5D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uiPriority="1"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4" w:qFormat="1"/>
    <w:lsdException w:name="toc 1" w:uiPriority="39" w:qFormat="1"/>
    <w:lsdException w:name="toc 2" w:uiPriority="39" w:qFormat="1"/>
    <w:lsdException w:name="toc 5" w:uiPriority="39" w:unhideWhenUsed="1" w:qFormat="1"/>
    <w:lsdException w:name="header" w:qFormat="1"/>
    <w:lsdException w:name="footer" w:qFormat="1"/>
    <w:lsdException w:name="caption" w:uiPriority="35" w:unhideWhenUsed="1" w:qFormat="1"/>
    <w:lsdException w:name="Title" w:qFormat="1"/>
    <w:lsdException w:name="Default Paragraph Font" w:uiPriority="1" w:unhideWhenUsed="1"/>
    <w:lsdException w:name="Body Text" w:uiPriority="1" w:qFormat="1"/>
    <w:lsdException w:name="Subtitle" w:qFormat="1"/>
    <w:lsdException w:name="Body Text First Indent" w:uiPriority="99" w:unhideWhenUsed="1"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qFormat="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uiPriority w:val="1"/>
    <w:qFormat/>
    <w:pPr>
      <w:widowControl w:val="0"/>
    </w:pPr>
    <w:rPr>
      <w:rFonts w:asciiTheme="minorHAnsi" w:eastAsiaTheme="minorEastAsia" w:hAnsiTheme="minorHAnsi" w:cstheme="minorBidi"/>
      <w:sz w:val="22"/>
      <w:szCs w:val="22"/>
      <w:lang w:eastAsia="en-US"/>
    </w:rPr>
  </w:style>
  <w:style w:type="paragraph" w:styleId="1">
    <w:name w:val="heading 1"/>
    <w:basedOn w:val="a"/>
    <w:next w:val="a"/>
    <w:autoRedefine/>
    <w:qFormat/>
    <w:pPr>
      <w:keepNext/>
      <w:keepLines/>
      <w:spacing w:before="340" w:after="330" w:line="576" w:lineRule="auto"/>
      <w:outlineLvl w:val="0"/>
    </w:pPr>
    <w:rPr>
      <w:b/>
      <w:kern w:val="44"/>
      <w:sz w:val="44"/>
    </w:rPr>
  </w:style>
  <w:style w:type="paragraph" w:styleId="2">
    <w:name w:val="heading 2"/>
    <w:basedOn w:val="a"/>
    <w:next w:val="a"/>
    <w:autoRedefine/>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autoRedefine/>
    <w:unhideWhenUsed/>
    <w:qFormat/>
    <w:pPr>
      <w:keepNext/>
      <w:keepLines/>
      <w:spacing w:before="260" w:after="260" w:line="413" w:lineRule="auto"/>
      <w:outlineLvl w:val="2"/>
    </w:pPr>
    <w:rPr>
      <w:b/>
      <w:sz w:val="32"/>
    </w:rPr>
  </w:style>
  <w:style w:type="paragraph" w:styleId="4">
    <w:name w:val="heading 4"/>
    <w:basedOn w:val="a"/>
    <w:next w:val="a"/>
    <w:autoRedefine/>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numPr>
        <w:ilvl w:val="4"/>
        <w:numId w:val="1"/>
      </w:numPr>
      <w:spacing w:line="360" w:lineRule="auto"/>
      <w:ind w:left="0" w:firstLine="0"/>
      <w:outlineLvl w:val="4"/>
    </w:pPr>
    <w:rPr>
      <w:rFonts w:ascii="Times New Roman" w:hAnsi="Times New Roman"/>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jc w:val="center"/>
    </w:pPr>
    <w:rPr>
      <w:rFonts w:eastAsia="黑体" w:cstheme="majorBidi"/>
      <w:sz w:val="20"/>
    </w:rPr>
  </w:style>
  <w:style w:type="paragraph" w:styleId="a4">
    <w:name w:val="annotation text"/>
    <w:basedOn w:val="a"/>
  </w:style>
  <w:style w:type="paragraph" w:styleId="a5">
    <w:name w:val="Body Text"/>
    <w:basedOn w:val="a"/>
    <w:next w:val="a6"/>
    <w:autoRedefine/>
    <w:uiPriority w:val="1"/>
    <w:qFormat/>
    <w:pPr>
      <w:ind w:left="122"/>
    </w:pPr>
    <w:rPr>
      <w:rFonts w:ascii="仿宋" w:eastAsia="仿宋" w:hAnsi="仿宋"/>
      <w:sz w:val="28"/>
      <w:szCs w:val="28"/>
    </w:rPr>
  </w:style>
  <w:style w:type="paragraph" w:styleId="a6">
    <w:name w:val="Quote"/>
    <w:basedOn w:val="a"/>
    <w:next w:val="a"/>
    <w:autoRedefine/>
    <w:qFormat/>
    <w:pPr>
      <w:widowControl/>
      <w:spacing w:after="200" w:line="276" w:lineRule="auto"/>
    </w:pPr>
    <w:rPr>
      <w:rFonts w:ascii="Cambria" w:hAnsi="Cambria"/>
      <w:i/>
      <w:iCs/>
    </w:rPr>
  </w:style>
  <w:style w:type="paragraph" w:styleId="40">
    <w:name w:val="index 4"/>
    <w:basedOn w:val="a"/>
    <w:next w:val="a"/>
    <w:qFormat/>
    <w:pPr>
      <w:widowControl/>
      <w:topLinePunct/>
      <w:snapToGrid w:val="0"/>
      <w:spacing w:before="160" w:after="160" w:line="360" w:lineRule="auto"/>
      <w:ind w:left="1260" w:firstLineChars="200" w:firstLine="200"/>
    </w:pPr>
    <w:rPr>
      <w:rFonts w:cs="Arial"/>
      <w:sz w:val="24"/>
      <w:szCs w:val="21"/>
    </w:rPr>
  </w:style>
  <w:style w:type="paragraph" w:styleId="TOC5">
    <w:name w:val="toc 5"/>
    <w:basedOn w:val="a"/>
    <w:next w:val="a"/>
    <w:uiPriority w:val="39"/>
    <w:unhideWhenUsed/>
    <w:qFormat/>
    <w:pPr>
      <w:ind w:leftChars="800" w:left="1680"/>
    </w:pPr>
  </w:style>
  <w:style w:type="paragraph" w:styleId="a7">
    <w:name w:val="footer"/>
    <w:basedOn w:val="a"/>
    <w:autoRedefine/>
    <w:qFormat/>
    <w:pPr>
      <w:tabs>
        <w:tab w:val="center" w:pos="4153"/>
        <w:tab w:val="right" w:pos="8306"/>
      </w:tabs>
      <w:snapToGrid w:val="0"/>
    </w:pPr>
    <w:rPr>
      <w:sz w:val="18"/>
    </w:rPr>
  </w:style>
  <w:style w:type="paragraph" w:styleId="a8">
    <w:name w:val="header"/>
    <w:basedOn w:val="a"/>
    <w:autoRedefine/>
    <w:qFormat/>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paragraph" w:styleId="TOC1">
    <w:name w:val="toc 1"/>
    <w:basedOn w:val="a"/>
    <w:next w:val="a"/>
    <w:autoRedefine/>
    <w:uiPriority w:val="39"/>
    <w:qFormat/>
  </w:style>
  <w:style w:type="paragraph" w:styleId="TOC2">
    <w:name w:val="toc 2"/>
    <w:basedOn w:val="a"/>
    <w:next w:val="a"/>
    <w:autoRedefine/>
    <w:uiPriority w:val="39"/>
    <w:qFormat/>
    <w:pPr>
      <w:ind w:leftChars="200" w:left="420"/>
    </w:pPr>
  </w:style>
  <w:style w:type="paragraph" w:styleId="a9">
    <w:name w:val="Normal (Web)"/>
    <w:basedOn w:val="a"/>
    <w:autoRedefine/>
    <w:qFormat/>
    <w:pPr>
      <w:spacing w:beforeAutospacing="1" w:afterAutospacing="1"/>
    </w:pPr>
    <w:rPr>
      <w:rFonts w:cs="Times New Roman"/>
      <w:sz w:val="24"/>
      <w:lang w:eastAsia="zh-CN"/>
    </w:rPr>
  </w:style>
  <w:style w:type="paragraph" w:styleId="aa">
    <w:name w:val="Body Text First Indent"/>
    <w:basedOn w:val="a5"/>
    <w:autoRedefine/>
    <w:uiPriority w:val="99"/>
    <w:unhideWhenUsed/>
    <w:qFormat/>
    <w:pPr>
      <w:ind w:firstLineChars="100" w:firstLine="420"/>
    </w:pPr>
  </w:style>
  <w:style w:type="table" w:styleId="ab">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引用1"/>
    <w:basedOn w:val="a"/>
    <w:next w:val="a"/>
    <w:autoRedefine/>
    <w:uiPriority w:val="99"/>
    <w:qFormat/>
    <w:pPr>
      <w:spacing w:before="200" w:after="160"/>
      <w:ind w:left="864" w:right="864"/>
      <w:jc w:val="center"/>
    </w:pPr>
    <w:rPr>
      <w:i/>
      <w:iCs/>
      <w:color w:val="3F3F3F"/>
    </w:rPr>
  </w:style>
  <w:style w:type="paragraph" w:customStyle="1" w:styleId="TableParagraph">
    <w:name w:val="Table Paragraph"/>
    <w:basedOn w:val="a"/>
    <w:autoRedefine/>
    <w:uiPriority w:val="1"/>
    <w:qFormat/>
  </w:style>
  <w:style w:type="table" w:customStyle="1" w:styleId="TableNormal">
    <w:name w:val="Table Normal"/>
    <w:autoRedefine/>
    <w:semiHidden/>
    <w:unhideWhenUsed/>
    <w:qFormat/>
    <w:tblPr>
      <w:tblCellMar>
        <w:top w:w="0" w:type="dxa"/>
        <w:left w:w="0" w:type="dxa"/>
        <w:bottom w:w="0" w:type="dxa"/>
        <w:right w:w="0" w:type="dxa"/>
      </w:tblCellMar>
    </w:tblPr>
  </w:style>
  <w:style w:type="paragraph" w:styleId="ac">
    <w:name w:val="List Paragraph"/>
    <w:basedOn w:val="a"/>
    <w:autoRedefine/>
    <w:uiPriority w:val="99"/>
    <w:qFormat/>
    <w:pPr>
      <w:ind w:firstLineChars="200" w:firstLine="420"/>
    </w:pPr>
  </w:style>
  <w:style w:type="paragraph" w:customStyle="1" w:styleId="WPSOffice1">
    <w:name w:val="WPSOffice手动目录 1"/>
    <w:autoRedefine/>
    <w:qFormat/>
  </w:style>
  <w:style w:type="paragraph" w:customStyle="1" w:styleId="WPSOffice2">
    <w:name w:val="WPSOffice手动目录 2"/>
    <w:autoRedefine/>
    <w:qFormat/>
    <w:pPr>
      <w:ind w:leftChars="200" w:left="200"/>
    </w:pPr>
  </w:style>
  <w:style w:type="paragraph" w:customStyle="1" w:styleId="Normalf02f04fb">
    <w:name w:val="Normalf02f04fb"/>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ListParagraph347766b5">
    <w:name w:val="List Paragraph347766b5"/>
    <w:basedOn w:val="Normalf02f04fb"/>
    <w:autoRedefine/>
    <w:uiPriority w:val="34"/>
    <w:qFormat/>
    <w:pPr>
      <w:ind w:firstLine="420"/>
    </w:pPr>
  </w:style>
  <w:style w:type="paragraph" w:customStyle="1" w:styleId="DAH-">
    <w:name w:val="_DAH-正文"/>
    <w:basedOn w:val="a"/>
    <w:autoRedefine/>
    <w:qFormat/>
  </w:style>
  <w:style w:type="paragraph" w:customStyle="1" w:styleId="Normal1303ced1">
    <w:name w:val="Normal1303ced1"/>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Normal158b0944">
    <w:name w:val="Normal158b0944"/>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Normalbe11a1a4">
    <w:name w:val="Normalbe11a1a4"/>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Normal3f050afc">
    <w:name w:val="Normal3f050afc"/>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caption0182c704">
    <w:name w:val="caption0182c704"/>
    <w:basedOn w:val="Normalbe11a1a4"/>
    <w:next w:val="a"/>
    <w:autoRedefine/>
    <w:uiPriority w:val="35"/>
    <w:unhideWhenUsed/>
    <w:qFormat/>
    <w:pPr>
      <w:spacing w:line="240" w:lineRule="auto"/>
      <w:ind w:firstLineChars="0" w:firstLine="0"/>
      <w:jc w:val="center"/>
    </w:pPr>
    <w:rPr>
      <w:rFonts w:eastAsia="黑体" w:cstheme="majorBidi"/>
      <w:sz w:val="20"/>
    </w:rPr>
  </w:style>
  <w:style w:type="paragraph" w:customStyle="1" w:styleId="-ed9af0e5">
    <w:name w:val="密-表格正文ed9af0e5"/>
    <w:basedOn w:val="-3aaabe81"/>
    <w:autoRedefine/>
    <w:qFormat/>
    <w:pPr>
      <w:spacing w:line="240" w:lineRule="auto"/>
      <w:jc w:val="center"/>
    </w:pPr>
    <w:rPr>
      <w:sz w:val="24"/>
    </w:rPr>
  </w:style>
  <w:style w:type="paragraph" w:customStyle="1" w:styleId="-3aaabe81">
    <w:name w:val="密-无缩进正文3aaabe81"/>
    <w:basedOn w:val="Normalbe11a1a4"/>
    <w:autoRedefine/>
    <w:qFormat/>
    <w:pPr>
      <w:ind w:firstLineChars="0" w:firstLine="0"/>
    </w:pPr>
  </w:style>
  <w:style w:type="table" w:customStyle="1" w:styleId="TableGrid6f65ee42">
    <w:name w:val="Table Grid6f65ee42"/>
    <w:basedOn w:val="NormalTable9f6a1abf"/>
    <w:autoRedefin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e9f6a1abf">
    <w:name w:val="Normal Table9f6a1abf"/>
    <w:autoRedefine/>
    <w:uiPriority w:val="99"/>
    <w:semiHidden/>
    <w:unhideWhenUsed/>
    <w:qFormat/>
    <w:tblPr>
      <w:tblCellMar>
        <w:top w:w="0" w:type="dxa"/>
        <w:left w:w="108" w:type="dxa"/>
        <w:bottom w:w="0" w:type="dxa"/>
        <w:right w:w="108" w:type="dxa"/>
      </w:tblCellMar>
    </w:tblPr>
  </w:style>
  <w:style w:type="paragraph" w:customStyle="1" w:styleId="ListParagraphec02e1fb">
    <w:name w:val="List Paragraphec02e1fb"/>
    <w:basedOn w:val="Normal158b0944"/>
    <w:autoRedefine/>
    <w:uiPriority w:val="34"/>
    <w:qFormat/>
    <w:pPr>
      <w:ind w:firstLine="420"/>
    </w:pPr>
  </w:style>
  <w:style w:type="paragraph" w:customStyle="1" w:styleId="-d2369412">
    <w:name w:val="密-表格正文d2369412"/>
    <w:basedOn w:val="-c4369f18"/>
    <w:qFormat/>
    <w:pPr>
      <w:spacing w:line="240" w:lineRule="auto"/>
      <w:jc w:val="center"/>
    </w:pPr>
    <w:rPr>
      <w:sz w:val="24"/>
    </w:rPr>
  </w:style>
  <w:style w:type="paragraph" w:customStyle="1" w:styleId="-c4369f18">
    <w:name w:val="密-无缩进正文c4369f18"/>
    <w:basedOn w:val="Normal158b0944"/>
    <w:autoRedefine/>
    <w:qFormat/>
    <w:pPr>
      <w:ind w:firstLineChars="0" w:firstLine="0"/>
    </w:pPr>
  </w:style>
  <w:style w:type="table" w:customStyle="1" w:styleId="-1a9a1e6d5">
    <w:name w:val="密-表格样式1a9a1e6d5"/>
    <w:basedOn w:val="NormalTable156b1837"/>
    <w:autoRedefine/>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NormalTable156b1837">
    <w:name w:val="Normal Table156b1837"/>
    <w:autoRedefine/>
    <w:uiPriority w:val="99"/>
    <w:semiHidden/>
    <w:unhideWhenUsed/>
    <w:qFormat/>
    <w:tblPr>
      <w:tblCellMar>
        <w:top w:w="0" w:type="dxa"/>
        <w:left w:w="108" w:type="dxa"/>
        <w:bottom w:w="0" w:type="dxa"/>
        <w:right w:w="108" w:type="dxa"/>
      </w:tblCellMar>
    </w:tblPr>
  </w:style>
  <w:style w:type="paragraph" w:customStyle="1" w:styleId="Normalb47930c7">
    <w:name w:val="Normalb47930c7"/>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table" w:customStyle="1" w:styleId="-1">
    <w:name w:val="密-表格样式1"/>
    <w:basedOn w:val="a1"/>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Normalea291ad1">
    <w:name w:val="Normalea291ad1"/>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06c962a4">
    <w:name w:val="密-表格正文06c962a4"/>
    <w:basedOn w:val="-55516db3"/>
    <w:autoRedefine/>
    <w:qFormat/>
    <w:pPr>
      <w:spacing w:line="240" w:lineRule="auto"/>
      <w:jc w:val="center"/>
    </w:pPr>
    <w:rPr>
      <w:sz w:val="24"/>
    </w:rPr>
  </w:style>
  <w:style w:type="paragraph" w:customStyle="1" w:styleId="-55516db3">
    <w:name w:val="密-无缩进正文55516db3"/>
    <w:basedOn w:val="Normalea291ad1"/>
    <w:autoRedefine/>
    <w:qFormat/>
    <w:pPr>
      <w:ind w:firstLineChars="0" w:firstLine="0"/>
    </w:pPr>
  </w:style>
  <w:style w:type="table" w:customStyle="1" w:styleId="-1630762c5">
    <w:name w:val="密-表格样式1630762c5"/>
    <w:basedOn w:val="NormalTable618321fd"/>
    <w:autoRedefine/>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NormalTable618321fd">
    <w:name w:val="Normal Table618321fd"/>
    <w:autoRedefine/>
    <w:uiPriority w:val="99"/>
    <w:semiHidden/>
    <w:unhideWhenUsed/>
    <w:qFormat/>
    <w:tblPr>
      <w:tblCellMar>
        <w:top w:w="0" w:type="dxa"/>
        <w:left w:w="108" w:type="dxa"/>
        <w:bottom w:w="0" w:type="dxa"/>
        <w:right w:w="108" w:type="dxa"/>
      </w:tblCellMar>
    </w:tblPr>
  </w:style>
  <w:style w:type="paragraph" w:customStyle="1" w:styleId="Normalcedf08e8">
    <w:name w:val="Normalcedf08e8"/>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caption18cc8b25">
    <w:name w:val="caption18cc8b25"/>
    <w:basedOn w:val="Normalcedf08e8"/>
    <w:next w:val="a"/>
    <w:autoRedefine/>
    <w:uiPriority w:val="35"/>
    <w:unhideWhenUsed/>
    <w:qFormat/>
    <w:pPr>
      <w:spacing w:line="240" w:lineRule="auto"/>
      <w:ind w:firstLineChars="0" w:firstLine="0"/>
      <w:jc w:val="center"/>
    </w:pPr>
    <w:rPr>
      <w:rFonts w:eastAsia="黑体" w:cstheme="majorBidi"/>
      <w:sz w:val="20"/>
    </w:rPr>
  </w:style>
  <w:style w:type="paragraph" w:customStyle="1" w:styleId="-a00228b5">
    <w:name w:val="密-表格正文a00228b5"/>
    <w:basedOn w:val="-d23c96d5"/>
    <w:autoRedefine/>
    <w:qFormat/>
    <w:pPr>
      <w:spacing w:line="240" w:lineRule="auto"/>
      <w:jc w:val="center"/>
    </w:pPr>
    <w:rPr>
      <w:sz w:val="24"/>
    </w:rPr>
  </w:style>
  <w:style w:type="paragraph" w:customStyle="1" w:styleId="-d23c96d5">
    <w:name w:val="密-无缩进正文d23c96d5"/>
    <w:basedOn w:val="Normalcedf08e8"/>
    <w:autoRedefine/>
    <w:qFormat/>
    <w:pPr>
      <w:ind w:firstLineChars="0" w:firstLine="0"/>
    </w:pPr>
  </w:style>
  <w:style w:type="table" w:customStyle="1" w:styleId="TableGrid7dd33454">
    <w:name w:val="Table Grid7dd33454"/>
    <w:basedOn w:val="NormalTable0111bb42"/>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e0111bb42">
    <w:name w:val="Normal Table0111bb42"/>
    <w:autoRedefine/>
    <w:uiPriority w:val="99"/>
    <w:semiHidden/>
    <w:unhideWhenUsed/>
    <w:qFormat/>
    <w:tblPr>
      <w:tblCellMar>
        <w:top w:w="0" w:type="dxa"/>
        <w:left w:w="108" w:type="dxa"/>
        <w:bottom w:w="0" w:type="dxa"/>
        <w:right w:w="108" w:type="dxa"/>
      </w:tblCellMar>
    </w:tblPr>
  </w:style>
  <w:style w:type="character" w:styleId="ad">
    <w:name w:val="Hyperlink"/>
    <w:basedOn w:val="a0"/>
    <w:uiPriority w:val="99"/>
    <w:unhideWhenUsed/>
    <w:rsid w:val="00F57416"/>
    <w:rPr>
      <w:color w:val="0026E5" w:themeColor="hyperlink"/>
      <w:u w:val="single"/>
    </w:rPr>
  </w:style>
  <w:style w:type="paragraph" w:styleId="227d0d09">
    <w:name w:val="Normal227d0d09"/>
    <w:autoRedefine/>
    <w:uiPriority w:val="1"/>
    <w:qFormat/>
    <w:rsid w:val="007B10A1"/>
    <w:pPr>
      <w:widowControl w:val="0"/>
    </w:pPr>
    <w:rPr>
      <w:rFonts w:asciiTheme="minorHAnsi" w:eastAsiaTheme="minorEastAsia" w:hAnsiTheme="minorHAnsi" w:cstheme="minorBidi"/>
      <w:sz w:val="22"/>
      <w:szCs w:val="22"/>
      <w:lang w:eastAsia="en-US"/>
    </w:rPr>
  </w:style>
  <w:style w:type="paragraph" w:styleId="0887aa7d">
    <w:name w:val="heading 10887aa7d"/>
    <w:basedOn w:val="227d0d09"/>
    <w:next w:val="a"/>
    <w:autoRedefine/>
    <w:qFormat/>
    <w:pPr>
      <w:keepNext/>
      <w:keepLines/>
      <w:spacing w:before="340" w:after="330" w:line="576" w:lineRule="auto"/>
      <w:outlineLvl w:val="0"/>
    </w:pPr>
    <w:rPr>
      <w:b/>
      <w:kern w:val="44"/>
      <w:sz w:val="44"/>
    </w:rPr>
  </w:style>
  <w:style w:type="paragraph" w:styleId="deb7458d">
    <w:name w:val="heading 2deb7458d"/>
    <w:basedOn w:val="227d0d09"/>
    <w:next w:val="a"/>
    <w:autoRedefine/>
    <w:unhideWhenUsed/>
    <w:qFormat/>
    <w:pPr>
      <w:keepNext/>
      <w:keepLines/>
      <w:spacing w:before="260" w:after="260" w:line="413" w:lineRule="auto"/>
      <w:outlineLvl w:val="1"/>
    </w:pPr>
    <w:rPr>
      <w:rFonts w:ascii="Arial" w:eastAsia="黑体" w:hAnsi="Arial"/>
      <w:b/>
      <w:sz w:val="32"/>
    </w:rPr>
  </w:style>
  <w:style w:type="paragraph" w:styleId="f2e63c4f">
    <w:name w:val="heading 3f2e63c4f"/>
    <w:basedOn w:val="227d0d09"/>
    <w:next w:val="a"/>
    <w:autoRedefine/>
    <w:unhideWhenUsed/>
    <w:qFormat/>
    <w:pPr>
      <w:keepNext/>
      <w:keepLines/>
      <w:spacing w:before="260" w:after="260" w:line="413" w:lineRule="auto"/>
      <w:outlineLvl w:val="2"/>
    </w:pPr>
    <w:rPr>
      <w:b/>
      <w:sz w:val="32"/>
    </w:rPr>
  </w:style>
  <w:style w:type="paragraph" w:styleId="ddede443">
    <w:name w:val="heading 4ddede443"/>
    <w:basedOn w:val="227d0d09"/>
    <w:next w:val="a"/>
    <w:autoRedefine/>
    <w:unhideWhenUsed/>
    <w:qFormat/>
    <w:pPr>
      <w:keepNext/>
      <w:keepLines/>
      <w:spacing w:before="280" w:after="290" w:line="372" w:lineRule="auto"/>
      <w:outlineLvl w:val="3"/>
    </w:pPr>
    <w:rPr>
      <w:rFonts w:ascii="Arial" w:eastAsia="黑体" w:hAnsi="Arial"/>
      <w:b/>
      <w:sz w:val="28"/>
    </w:rPr>
  </w:style>
  <w:style w:type="paragraph" w:styleId="96030c46">
    <w:name w:val="heading 596030c46"/>
    <w:basedOn w:val="227d0d09"/>
    <w:next w:val="a"/>
    <w:unhideWhenUsed/>
    <w:qFormat/>
    <w:pPr>
      <w:keepNext/>
      <w:keepLines/>
      <w:numPr>
        <w:ilvl w:val="4"/>
        <w:numId w:val="1"/>
      </w:numPr>
      <w:spacing w:line="360" w:lineRule="auto"/>
      <w:ind w:left="0" w:firstLine="0"/>
      <w:outlineLvl w:val="4"/>
    </w:pPr>
    <w:rPr>
      <w:rFonts w:ascii="Times New Roman" w:hAnsi="Times New Roman"/>
      <w:b/>
    </w:rPr>
  </w:style>
  <w:style w:type="character" w:styleId="050eb56d">
    <w:name w:val="Default Paragraph Font050eb56d"/>
    <w:uiPriority w:val="1"/>
    <w:semiHidden/>
    <w:unhideWhenUsed/>
  </w:style>
  <w:style w:type="table" w:styleId="371337d0">
    <w:name w:val="Normal Table371337d0"/>
    <w:uiPriority w:val="99"/>
    <w:semiHidden/>
    <w:unhideWhenUsed/>
    <w:tblPr>
      <w:tblInd w:w="0" w:type="dxa"/>
      <w:tblCellMar>
        <w:top w:w="0" w:type="dxa"/>
        <w:left w:w="108" w:type="dxa"/>
        <w:bottom w:w="0" w:type="dxa"/>
        <w:right w:w="108" w:type="dxa"/>
      </w:tblCellMar>
    </w:tblPr>
  </w:style>
  <w:style w:type="numbering" w:styleId="5b03cbfb">
    <w:name w:val="No List5b03cbfb"/>
    <w:uiPriority w:val="99"/>
    <w:semiHidden/>
    <w:unhideWhenUsed/>
  </w:style>
  <w:style w:type="paragraph" w:styleId="7f45c0c7">
    <w:name w:val="caption7f45c0c7"/>
    <w:basedOn w:val="227d0d09"/>
    <w:next w:val="a"/>
    <w:uiPriority w:val="35"/>
    <w:unhideWhenUsed/>
    <w:qFormat/>
    <w:pPr>
      <w:jc w:val="center"/>
    </w:pPr>
    <w:rPr>
      <w:rFonts w:eastAsia="黑体" w:cstheme="majorBidi"/>
      <w:sz w:val="20"/>
    </w:rPr>
  </w:style>
  <w:style w:type="paragraph" w:styleId="3c4b7522">
    <w:name w:val="annotation text3c4b7522"/>
    <w:basedOn w:val="227d0d09"/>
  </w:style>
  <w:style w:type="paragraph" w:styleId="a0107579">
    <w:name w:val="Body Texta0107579"/>
    <w:basedOn w:val="227d0d09"/>
    <w:next w:val="a6"/>
    <w:autoRedefine/>
    <w:uiPriority w:val="1"/>
    <w:qFormat/>
    <w:pPr>
      <w:ind w:left="122"/>
    </w:pPr>
    <w:rPr>
      <w:rFonts w:ascii="仿宋" w:eastAsia="仿宋" w:hAnsi="仿宋"/>
      <w:sz w:val="28"/>
      <w:szCs w:val="28"/>
    </w:rPr>
  </w:style>
  <w:style w:type="paragraph" w:styleId="f081dade">
    <w:name w:val="Quotef081dade"/>
    <w:basedOn w:val="227d0d09"/>
    <w:next w:val="a"/>
    <w:autoRedefine/>
    <w:qFormat/>
    <w:pPr>
      <w:widowControl/>
      <w:spacing w:after="200" w:line="276" w:lineRule="auto"/>
    </w:pPr>
    <w:rPr>
      <w:rFonts w:ascii="Cambria" w:hAnsi="Cambria"/>
      <w:i/>
      <w:iCs/>
    </w:rPr>
  </w:style>
  <w:style w:type="paragraph" w:styleId="82f4a7f0">
    <w:name w:val="index 482f4a7f0"/>
    <w:basedOn w:val="227d0d09"/>
    <w:next w:val="a"/>
    <w:qFormat/>
    <w:pPr>
      <w:widowControl/>
      <w:topLinePunct/>
      <w:snapToGrid w:val="0"/>
      <w:spacing w:before="160" w:after="160" w:line="360" w:lineRule="auto"/>
      <w:ind w:left="1260" w:firstLineChars="200" w:firstLine="200"/>
    </w:pPr>
    <w:rPr>
      <w:rFonts w:cs="Arial"/>
      <w:sz w:val="24"/>
      <w:szCs w:val="21"/>
    </w:rPr>
  </w:style>
  <w:style w:type="paragraph" w:styleId="4281086a">
    <w:name w:val="toc 54281086a"/>
    <w:basedOn w:val="227d0d09"/>
    <w:next w:val="a"/>
    <w:uiPriority w:val="39"/>
    <w:unhideWhenUsed/>
    <w:qFormat/>
    <w:pPr>
      <w:ind w:leftChars="800" w:left="1680"/>
    </w:pPr>
  </w:style>
  <w:style w:type="paragraph" w:styleId="6ce56287">
    <w:name w:val="footer6ce56287"/>
    <w:basedOn w:val="227d0d09"/>
    <w:autoRedefine/>
    <w:qFormat/>
    <w:pPr>
      <w:tabs>
        <w:tab w:val="center" w:pos="4153"/>
        <w:tab w:val="right" w:pos="8306"/>
      </w:tabs>
      <w:snapToGrid w:val="0"/>
    </w:pPr>
    <w:rPr>
      <w:sz w:val="18"/>
    </w:rPr>
  </w:style>
  <w:style w:type="paragraph" w:styleId="5e55326c">
    <w:name w:val="header5e55326c"/>
    <w:basedOn w:val="227d0d09"/>
    <w:autoRedefine/>
    <w:qFormat/>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paragraph" w:styleId="3b648093">
    <w:name w:val="toc 13b648093"/>
    <w:basedOn w:val="227d0d09"/>
    <w:next w:val="a"/>
    <w:autoRedefine/>
    <w:uiPriority w:val="39"/>
    <w:qFormat/>
  </w:style>
  <w:style w:type="paragraph" w:styleId="803202eb">
    <w:name w:val="toc 2803202eb"/>
    <w:basedOn w:val="227d0d09"/>
    <w:next w:val="a"/>
    <w:autoRedefine/>
    <w:uiPriority w:val="39"/>
    <w:qFormat/>
    <w:pPr>
      <w:ind w:leftChars="200" w:left="420"/>
    </w:pPr>
  </w:style>
  <w:style w:type="paragraph" w:styleId="7023b236">
    <w:name w:val="Normal (Web)7023b236"/>
    <w:basedOn w:val="227d0d09"/>
    <w:autoRedefine/>
    <w:qFormat/>
    <w:pPr>
      <w:spacing w:beforeAutospacing="1" w:afterAutospacing="1"/>
    </w:pPr>
    <w:rPr>
      <w:rFonts w:cs="Times New Roman"/>
      <w:sz w:val="24"/>
      <w:lang w:eastAsia="zh-CN"/>
    </w:rPr>
  </w:style>
  <w:style w:type="paragraph" w:styleId="487590c4">
    <w:name w:val="Body Text First Indent487590c4"/>
    <w:basedOn w:val="a0107579"/>
    <w:autoRedefine/>
    <w:uiPriority w:val="99"/>
    <w:unhideWhenUsed/>
    <w:qFormat/>
    <w:pPr>
      <w:ind w:firstLineChars="100" w:firstLine="420"/>
    </w:pPr>
  </w:style>
  <w:style w:type="table" w:styleId="c00fe6ad">
    <w:name w:val="Table Gridc00fe6ad"/>
    <w:basedOn w:val="371337d0"/>
    <w:autoRedefine/>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d366d8">
    <w:name w:val="引用1acd366d8"/>
    <w:basedOn w:val="227d0d09"/>
    <w:next w:val="a"/>
    <w:autoRedefine/>
    <w:uiPriority w:val="99"/>
    <w:qFormat/>
    <w:pPr>
      <w:spacing w:before="200" w:after="160"/>
      <w:ind w:left="864" w:right="864"/>
      <w:jc w:val="center"/>
    </w:pPr>
    <w:rPr>
      <w:i/>
      <w:iCs/>
      <w:color w:val="3F3F3F"/>
    </w:rPr>
  </w:style>
  <w:style w:type="paragraph" w:customStyle="1" w:styleId="29a9ea35">
    <w:name w:val="Table Paragraph29a9ea35"/>
    <w:basedOn w:val="227d0d09"/>
    <w:autoRedefine/>
    <w:uiPriority w:val="1"/>
    <w:qFormat/>
  </w:style>
  <w:style w:type="table" w:customStyle="1" w:styleId="112acb5a">
    <w:name w:val="Table Normal112acb5a"/>
    <w:autoRedefine/>
    <w:semiHidden/>
    <w:unhideWhenUsed/>
    <w:qFormat/>
    <w:tblPr>
      <w:tblCellMar>
        <w:top w:w="0" w:type="dxa"/>
        <w:left w:w="0" w:type="dxa"/>
        <w:bottom w:w="0" w:type="dxa"/>
        <w:right w:w="0" w:type="dxa"/>
      </w:tblCellMar>
    </w:tblPr>
  </w:style>
  <w:style w:type="paragraph" w:styleId="a7d7780e">
    <w:name w:val="List Paragrapha7d7780e"/>
    <w:basedOn w:val="227d0d09"/>
    <w:autoRedefine/>
    <w:uiPriority w:val="99"/>
    <w:qFormat/>
    <w:pPr>
      <w:ind w:firstLineChars="200" w:firstLine="420"/>
    </w:pPr>
  </w:style>
  <w:style w:type="paragraph" w:customStyle="1" w:styleId="d57d89e0">
    <w:name w:val="WPSOffice手动目录 1d57d89e0"/>
    <w:autoRedefine/>
    <w:qFormat/>
  </w:style>
  <w:style w:type="paragraph" w:customStyle="1" w:styleId="17167faa">
    <w:name w:val="WPSOffice手动目录 217167faa"/>
    <w:autoRedefine/>
    <w:qFormat/>
    <w:pPr>
      <w:ind w:leftChars="200" w:left="200"/>
    </w:pPr>
  </w:style>
  <w:style w:type="paragraph" w:customStyle="1" w:styleId="d8cf3e75">
    <w:name w:val="Normalf02f04fbd8cf3e75"/>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bdd6021f">
    <w:name w:val="List Paragraph347766b5bdd6021f"/>
    <w:basedOn w:val="d8cf3e75"/>
    <w:autoRedefine/>
    <w:uiPriority w:val="34"/>
    <w:qFormat/>
    <w:pPr>
      <w:ind w:firstLine="420"/>
    </w:pPr>
  </w:style>
  <w:style w:type="paragraph" w:customStyle="1" w:styleId="40145885">
    <w:name w:val="_DAH-正文40145885"/>
    <w:basedOn w:val="227d0d09"/>
    <w:autoRedefine/>
    <w:qFormat/>
  </w:style>
  <w:style w:type="paragraph" w:customStyle="1" w:styleId="773b3714">
    <w:name w:val="Normal1303ced1773b3714"/>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35051487">
    <w:name w:val="Normal158b094435051487"/>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1b177da3">
    <w:name w:val="Normalbe11a1a41b177da3"/>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e6c267bb">
    <w:name w:val="Normal3f050afce6c267bb"/>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039a041b">
    <w:name w:val="caption0182c704039a041b"/>
    <w:basedOn w:val="1b177da3"/>
    <w:next w:val="a"/>
    <w:autoRedefine/>
    <w:uiPriority w:val="35"/>
    <w:unhideWhenUsed/>
    <w:qFormat/>
    <w:pPr>
      <w:spacing w:line="240" w:lineRule="auto"/>
      <w:ind w:firstLineChars="0" w:firstLine="0"/>
      <w:jc w:val="center"/>
    </w:pPr>
    <w:rPr>
      <w:rFonts w:eastAsia="黑体" w:cstheme="majorBidi"/>
      <w:sz w:val="20"/>
    </w:rPr>
  </w:style>
  <w:style w:type="paragraph" w:customStyle="1" w:styleId="c93431ba">
    <w:name w:val="密-表格正文ed9af0e5c93431ba"/>
    <w:basedOn w:val="-3aaabe81"/>
    <w:autoRedefine/>
    <w:qFormat/>
    <w:pPr>
      <w:spacing w:line="240" w:lineRule="auto"/>
      <w:jc w:val="center"/>
    </w:pPr>
    <w:rPr>
      <w:sz w:val="24"/>
    </w:rPr>
  </w:style>
  <w:style w:type="paragraph" w:customStyle="1" w:styleId="cb98ac42">
    <w:name w:val="密-无缩进正文3aaabe81cb98ac42"/>
    <w:basedOn w:val="1b177da3"/>
    <w:autoRedefine/>
    <w:qFormat/>
    <w:pPr>
      <w:ind w:firstLineChars="0" w:firstLine="0"/>
    </w:pPr>
  </w:style>
  <w:style w:type="table" w:customStyle="1" w:styleId="0a2b4a48">
    <w:name w:val="Table Grid6f65ee420a2b4a48"/>
    <w:basedOn w:val="NormalTable9f6a1abf"/>
    <w:autoRedefin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994850">
    <w:name w:val="Normal Table9f6a1abf28994850"/>
    <w:autoRedefine/>
    <w:uiPriority w:val="99"/>
    <w:semiHidden/>
    <w:unhideWhenUsed/>
    <w:qFormat/>
    <w:tblPr>
      <w:tblCellMar>
        <w:top w:w="0" w:type="dxa"/>
        <w:left w:w="108" w:type="dxa"/>
        <w:bottom w:w="0" w:type="dxa"/>
        <w:right w:w="108" w:type="dxa"/>
      </w:tblCellMar>
    </w:tblPr>
  </w:style>
  <w:style w:type="paragraph" w:customStyle="1" w:styleId="07291db8">
    <w:name w:val="List Paragraphec02e1fb07291db8"/>
    <w:basedOn w:val="35051487"/>
    <w:autoRedefine/>
    <w:uiPriority w:val="34"/>
    <w:qFormat/>
    <w:pPr>
      <w:ind w:firstLine="420"/>
    </w:pPr>
  </w:style>
  <w:style w:type="paragraph" w:customStyle="1" w:styleId="47a0aa26">
    <w:name w:val="密-表格正文d236941247a0aa26"/>
    <w:basedOn w:val="-c4369f18"/>
    <w:qFormat/>
    <w:pPr>
      <w:spacing w:line="240" w:lineRule="auto"/>
      <w:jc w:val="center"/>
    </w:pPr>
    <w:rPr>
      <w:sz w:val="24"/>
    </w:rPr>
  </w:style>
  <w:style w:type="paragraph" w:customStyle="1" w:styleId="7535564f">
    <w:name w:val="密-无缩进正文c4369f187535564f"/>
    <w:basedOn w:val="35051487"/>
    <w:autoRedefine/>
    <w:qFormat/>
    <w:pPr>
      <w:ind w:firstLineChars="0" w:firstLine="0"/>
    </w:pPr>
  </w:style>
  <w:style w:type="table" w:customStyle="1" w:styleId="f3cd032c">
    <w:name w:val="密-表格样式1a9a1e6d5f3cd032c"/>
    <w:basedOn w:val="NormalTable156b1837"/>
    <w:autoRedefine/>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229e854b">
    <w:name w:val="Normal Table156b1837229e854b"/>
    <w:autoRedefine/>
    <w:uiPriority w:val="99"/>
    <w:semiHidden/>
    <w:unhideWhenUsed/>
    <w:qFormat/>
    <w:tblPr>
      <w:tblCellMar>
        <w:top w:w="0" w:type="dxa"/>
        <w:left w:w="108" w:type="dxa"/>
        <w:bottom w:w="0" w:type="dxa"/>
        <w:right w:w="108" w:type="dxa"/>
      </w:tblCellMar>
    </w:tblPr>
  </w:style>
  <w:style w:type="paragraph" w:customStyle="1" w:styleId="3f2b5a64">
    <w:name w:val="Normalb47930c73f2b5a64"/>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table" w:customStyle="1" w:styleId="b984a030">
    <w:name w:val="密-表格样式1b984a030"/>
    <w:basedOn w:val="371337d0"/>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98bf7ca1">
    <w:name w:val="Normalea291ad198bf7ca1"/>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b1d5f3ff">
    <w:name w:val="密-表格正文06c962a4b1d5f3ff"/>
    <w:basedOn w:val="-55516db3"/>
    <w:autoRedefine/>
    <w:qFormat/>
    <w:pPr>
      <w:spacing w:line="240" w:lineRule="auto"/>
      <w:jc w:val="center"/>
    </w:pPr>
    <w:rPr>
      <w:sz w:val="24"/>
    </w:rPr>
  </w:style>
  <w:style w:type="paragraph" w:customStyle="1" w:styleId="32b951c8">
    <w:name w:val="密-无缩进正文55516db332b951c8"/>
    <w:basedOn w:val="98bf7ca1"/>
    <w:autoRedefine/>
    <w:qFormat/>
    <w:pPr>
      <w:ind w:firstLineChars="0" w:firstLine="0"/>
    </w:pPr>
  </w:style>
  <w:style w:type="table" w:customStyle="1" w:styleId="51ebfd3f">
    <w:name w:val="密-表格样式1630762c551ebfd3f"/>
    <w:basedOn w:val="NormalTable618321fd"/>
    <w:autoRedefine/>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6208e507">
    <w:name w:val="Normal Table618321fd6208e507"/>
    <w:autoRedefine/>
    <w:uiPriority w:val="99"/>
    <w:semiHidden/>
    <w:unhideWhenUsed/>
    <w:qFormat/>
    <w:tblPr>
      <w:tblCellMar>
        <w:top w:w="0" w:type="dxa"/>
        <w:left w:w="108" w:type="dxa"/>
        <w:bottom w:w="0" w:type="dxa"/>
        <w:right w:w="108" w:type="dxa"/>
      </w:tblCellMar>
    </w:tblPr>
  </w:style>
  <w:style w:type="paragraph" w:customStyle="1" w:styleId="e9fc9bb9">
    <w:name w:val="Normalcedf08e8e9fc9bb9"/>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392bf2a9">
    <w:name w:val="caption18cc8b25392bf2a9"/>
    <w:basedOn w:val="e9fc9bb9"/>
    <w:next w:val="a"/>
    <w:autoRedefine/>
    <w:uiPriority w:val="35"/>
    <w:unhideWhenUsed/>
    <w:qFormat/>
    <w:pPr>
      <w:spacing w:line="240" w:lineRule="auto"/>
      <w:ind w:firstLineChars="0" w:firstLine="0"/>
      <w:jc w:val="center"/>
    </w:pPr>
    <w:rPr>
      <w:rFonts w:eastAsia="黑体" w:cstheme="majorBidi"/>
      <w:sz w:val="20"/>
    </w:rPr>
  </w:style>
  <w:style w:type="paragraph" w:customStyle="1" w:styleId="acaad420">
    <w:name w:val="密-表格正文a00228b5acaad420"/>
    <w:basedOn w:val="-d23c96d5"/>
    <w:autoRedefine/>
    <w:qFormat/>
    <w:pPr>
      <w:spacing w:line="240" w:lineRule="auto"/>
      <w:jc w:val="center"/>
    </w:pPr>
    <w:rPr>
      <w:sz w:val="24"/>
    </w:rPr>
  </w:style>
  <w:style w:type="paragraph" w:customStyle="1" w:styleId="688796a6">
    <w:name w:val="密-无缩进正文d23c96d5688796a6"/>
    <w:basedOn w:val="e9fc9bb9"/>
    <w:autoRedefine/>
    <w:qFormat/>
    <w:pPr>
      <w:ind w:firstLineChars="0" w:firstLine="0"/>
    </w:pPr>
  </w:style>
  <w:style w:type="table" w:customStyle="1" w:styleId="cd8e7e18">
    <w:name w:val="Table Grid7dd33454cd8e7e18"/>
    <w:basedOn w:val="NormalTable0111bb42"/>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56c7ec8">
    <w:name w:val="Normal Table0111bb42956c7ec8"/>
    <w:autoRedefine/>
    <w:uiPriority w:val="99"/>
    <w:semiHidden/>
    <w:unhideWhenUsed/>
    <w:qFormat/>
    <w:tblPr>
      <w:tblCellMar>
        <w:top w:w="0" w:type="dxa"/>
        <w:left w:w="108" w:type="dxa"/>
        <w:bottom w:w="0" w:type="dxa"/>
        <w:right w:w="108" w:type="dxa"/>
      </w:tblCellMar>
    </w:tblPr>
  </w:style>
  <w:style w:type="character" w:styleId="372a2fd7">
    <w:name w:val="Hyperlink372a2fd7"/>
    <w:basedOn w:val="050eb56d"/>
    <w:uiPriority w:val="99"/>
    <w:unhideWhenUsed/>
    <w:rsid w:val="00F57416"/>
    <w:rPr>
      <w:color w:val="0026E5" w:themeColor="hyperlink"/>
      <w:u w:val="single"/>
    </w:rPr>
  </w:style>
  <w:style w:type="paragraph" w:customStyle="1" w:styleId="-">
    <w:name w:val="密-表格正文-"/>
    <w:basedOn w:val="227d0d09"/>
    <w:link w:val="-0"/>
    <w:qFormat/>
    <w:rsid w:val="00AE69D5"/>
    <w:pPr>
      <w:autoSpaceDE w:val="0"/>
      <w:autoSpaceDN w:val="0"/>
      <w:adjustRightInd w:val="0"/>
      <w:snapToGrid w:val="0"/>
      <w:jc w:val="center"/>
    </w:pPr>
    <w:rPr>
      <w:rFonts w:ascii="Times New Roman" w:eastAsia="仿宋" w:hAnsi="Times New Roman"/>
      <w:sz w:val="24"/>
      <w:szCs w:val="20"/>
      <w:lang w:eastAsia="zh-CN"/>
    </w:rPr>
  </w:style>
  <w:style w:type="character" w:customStyle="1" w:styleId="-0">
    <w:name w:val="密-表格正文 字符-0"/>
    <w:basedOn w:val="050eb56d"/>
    <w:link w:val="-"/>
    <w:qFormat/>
    <w:rsid w:val="00AE69D5"/>
    <w:rPr>
      <w:rFonts w:eastAsia="仿宋" w:cstheme="minorBidi"/>
      <w:sz w:val="24"/>
    </w:rPr>
  </w:style>
  <w:style w:type="paragraph" w:styleId="de3c597f">
    <w:name w:val="Normalde3c597f"/>
    <w:autoRedefine/>
    <w:uiPriority w:val="1"/>
    <w:qFormat/>
    <w:rsid w:val="00EA696C"/>
    <w:pPr>
      <w:widowControl w:val="0"/>
    </w:pPr>
    <w:rPr>
      <w:kern w:val="0"/>
      <w:sz w:val="22"/>
      <w:lang w:eastAsia="en-US"/>
    </w:rPr>
  </w:style>
  <w:style w:type="paragraph" w:styleId="bf9c660e">
    <w:name w:val="heading 1bf9c660e"/>
    <w:basedOn w:val="de3c597f"/>
    <w:next w:val="a"/>
    <w:link w:val="10"/>
    <w:autoRedefine/>
    <w:qFormat/>
    <w:rsid w:val="00EA696C"/>
    <w:pPr>
      <w:keepNext/>
      <w:keepLines/>
      <w:spacing w:before="340" w:after="330" w:line="576" w:lineRule="auto"/>
      <w:outlineLvl w:val="0"/>
    </w:pPr>
    <w:rPr>
      <w:b/>
      <w:kern w:val="44"/>
      <w:sz w:val="44"/>
    </w:rPr>
  </w:style>
  <w:style w:type="paragraph" w:styleId="42d06bd0">
    <w:name w:val="heading 242d06bd0"/>
    <w:basedOn w:val="de3c597f"/>
    <w:next w:val="a"/>
    <w:link w:val="20"/>
    <w:autoRedefine/>
    <w:unhideWhenUsed/>
    <w:qFormat/>
    <w:rsid w:val="00EA696C"/>
    <w:pPr>
      <w:keepNext/>
      <w:keepLines/>
      <w:spacing w:before="260" w:after="260" w:line="413" w:lineRule="auto"/>
      <w:outlineLvl w:val="1"/>
    </w:pPr>
    <w:rPr>
      <w:rFonts w:ascii="Arial" w:eastAsia="黑体" w:hAnsi="Arial"/>
      <w:b/>
      <w:sz w:val="32"/>
    </w:rPr>
  </w:style>
  <w:style w:type="paragraph" w:styleId="9bad51c4">
    <w:name w:val="heading 39bad51c4"/>
    <w:basedOn w:val="de3c597f"/>
    <w:next w:val="a"/>
    <w:link w:val="30"/>
    <w:autoRedefine/>
    <w:unhideWhenUsed/>
    <w:qFormat/>
    <w:rsid w:val="00EA696C"/>
    <w:pPr>
      <w:keepNext/>
      <w:keepLines/>
      <w:spacing w:before="260" w:after="260" w:line="413" w:lineRule="auto"/>
      <w:outlineLvl w:val="2"/>
    </w:pPr>
    <w:rPr>
      <w:b/>
      <w:sz w:val="32"/>
    </w:rPr>
  </w:style>
  <w:style w:type="paragraph" w:styleId="66263a9d">
    <w:name w:val="heading 466263a9d"/>
    <w:basedOn w:val="de3c597f"/>
    <w:next w:val="a"/>
    <w:link w:val="40"/>
    <w:autoRedefine/>
    <w:unhideWhenUsed/>
    <w:qFormat/>
    <w:rsid w:val="00EA696C"/>
    <w:pPr>
      <w:keepNext/>
      <w:keepLines/>
      <w:spacing w:before="280" w:after="290" w:line="372" w:lineRule="auto"/>
      <w:outlineLvl w:val="3"/>
    </w:pPr>
    <w:rPr>
      <w:rFonts w:ascii="Arial" w:eastAsia="黑体" w:hAnsi="Arial"/>
      <w:b/>
      <w:sz w:val="28"/>
    </w:rPr>
  </w:style>
  <w:style w:type="character" w:styleId="bf2e58e0">
    <w:name w:val="Default Paragraph Fontbf2e58e0"/>
    <w:uiPriority w:val="1"/>
    <w:semiHidden/>
    <w:unhideWhenUsed/>
  </w:style>
  <w:style w:type="table" w:styleId="dc95b1b3">
    <w:name w:val="Normal Tabledc95b1b3"/>
    <w:uiPriority w:val="99"/>
    <w:semiHidden/>
    <w:unhideWhenUsed/>
    <w:tblPr>
      <w:tblInd w:w="0" w:type="dxa"/>
      <w:tblCellMar>
        <w:top w:w="0" w:type="dxa"/>
        <w:left w:w="108" w:type="dxa"/>
        <w:bottom w:w="0" w:type="dxa"/>
        <w:right w:w="108" w:type="dxa"/>
      </w:tblCellMar>
    </w:tblPr>
  </w:style>
  <w:style w:type="numbering" w:styleId="e4e8e627">
    <w:name w:val="No Liste4e8e627"/>
    <w:uiPriority w:val="99"/>
    <w:semiHidden/>
    <w:unhideWhenUsed/>
  </w:style>
  <w:style w:type="paragraph" w:styleId="0a9d4167">
    <w:name w:val="header0a9d4167"/>
    <w:basedOn w:val="de3c597f"/>
    <w:link w:val="a4"/>
    <w:uiPriority w:val="99"/>
    <w:unhideWhenUsed/>
    <w:rsid w:val="00EA696C"/>
    <w:pPr>
      <w:tabs>
        <w:tab w:val="center" w:pos="4153"/>
        <w:tab w:val="right" w:pos="8306"/>
      </w:tabs>
      <w:snapToGrid w:val="0"/>
      <w:jc w:val="center"/>
    </w:pPr>
    <w:rPr>
      <w:sz w:val="18"/>
      <w:szCs w:val="18"/>
    </w:rPr>
  </w:style>
  <w:style w:type="character" w:customStyle="1" w:styleId="fd1044da">
    <w:name w:val="页眉 字符fd1044da"/>
    <w:basedOn w:val="bf2e58e0"/>
    <w:link w:val="a3"/>
    <w:uiPriority w:val="99"/>
    <w:rsid w:val="00EA696C"/>
    <w:rPr>
      <w:sz w:val="18"/>
      <w:szCs w:val="18"/>
    </w:rPr>
  </w:style>
  <w:style w:type="paragraph" w:styleId="54bff3a5">
    <w:name w:val="footer54bff3a5"/>
    <w:basedOn w:val="de3c597f"/>
    <w:link w:val="a6"/>
    <w:uiPriority w:val="99"/>
    <w:unhideWhenUsed/>
    <w:rsid w:val="00EA696C"/>
    <w:pPr>
      <w:tabs>
        <w:tab w:val="center" w:pos="4153"/>
        <w:tab w:val="right" w:pos="8306"/>
      </w:tabs>
      <w:snapToGrid w:val="0"/>
    </w:pPr>
    <w:rPr>
      <w:sz w:val="18"/>
      <w:szCs w:val="18"/>
    </w:rPr>
  </w:style>
  <w:style w:type="character" w:customStyle="1" w:styleId="ef9caf47">
    <w:name w:val="页脚 字符ef9caf47"/>
    <w:basedOn w:val="bf2e58e0"/>
    <w:link w:val="a5"/>
    <w:uiPriority w:val="99"/>
    <w:rsid w:val="00EA696C"/>
    <w:rPr>
      <w:sz w:val="18"/>
      <w:szCs w:val="18"/>
    </w:rPr>
  </w:style>
  <w:style w:type="character" w:customStyle="1" w:styleId="812ab926">
    <w:name w:val="标题 1 字符812ab926"/>
    <w:basedOn w:val="bf2e58e0"/>
    <w:link w:val="1"/>
    <w:rsid w:val="00EA696C"/>
    <w:rPr>
      <w:b/>
      <w:kern w:val="44"/>
      <w:sz w:val="44"/>
      <w:lang w:eastAsia="en-US"/>
    </w:rPr>
  </w:style>
  <w:style w:type="character" w:customStyle="1" w:styleId="20">
    <w:name w:val="标题 2 字符20"/>
    <w:basedOn w:val="bf2e58e0"/>
    <w:link w:val="2"/>
    <w:rsid w:val="00EA696C"/>
    <w:rPr>
      <w:rFonts w:ascii="Arial" w:eastAsia="黑体" w:hAnsi="Arial"/>
      <w:b/>
      <w:kern w:val="0"/>
      <w:sz w:val="32"/>
      <w:lang w:eastAsia="en-US"/>
    </w:rPr>
  </w:style>
  <w:style w:type="character" w:customStyle="1" w:styleId="30">
    <w:name w:val="标题 3 字符30"/>
    <w:basedOn w:val="bf2e58e0"/>
    <w:link w:val="3"/>
    <w:rsid w:val="00EA696C"/>
    <w:rPr>
      <w:b/>
      <w:kern w:val="0"/>
      <w:sz w:val="32"/>
      <w:lang w:eastAsia="en-US"/>
    </w:rPr>
  </w:style>
  <w:style w:type="character" w:customStyle="1" w:styleId="f46b25bf">
    <w:name w:val="标题 4 字符f46b25bf"/>
    <w:basedOn w:val="bf2e58e0"/>
    <w:link w:val="4"/>
    <w:rsid w:val="00EA696C"/>
    <w:rPr>
      <w:rFonts w:ascii="Arial" w:eastAsia="黑体" w:hAnsi="Arial"/>
      <w:b/>
      <w:kern w:val="0"/>
      <w:sz w:val="28"/>
      <w:lang w:eastAsia="en-US"/>
    </w:rPr>
  </w:style>
  <w:style w:type="paragraph" w:styleId="4444ef24">
    <w:name w:val="Body Text4444ef24"/>
    <w:basedOn w:val="de3c597f"/>
    <w:next w:val="a8"/>
    <w:link w:val="a9"/>
    <w:autoRedefine/>
    <w:uiPriority w:val="1"/>
    <w:qFormat/>
    <w:rsid w:val="00EA696C"/>
    <w:pPr>
      <w:ind w:left="122"/>
    </w:pPr>
    <w:rPr>
      <w:rFonts w:ascii="仿宋" w:eastAsia="仿宋" w:hAnsi="仿宋"/>
      <w:sz w:val="28"/>
      <w:szCs w:val="28"/>
    </w:rPr>
  </w:style>
  <w:style w:type="character" w:customStyle="1" w:styleId="ca098a58">
    <w:name w:val="正文文本 字符ca098a58"/>
    <w:basedOn w:val="bf2e58e0"/>
    <w:link w:val="a7"/>
    <w:uiPriority w:val="1"/>
    <w:rsid w:val="00EA696C"/>
    <w:rPr>
      <w:rFonts w:ascii="仿宋" w:eastAsia="仿宋" w:hAnsi="仿宋"/>
      <w:kern w:val="0"/>
      <w:sz w:val="28"/>
      <w:szCs w:val="28"/>
      <w:lang w:eastAsia="en-US"/>
    </w:rPr>
  </w:style>
  <w:style w:type="paragraph" w:customStyle="1" w:styleId="79e88c27">
    <w:name w:val="Normalf02f04fb79e88c27"/>
    <w:autoRedefine/>
    <w:qFormat/>
    <w:rsid w:val="00EA696C"/>
    <w:pPr>
      <w:widowControl w:val="0"/>
      <w:autoSpaceDE w:val="0"/>
      <w:autoSpaceDN w:val="0"/>
      <w:adjustRightInd w:val="0"/>
      <w:snapToGrid w:val="0"/>
      <w:spacing w:line="360" w:lineRule="auto"/>
      <w:ind w:firstLineChars="200" w:firstLine="200"/>
      <w:jc w:val="both"/>
    </w:pPr>
    <w:rPr>
      <w:rFonts w:ascii="Times New Roman" w:eastAsia="仿宋" w:hAnsi="Times New Roman"/>
      <w:kern w:val="0"/>
      <w:sz w:val="28"/>
      <w:szCs w:val="20"/>
    </w:rPr>
  </w:style>
  <w:style w:type="paragraph" w:customStyle="1" w:styleId="e311af56">
    <w:name w:val="List Paragraph347766b5e311af56"/>
    <w:basedOn w:val="79e88c27"/>
    <w:autoRedefine/>
    <w:uiPriority w:val="34"/>
    <w:qFormat/>
    <w:rsid w:val="00EA696C"/>
    <w:pPr>
      <w:ind w:firstLine="420"/>
    </w:pPr>
  </w:style>
  <w:style w:type="paragraph" w:styleId="513cf4a8">
    <w:name w:val="Quote513cf4a8"/>
    <w:basedOn w:val="de3c597f"/>
    <w:next w:val="a"/>
    <w:link w:val="aa"/>
    <w:uiPriority w:val="29"/>
    <w:qFormat/>
    <w:rsid w:val="00EA696C"/>
    <w:pPr>
      <w:spacing w:before="200" w:after="160"/>
      <w:ind w:left="864" w:right="864"/>
      <w:jc w:val="center"/>
    </w:pPr>
    <w:rPr>
      <w:i/>
      <w:iCs/>
      <w:color w:val="404040" w:themeColor="text1" w:themeTint="BF"/>
    </w:rPr>
  </w:style>
  <w:style w:type="character" w:customStyle="1" w:styleId="c03bb3f4">
    <w:name w:val="引用 字符c03bb3f4"/>
    <w:basedOn w:val="bf2e58e0"/>
    <w:link w:val="a8"/>
    <w:uiPriority w:val="29"/>
    <w:rsid w:val="00EA696C"/>
    <w:rPr>
      <w:i/>
      <w:iCs/>
      <w:color w:val="404040" w:themeColor="text1" w:themeTint="BF"/>
      <w:kern w:val="0"/>
      <w:sz w:val="22"/>
      <w:lang w:eastAsia="en-US"/>
      <w14:ligatures w14:val="none"/>
    </w:rPr>
  </w:style>
  <w:style w:type="paragraph" w:styleId="53db1c4a">
    <w:name w:val="Normal53db1c4a"/>
    <w:autoRedefine/>
    <w:uiPriority w:val="1"/>
    <w:qFormat/>
    <w:pPr>
      <w:widowControl w:val="0"/>
    </w:pPr>
    <w:rPr>
      <w:rFonts w:asciiTheme="minorHAnsi" w:eastAsiaTheme="minorEastAsia" w:hAnsiTheme="minorHAnsi" w:cstheme="minorBidi"/>
      <w:sz w:val="22"/>
      <w:szCs w:val="22"/>
      <w:lang w:eastAsia="en-US"/>
    </w:rPr>
  </w:style>
  <w:style w:type="paragraph" w:styleId="92ec6ff8">
    <w:name w:val="heading 192ec6ff8"/>
    <w:basedOn w:val="53db1c4a"/>
    <w:next w:val="a"/>
    <w:autoRedefine/>
    <w:qFormat/>
    <w:rsid w:val="002348AE"/>
    <w:pPr>
      <w:keepNext/>
      <w:keepLines/>
      <w:spacing w:before="340" w:after="330" w:line="576" w:lineRule="auto"/>
      <w:outlineLvl w:val="0"/>
    </w:pPr>
    <w:rPr>
      <w:b/>
      <w:kern w:val="44"/>
      <w:sz w:val="44"/>
    </w:rPr>
  </w:style>
  <w:style w:type="paragraph" w:styleId="b3a6b873">
    <w:name w:val="heading 2b3a6b873"/>
    <w:basedOn w:val="53db1c4a"/>
    <w:next w:val="a"/>
    <w:autoRedefine/>
    <w:unhideWhenUsed/>
    <w:qFormat/>
    <w:pPr>
      <w:keepNext/>
      <w:keepLines/>
      <w:spacing w:before="260" w:after="260" w:line="413" w:lineRule="auto"/>
      <w:outlineLvl w:val="1"/>
    </w:pPr>
    <w:rPr>
      <w:rFonts w:ascii="Arial" w:eastAsia="黑体" w:hAnsi="Arial"/>
      <w:b/>
      <w:sz w:val="32"/>
    </w:rPr>
  </w:style>
  <w:style w:type="paragraph" w:styleId="01ce3497">
    <w:name w:val="heading 301ce3497"/>
    <w:basedOn w:val="53db1c4a"/>
    <w:next w:val="a"/>
    <w:autoRedefine/>
    <w:unhideWhenUsed/>
    <w:qFormat/>
    <w:pPr>
      <w:keepNext/>
      <w:keepLines/>
      <w:spacing w:before="260" w:after="260" w:line="413" w:lineRule="auto"/>
      <w:outlineLvl w:val="2"/>
    </w:pPr>
    <w:rPr>
      <w:b/>
      <w:sz w:val="32"/>
    </w:rPr>
  </w:style>
  <w:style w:type="paragraph" w:styleId="cb90d9dc">
    <w:name w:val="heading 4cb90d9dc"/>
    <w:basedOn w:val="53db1c4a"/>
    <w:next w:val="a"/>
    <w:autoRedefine/>
    <w:unhideWhenUsed/>
    <w:qFormat/>
    <w:pPr>
      <w:keepNext/>
      <w:keepLines/>
      <w:spacing w:before="280" w:after="290" w:line="372" w:lineRule="auto"/>
      <w:outlineLvl w:val="3"/>
    </w:pPr>
    <w:rPr>
      <w:rFonts w:ascii="Arial" w:eastAsia="黑体" w:hAnsi="Arial"/>
      <w:b/>
      <w:sz w:val="28"/>
    </w:rPr>
  </w:style>
  <w:style w:type="paragraph" w:styleId="eddeea0e">
    <w:name w:val="heading 5eddeea0e"/>
    <w:basedOn w:val="53db1c4a"/>
    <w:next w:val="a"/>
    <w:unhideWhenUsed/>
    <w:qFormat/>
    <w:pPr>
      <w:keepNext/>
      <w:keepLines/>
      <w:numPr>
        <w:ilvl w:val="4"/>
        <w:numId w:val="1"/>
      </w:numPr>
      <w:spacing w:line="360" w:lineRule="auto"/>
      <w:ind w:left="0" w:firstLine="0"/>
      <w:outlineLvl w:val="4"/>
    </w:pPr>
    <w:rPr>
      <w:rFonts w:ascii="Times New Roman" w:hAnsi="Times New Roman"/>
      <w:b/>
    </w:rPr>
  </w:style>
  <w:style w:type="character" w:styleId="ab9b3491">
    <w:name w:val="Default Paragraph Fontab9b3491"/>
    <w:uiPriority w:val="1"/>
    <w:semiHidden/>
    <w:unhideWhenUsed/>
  </w:style>
  <w:style w:type="table" w:styleId="54f20c96">
    <w:name w:val="Normal Table54f20c96"/>
    <w:uiPriority w:val="99"/>
    <w:semiHidden/>
    <w:unhideWhenUsed/>
    <w:tblPr>
      <w:tblInd w:w="0" w:type="dxa"/>
      <w:tblCellMar>
        <w:top w:w="0" w:type="dxa"/>
        <w:left w:w="108" w:type="dxa"/>
        <w:bottom w:w="0" w:type="dxa"/>
        <w:right w:w="108" w:type="dxa"/>
      </w:tblCellMar>
    </w:tblPr>
  </w:style>
  <w:style w:type="numbering" w:styleId="4f196c67">
    <w:name w:val="No List4f196c67"/>
    <w:uiPriority w:val="99"/>
    <w:semiHidden/>
    <w:unhideWhenUsed/>
  </w:style>
  <w:style w:type="paragraph" w:styleId="f345a4ba">
    <w:name w:val="captionf345a4ba"/>
    <w:basedOn w:val="53db1c4a"/>
    <w:next w:val="a"/>
    <w:uiPriority w:val="35"/>
    <w:unhideWhenUsed/>
    <w:qFormat/>
    <w:pPr>
      <w:jc w:val="center"/>
    </w:pPr>
    <w:rPr>
      <w:rFonts w:eastAsia="黑体" w:cstheme="majorBidi"/>
      <w:sz w:val="20"/>
    </w:rPr>
  </w:style>
  <w:style w:type="paragraph" w:styleId="beee691a">
    <w:name w:val="annotation textbeee691a"/>
    <w:basedOn w:val="53db1c4a"/>
  </w:style>
  <w:style w:type="paragraph" w:styleId="5b32e847">
    <w:name w:val="Body Text5b32e847"/>
    <w:basedOn w:val="53db1c4a"/>
    <w:next w:val="a6"/>
    <w:autoRedefine/>
    <w:uiPriority w:val="1"/>
    <w:qFormat/>
    <w:pPr>
      <w:ind w:left="122"/>
    </w:pPr>
    <w:rPr>
      <w:rFonts w:ascii="仿宋" w:eastAsia="仿宋" w:hAnsi="仿宋"/>
      <w:sz w:val="28"/>
      <w:szCs w:val="28"/>
    </w:rPr>
  </w:style>
  <w:style w:type="paragraph" w:styleId="3da1a817">
    <w:name w:val="Quote3da1a817"/>
    <w:basedOn w:val="53db1c4a"/>
    <w:next w:val="a"/>
    <w:autoRedefine/>
    <w:qFormat/>
    <w:pPr>
      <w:widowControl/>
      <w:spacing w:after="200" w:line="276" w:lineRule="auto"/>
    </w:pPr>
    <w:rPr>
      <w:rFonts w:ascii="Cambria" w:hAnsi="Cambria"/>
      <w:i/>
      <w:iCs/>
    </w:rPr>
  </w:style>
  <w:style w:type="paragraph" w:styleId="d01a4862">
    <w:name w:val="index 4d01a4862"/>
    <w:basedOn w:val="53db1c4a"/>
    <w:next w:val="a"/>
    <w:qFormat/>
    <w:pPr>
      <w:widowControl/>
      <w:topLinePunct/>
      <w:snapToGrid w:val="0"/>
      <w:spacing w:before="160" w:after="160" w:line="360" w:lineRule="auto"/>
      <w:ind w:left="1260" w:firstLineChars="200" w:firstLine="200"/>
    </w:pPr>
    <w:rPr>
      <w:rFonts w:cs="Arial"/>
      <w:sz w:val="24"/>
      <w:szCs w:val="21"/>
    </w:rPr>
  </w:style>
  <w:style w:type="paragraph" w:styleId="14b104f6">
    <w:name w:val="toc 514b104f6"/>
    <w:basedOn w:val="53db1c4a"/>
    <w:next w:val="a"/>
    <w:uiPriority w:val="39"/>
    <w:unhideWhenUsed/>
    <w:qFormat/>
    <w:pPr>
      <w:ind w:leftChars="800" w:left="1680"/>
    </w:pPr>
  </w:style>
  <w:style w:type="paragraph" w:styleId="3393e28f">
    <w:name w:val="footer3393e28f"/>
    <w:basedOn w:val="53db1c4a"/>
    <w:autoRedefine/>
    <w:qFormat/>
    <w:pPr>
      <w:tabs>
        <w:tab w:val="center" w:pos="4153"/>
        <w:tab w:val="right" w:pos="8306"/>
      </w:tabs>
      <w:snapToGrid w:val="0"/>
    </w:pPr>
    <w:rPr>
      <w:sz w:val="18"/>
    </w:rPr>
  </w:style>
  <w:style w:type="paragraph" w:styleId="b738d0cd">
    <w:name w:val="headerb738d0cd"/>
    <w:basedOn w:val="53db1c4a"/>
    <w:autoRedefine/>
    <w:qFormat/>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paragraph" w:styleId="ab945cf5">
    <w:name w:val="toc 1ab945cf5"/>
    <w:basedOn w:val="53db1c4a"/>
    <w:next w:val="a"/>
    <w:autoRedefine/>
    <w:uiPriority w:val="39"/>
    <w:qFormat/>
  </w:style>
  <w:style w:type="paragraph" w:styleId="f4b90e9c">
    <w:name w:val="toc 2f4b90e9c"/>
    <w:basedOn w:val="53db1c4a"/>
    <w:next w:val="a"/>
    <w:autoRedefine/>
    <w:uiPriority w:val="39"/>
    <w:qFormat/>
    <w:pPr>
      <w:ind w:leftChars="200" w:left="420"/>
    </w:pPr>
  </w:style>
  <w:style w:type="paragraph" w:styleId="35c6a75a">
    <w:name w:val="Normal (Web)35c6a75a"/>
    <w:basedOn w:val="53db1c4a"/>
    <w:autoRedefine/>
    <w:qFormat/>
    <w:pPr>
      <w:spacing w:beforeAutospacing="1" w:afterAutospacing="1"/>
    </w:pPr>
    <w:rPr>
      <w:rFonts w:cs="Times New Roman"/>
      <w:sz w:val="24"/>
      <w:lang w:eastAsia="zh-CN"/>
    </w:rPr>
  </w:style>
  <w:style w:type="paragraph" w:styleId="8f440231">
    <w:name w:val="Body Text First Indent8f440231"/>
    <w:basedOn w:val="5b32e847"/>
    <w:autoRedefine/>
    <w:uiPriority w:val="99"/>
    <w:unhideWhenUsed/>
    <w:qFormat/>
    <w:pPr>
      <w:ind w:firstLineChars="100" w:firstLine="420"/>
    </w:pPr>
  </w:style>
  <w:style w:type="table" w:styleId="8cf4faed">
    <w:name w:val="Table Grid8cf4faed"/>
    <w:basedOn w:val="54f20c96"/>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aa37b7">
    <w:name w:val="引用1beaa37b7"/>
    <w:basedOn w:val="53db1c4a"/>
    <w:next w:val="a"/>
    <w:autoRedefine/>
    <w:uiPriority w:val="99"/>
    <w:qFormat/>
    <w:pPr>
      <w:spacing w:before="200" w:after="160"/>
      <w:ind w:left="864" w:right="864"/>
      <w:jc w:val="center"/>
    </w:pPr>
    <w:rPr>
      <w:i/>
      <w:iCs/>
      <w:color w:val="3F3F3F"/>
    </w:rPr>
  </w:style>
  <w:style w:type="paragraph" w:customStyle="1" w:styleId="a3f74feb">
    <w:name w:val="Table Paragrapha3f74feb"/>
    <w:basedOn w:val="53db1c4a"/>
    <w:autoRedefine/>
    <w:uiPriority w:val="1"/>
    <w:qFormat/>
  </w:style>
  <w:style w:type="table" w:customStyle="1" w:styleId="75bcd950">
    <w:name w:val="Table Normal75bcd950"/>
    <w:autoRedefine/>
    <w:semiHidden/>
    <w:unhideWhenUsed/>
    <w:qFormat/>
    <w:tblPr>
      <w:tblCellMar>
        <w:top w:w="0" w:type="dxa"/>
        <w:left w:w="0" w:type="dxa"/>
        <w:bottom w:w="0" w:type="dxa"/>
        <w:right w:w="0" w:type="dxa"/>
      </w:tblCellMar>
    </w:tblPr>
  </w:style>
  <w:style w:type="paragraph" w:styleId="e0284f61">
    <w:name w:val="List Paragraphe0284f61"/>
    <w:basedOn w:val="53db1c4a"/>
    <w:autoRedefine/>
    <w:uiPriority w:val="99"/>
    <w:qFormat/>
    <w:pPr>
      <w:ind w:firstLineChars="200" w:firstLine="420"/>
    </w:pPr>
  </w:style>
  <w:style w:type="paragraph" w:customStyle="1" w:styleId="a048e0e0">
    <w:name w:val="WPSOffice手动目录 1a048e0e0"/>
    <w:autoRedefine/>
    <w:qFormat/>
  </w:style>
  <w:style w:type="paragraph" w:customStyle="1" w:styleId="f34dbc07">
    <w:name w:val="WPSOffice手动目录 2f34dbc07"/>
    <w:autoRedefine/>
    <w:qFormat/>
    <w:pPr>
      <w:ind w:leftChars="200" w:left="200"/>
    </w:pPr>
  </w:style>
  <w:style w:type="paragraph" w:customStyle="1" w:styleId="bd87c93b">
    <w:name w:val="Normalf02f04fbbd87c93b"/>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5678dee8">
    <w:name w:val="List Paragraph347766b55678dee8"/>
    <w:basedOn w:val="bd87c93b"/>
    <w:autoRedefine/>
    <w:uiPriority w:val="34"/>
    <w:qFormat/>
    <w:pPr>
      <w:ind w:firstLine="420"/>
    </w:pPr>
  </w:style>
  <w:style w:type="paragraph" w:customStyle="1" w:styleId="462d2fec">
    <w:name w:val="_DAH-正文462d2fec"/>
    <w:basedOn w:val="53db1c4a"/>
    <w:autoRedefine/>
    <w:qFormat/>
  </w:style>
  <w:style w:type="paragraph" w:customStyle="1" w:styleId="a3e91fcc">
    <w:name w:val="Normal1303ced1a3e91fcc"/>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08582d10">
    <w:name w:val="Normal158b094408582d10"/>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714c13c6">
    <w:name w:val="Normalbe11a1a4714c13c6"/>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51486cc6">
    <w:name w:val="Normal3f050afc51486cc6"/>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879c988b">
    <w:name w:val="caption0182c704879c988b"/>
    <w:basedOn w:val="714c13c6"/>
    <w:next w:val="a"/>
    <w:autoRedefine/>
    <w:uiPriority w:val="35"/>
    <w:unhideWhenUsed/>
    <w:qFormat/>
    <w:pPr>
      <w:spacing w:line="240" w:lineRule="auto"/>
      <w:ind w:firstLineChars="0" w:firstLine="0"/>
      <w:jc w:val="center"/>
    </w:pPr>
    <w:rPr>
      <w:rFonts w:eastAsia="黑体" w:cstheme="majorBidi"/>
      <w:sz w:val="20"/>
    </w:rPr>
  </w:style>
  <w:style w:type="paragraph" w:customStyle="1" w:styleId="c306d440">
    <w:name w:val="密-表格正文ed9af0e5c306d440"/>
    <w:basedOn w:val="-3aaabe81"/>
    <w:autoRedefine/>
    <w:qFormat/>
    <w:pPr>
      <w:spacing w:line="240" w:lineRule="auto"/>
      <w:jc w:val="center"/>
    </w:pPr>
    <w:rPr>
      <w:sz w:val="24"/>
    </w:rPr>
  </w:style>
  <w:style w:type="paragraph" w:customStyle="1" w:styleId="25d3d2e8">
    <w:name w:val="密-无缩进正文3aaabe8125d3d2e8"/>
    <w:basedOn w:val="714c13c6"/>
    <w:autoRedefine/>
    <w:qFormat/>
    <w:pPr>
      <w:ind w:firstLineChars="0" w:firstLine="0"/>
    </w:pPr>
  </w:style>
  <w:style w:type="table" w:customStyle="1" w:styleId="972a55a8">
    <w:name w:val="Table Grid6f65ee42972a55a8"/>
    <w:basedOn w:val="NormalTable9f6a1abf"/>
    <w:autoRedefin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dc76c5a">
    <w:name w:val="Normal Table9f6a1abf7dc76c5a"/>
    <w:autoRedefine/>
    <w:uiPriority w:val="99"/>
    <w:semiHidden/>
    <w:unhideWhenUsed/>
    <w:qFormat/>
    <w:tblPr>
      <w:tblCellMar>
        <w:top w:w="0" w:type="dxa"/>
        <w:left w:w="108" w:type="dxa"/>
        <w:bottom w:w="0" w:type="dxa"/>
        <w:right w:w="108" w:type="dxa"/>
      </w:tblCellMar>
    </w:tblPr>
  </w:style>
  <w:style w:type="paragraph" w:customStyle="1" w:styleId="71110613">
    <w:name w:val="List Paragraphec02e1fb71110613"/>
    <w:basedOn w:val="08582d10"/>
    <w:autoRedefine/>
    <w:uiPriority w:val="34"/>
    <w:qFormat/>
    <w:pPr>
      <w:ind w:firstLine="420"/>
    </w:pPr>
  </w:style>
  <w:style w:type="paragraph" w:customStyle="1" w:styleId="b4013e2a">
    <w:name w:val="密-表格正文d2369412b4013e2a"/>
    <w:basedOn w:val="-c4369f18"/>
    <w:qFormat/>
    <w:pPr>
      <w:spacing w:line="240" w:lineRule="auto"/>
      <w:jc w:val="center"/>
    </w:pPr>
    <w:rPr>
      <w:sz w:val="24"/>
    </w:rPr>
  </w:style>
  <w:style w:type="paragraph" w:customStyle="1" w:styleId="443b7a63">
    <w:name w:val="密-无缩进正文c4369f18443b7a63"/>
    <w:basedOn w:val="08582d10"/>
    <w:autoRedefine/>
    <w:qFormat/>
    <w:pPr>
      <w:ind w:firstLineChars="0" w:firstLine="0"/>
    </w:pPr>
  </w:style>
  <w:style w:type="table" w:customStyle="1" w:styleId="aa082d9a">
    <w:name w:val="密-表格样式1a9a1e6d5aa082d9a"/>
    <w:basedOn w:val="NormalTable156b1837"/>
    <w:autoRedefine/>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1e770623">
    <w:name w:val="Normal Table156b18371e770623"/>
    <w:autoRedefine/>
    <w:uiPriority w:val="99"/>
    <w:semiHidden/>
    <w:unhideWhenUsed/>
    <w:qFormat/>
    <w:tblPr>
      <w:tblCellMar>
        <w:top w:w="0" w:type="dxa"/>
        <w:left w:w="108" w:type="dxa"/>
        <w:bottom w:w="0" w:type="dxa"/>
        <w:right w:w="108" w:type="dxa"/>
      </w:tblCellMar>
    </w:tblPr>
  </w:style>
  <w:style w:type="paragraph" w:customStyle="1" w:styleId="0ddcc31b">
    <w:name w:val="Normalb47930c70ddcc31b"/>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table" w:customStyle="1" w:styleId="916f5d35">
    <w:name w:val="密-表格样式1916f5d35"/>
    <w:basedOn w:val="54f20c96"/>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49a1d70c">
    <w:name w:val="Normalea291ad149a1d70c"/>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a90718f5">
    <w:name w:val="密-表格正文06c962a4a90718f5"/>
    <w:basedOn w:val="-55516db3"/>
    <w:autoRedefine/>
    <w:qFormat/>
    <w:pPr>
      <w:spacing w:line="240" w:lineRule="auto"/>
      <w:jc w:val="center"/>
    </w:pPr>
    <w:rPr>
      <w:sz w:val="24"/>
    </w:rPr>
  </w:style>
  <w:style w:type="paragraph" w:customStyle="1" w:styleId="8c4e7435">
    <w:name w:val="密-无缩进正文55516db38c4e7435"/>
    <w:basedOn w:val="49a1d70c"/>
    <w:autoRedefine/>
    <w:qFormat/>
    <w:pPr>
      <w:ind w:firstLineChars="0" w:firstLine="0"/>
    </w:pPr>
  </w:style>
  <w:style w:type="table" w:customStyle="1" w:styleId="af37fbf1">
    <w:name w:val="密-表格样式1630762c5af37fbf1"/>
    <w:basedOn w:val="NormalTable618321fd"/>
    <w:autoRedefine/>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6a7bcdf4">
    <w:name w:val="Normal Table618321fd6a7bcdf4"/>
    <w:autoRedefine/>
    <w:uiPriority w:val="99"/>
    <w:semiHidden/>
    <w:unhideWhenUsed/>
    <w:qFormat/>
    <w:tblPr>
      <w:tblCellMar>
        <w:top w:w="0" w:type="dxa"/>
        <w:left w:w="108" w:type="dxa"/>
        <w:bottom w:w="0" w:type="dxa"/>
        <w:right w:w="108" w:type="dxa"/>
      </w:tblCellMar>
    </w:tblPr>
  </w:style>
  <w:style w:type="paragraph" w:customStyle="1" w:styleId="a22834e4">
    <w:name w:val="Normalcedf08e8a22834e4"/>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985adc32">
    <w:name w:val="caption18cc8b25985adc32"/>
    <w:basedOn w:val="a22834e4"/>
    <w:next w:val="a"/>
    <w:autoRedefine/>
    <w:uiPriority w:val="35"/>
    <w:unhideWhenUsed/>
    <w:qFormat/>
    <w:pPr>
      <w:spacing w:line="240" w:lineRule="auto"/>
      <w:ind w:firstLineChars="0" w:firstLine="0"/>
      <w:jc w:val="center"/>
    </w:pPr>
    <w:rPr>
      <w:rFonts w:eastAsia="黑体" w:cstheme="majorBidi"/>
      <w:sz w:val="20"/>
    </w:rPr>
  </w:style>
  <w:style w:type="paragraph" w:customStyle="1" w:styleId="ad93c2d6">
    <w:name w:val="密-表格正文a00228b5ad93c2d6"/>
    <w:basedOn w:val="-d23c96d5"/>
    <w:autoRedefine/>
    <w:qFormat/>
    <w:pPr>
      <w:spacing w:line="240" w:lineRule="auto"/>
      <w:jc w:val="center"/>
    </w:pPr>
    <w:rPr>
      <w:sz w:val="24"/>
    </w:rPr>
  </w:style>
  <w:style w:type="paragraph" w:customStyle="1" w:styleId="89b72fd2">
    <w:name w:val="密-无缩进正文d23c96d589b72fd2"/>
    <w:basedOn w:val="a22834e4"/>
    <w:autoRedefine/>
    <w:qFormat/>
    <w:pPr>
      <w:ind w:firstLineChars="0" w:firstLine="0"/>
    </w:pPr>
  </w:style>
  <w:style w:type="table" w:customStyle="1" w:styleId="b832e792">
    <w:name w:val="Table Grid7dd33454b832e792"/>
    <w:basedOn w:val="NormalTable0111bb42"/>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efdf3a5">
    <w:name w:val="Normal Table0111bb426efdf3a5"/>
    <w:autoRedefine/>
    <w:uiPriority w:val="99"/>
    <w:semiHidden/>
    <w:unhideWhenUsed/>
    <w:qFormat/>
    <w:tblPr>
      <w:tblCellMar>
        <w:top w:w="0" w:type="dxa"/>
        <w:left w:w="108" w:type="dxa"/>
        <w:bottom w:w="0" w:type="dxa"/>
        <w:right w:w="108" w:type="dxa"/>
      </w:tblCellMar>
    </w:tblPr>
  </w:style>
  <w:style w:type="character" w:styleId="96bc00d0">
    <w:name w:val="Hyperlink96bc00d0"/>
    <w:basedOn w:val="ab9b3491"/>
    <w:uiPriority w:val="99"/>
    <w:unhideWhenUsed/>
    <w:rsid w:val="00F57416"/>
    <w:rPr>
      <w:color w:val="0026E5" w:themeColor="hyperlink"/>
      <w:u w:val="single"/>
    </w:rPr>
  </w:style>
  <w:style w:type="paragraph" w:styleId="37f376b5">
    <w:name w:val="Normal37f376b5"/>
    <w:autoRedefine/>
    <w:uiPriority w:val="1"/>
    <w:qFormat/>
    <w:rsid w:val="00BF1566"/>
    <w:pPr>
      <w:widowControl w:val="0"/>
    </w:pPr>
    <w:rPr>
      <w:kern w:val="0"/>
      <w:sz w:val="22"/>
      <w:lang w:eastAsia="en-US"/>
    </w:rPr>
  </w:style>
  <w:style w:type="paragraph" w:styleId="2ecda1d7">
    <w:name w:val="heading 12ecda1d7"/>
    <w:basedOn w:val="37f376b5"/>
    <w:next w:val="a"/>
    <w:link w:val="10"/>
    <w:autoRedefine/>
    <w:qFormat/>
    <w:rsid w:val="00BF1566"/>
    <w:pPr>
      <w:keepNext/>
      <w:keepLines/>
      <w:numPr>
        <w:numId w:val="1"/>
      </w:numPr>
      <w:tabs>
        <w:tab w:val="clear" w:pos="312"/>
      </w:tabs>
      <w:spacing w:before="340" w:after="330" w:line="576" w:lineRule="auto"/>
      <w:outlineLvl w:val="0"/>
    </w:pPr>
    <w:rPr>
      <w:b/>
      <w:kern w:val="44"/>
      <w:sz w:val="44"/>
    </w:rPr>
  </w:style>
  <w:style w:type="paragraph" w:styleId="1b777f87">
    <w:name w:val="heading 21b777f87"/>
    <w:basedOn w:val="37f376b5"/>
    <w:next w:val="a"/>
    <w:link w:val="20"/>
    <w:autoRedefine/>
    <w:unhideWhenUsed/>
    <w:qFormat/>
    <w:rsid w:val="00BF1566"/>
    <w:pPr>
      <w:keepNext/>
      <w:keepLines/>
      <w:spacing w:before="260" w:after="260" w:line="413" w:lineRule="auto"/>
      <w:outlineLvl w:val="1"/>
    </w:pPr>
    <w:rPr>
      <w:rFonts w:ascii="Arial" w:eastAsia="黑体" w:hAnsi="Arial"/>
      <w:b/>
      <w:sz w:val="32"/>
    </w:rPr>
  </w:style>
  <w:style w:type="paragraph" w:styleId="94fd4d63">
    <w:name w:val="heading 394fd4d63"/>
    <w:basedOn w:val="37f376b5"/>
    <w:next w:val="a"/>
    <w:link w:val="30"/>
    <w:autoRedefine/>
    <w:unhideWhenUsed/>
    <w:qFormat/>
    <w:rsid w:val="00BF1566"/>
    <w:pPr>
      <w:keepNext/>
      <w:keepLines/>
      <w:spacing w:before="260" w:after="260" w:line="413" w:lineRule="auto"/>
      <w:outlineLvl w:val="2"/>
    </w:pPr>
    <w:rPr>
      <w:b/>
      <w:sz w:val="32"/>
    </w:rPr>
  </w:style>
  <w:style w:type="character" w:styleId="67a9499b">
    <w:name w:val="Default Paragraph Font67a9499b"/>
    <w:uiPriority w:val="1"/>
    <w:semiHidden/>
    <w:unhideWhenUsed/>
  </w:style>
  <w:style w:type="table" w:styleId="a8f3035f">
    <w:name w:val="Normal Tablea8f3035f"/>
    <w:uiPriority w:val="99"/>
    <w:semiHidden/>
    <w:unhideWhenUsed/>
    <w:tblPr>
      <w:tblInd w:w="0" w:type="dxa"/>
      <w:tblCellMar>
        <w:top w:w="0" w:type="dxa"/>
        <w:left w:w="108" w:type="dxa"/>
        <w:bottom w:w="0" w:type="dxa"/>
        <w:right w:w="108" w:type="dxa"/>
      </w:tblCellMar>
    </w:tblPr>
  </w:style>
  <w:style w:type="numbering" w:styleId="1ec03d4f">
    <w:name w:val="No List1ec03d4f"/>
    <w:uiPriority w:val="99"/>
    <w:semiHidden/>
    <w:unhideWhenUsed/>
  </w:style>
  <w:style w:type="paragraph" w:styleId="1dc5d2c8">
    <w:name w:val="header1dc5d2c8"/>
    <w:basedOn w:val="37f376b5"/>
    <w:link w:val="a4"/>
    <w:uiPriority w:val="99"/>
    <w:unhideWhenUsed/>
    <w:rsid w:val="00BF1566"/>
    <w:pPr>
      <w:tabs>
        <w:tab w:val="center" w:pos="4153"/>
        <w:tab w:val="right" w:pos="8306"/>
      </w:tabs>
      <w:snapToGrid w:val="0"/>
      <w:jc w:val="center"/>
    </w:pPr>
    <w:rPr>
      <w:sz w:val="18"/>
      <w:szCs w:val="18"/>
    </w:rPr>
  </w:style>
  <w:style w:type="character" w:customStyle="1" w:styleId="08346dbb">
    <w:name w:val="页眉 字符08346dbb"/>
    <w:basedOn w:val="67a9499b"/>
    <w:link w:val="a3"/>
    <w:uiPriority w:val="99"/>
    <w:rsid w:val="00BF1566"/>
    <w:rPr>
      <w:sz w:val="18"/>
      <w:szCs w:val="18"/>
    </w:rPr>
  </w:style>
  <w:style w:type="paragraph" w:styleId="53d8cdd5">
    <w:name w:val="footer53d8cdd5"/>
    <w:basedOn w:val="37f376b5"/>
    <w:link w:val="a6"/>
    <w:uiPriority w:val="99"/>
    <w:unhideWhenUsed/>
    <w:rsid w:val="00BF1566"/>
    <w:pPr>
      <w:tabs>
        <w:tab w:val="center" w:pos="4153"/>
        <w:tab w:val="right" w:pos="8306"/>
      </w:tabs>
      <w:snapToGrid w:val="0"/>
    </w:pPr>
    <w:rPr>
      <w:sz w:val="18"/>
      <w:szCs w:val="18"/>
    </w:rPr>
  </w:style>
  <w:style w:type="character" w:customStyle="1" w:styleId="e92dccba">
    <w:name w:val="页脚 字符e92dccba"/>
    <w:basedOn w:val="67a9499b"/>
    <w:link w:val="a5"/>
    <w:uiPriority w:val="99"/>
    <w:rsid w:val="00BF1566"/>
    <w:rPr>
      <w:sz w:val="18"/>
      <w:szCs w:val="18"/>
    </w:rPr>
  </w:style>
  <w:style w:type="character" w:customStyle="1" w:styleId="d8820bac">
    <w:name w:val="标题 1 字符d8820bac"/>
    <w:basedOn w:val="67a9499b"/>
    <w:link w:val="1"/>
    <w:rsid w:val="00BF1566"/>
    <w:rPr>
      <w:b/>
      <w:kern w:val="44"/>
      <w:sz w:val="44"/>
      <w:lang w:eastAsia="en-US"/>
    </w:rPr>
  </w:style>
  <w:style w:type="character" w:customStyle="1" w:styleId="4cc552ad">
    <w:name w:val="标题 2 字符4cc552ad"/>
    <w:basedOn w:val="67a9499b"/>
    <w:link w:val="2"/>
    <w:rsid w:val="00BF1566"/>
    <w:rPr>
      <w:rFonts w:ascii="Arial" w:eastAsia="黑体" w:hAnsi="Arial"/>
      <w:b/>
      <w:kern w:val="0"/>
      <w:sz w:val="32"/>
      <w:lang w:eastAsia="en-US"/>
    </w:rPr>
  </w:style>
  <w:style w:type="character" w:customStyle="1" w:styleId="8d9eaf1a">
    <w:name w:val="标题 3 字符8d9eaf1a"/>
    <w:basedOn w:val="67a9499b"/>
    <w:link w:val="3"/>
    <w:rsid w:val="00BF1566"/>
    <w:rPr>
      <w:b/>
      <w:kern w:val="0"/>
      <w:sz w:val="32"/>
      <w:lang w:eastAsia="en-US"/>
    </w:rPr>
  </w:style>
  <w:style w:type="paragraph" w:styleId="37b302e5">
    <w:name w:val="Body Text37b302e5"/>
    <w:basedOn w:val="37f376b5"/>
    <w:link w:val="a8"/>
    <w:uiPriority w:val="99"/>
    <w:semiHidden/>
    <w:unhideWhenUsed/>
    <w:rsid w:val="00BF1566"/>
    <w:pPr>
      <w:spacing w:after="120"/>
    </w:pPr>
  </w:style>
  <w:style w:type="character" w:customStyle="1" w:styleId="2e65719b">
    <w:name w:val="正文文本 字符2e65719b"/>
    <w:basedOn w:val="67a9499b"/>
    <w:link w:val="a7"/>
    <w:uiPriority w:val="99"/>
    <w:semiHidden/>
    <w:rsid w:val="00BF1566"/>
    <w:rPr>
      <w:kern w:val="0"/>
      <w:sz w:val="22"/>
      <w:lang w:eastAsia="en-US"/>
      <w14:ligatures w14:val="none"/>
    </w:rPr>
  </w:style>
  <w:style w:type="paragraph" w:styleId="3f086a48">
    <w:name w:val="Body Text First Indent3f086a48"/>
    <w:basedOn w:val="37b302e5"/>
    <w:link w:val="aa"/>
    <w:autoRedefine/>
    <w:uiPriority w:val="99"/>
    <w:unhideWhenUsed/>
    <w:qFormat/>
    <w:rsid w:val="00BF1566"/>
    <w:pPr>
      <w:spacing w:after="0"/>
      <w:ind w:left="122" w:firstLineChars="100" w:firstLine="420"/>
    </w:pPr>
    <w:rPr>
      <w:rFonts w:ascii="仿宋" w:eastAsia="仿宋" w:hAnsi="仿宋"/>
      <w:sz w:val="28"/>
      <w:szCs w:val="28"/>
    </w:rPr>
  </w:style>
  <w:style w:type="character" w:customStyle="1" w:styleId="9f999905">
    <w:name w:val="正文文本首行缩进 字符9f999905"/>
    <w:basedOn w:val="2e65719b"/>
    <w:link w:val="a9"/>
    <w:uiPriority w:val="99"/>
    <w:rsid w:val="00BF1566"/>
    <w:rPr>
      <w:rFonts w:ascii="仿宋" w:eastAsia="仿宋" w:hAnsi="仿宋"/>
      <w:kern w:val="0"/>
      <w:sz w:val="28"/>
      <w:szCs w:val="28"/>
      <w:lang w:eastAsia="en-US"/>
      <w14:ligatures w14:val="none"/>
    </w:rPr>
  </w:style>
  <w:style w:type="table" w:styleId="b20ea910">
    <w:name w:val="Table Gridb20ea910"/>
    <w:basedOn w:val="a8f3035f"/>
    <w:autoRedefine/>
    <w:qFormat/>
    <w:rsid w:val="00BF156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adf8c0e">
    <w:name w:val="Table Normal9adf8c0e"/>
    <w:autoRedefine/>
    <w:semiHidden/>
    <w:unhideWhenUsed/>
    <w:qFormat/>
    <w:rsid w:val="00BF1566"/>
    <w:rPr>
      <w:rFonts w:ascii="Times New Roman" w:eastAsia="宋体" w:hAnsi="Times New Roman" w:cs="Times New Roman"/>
      <w:kern w:val="0"/>
      <w:sz w:val="20"/>
      <w:szCs w:val="20"/>
    </w:rPr>
    <w:tblPr>
      <w:tblCellMar>
        <w:top w:w="0" w:type="dxa"/>
        <w:left w:w="0" w:type="dxa"/>
        <w:bottom w:w="0" w:type="dxa"/>
        <w:right w:w="0" w:type="dxa"/>
      </w:tblCellMar>
    </w:tblPr>
  </w:style>
  <w:style w:type="paragraph" w:customStyle="1" w:styleId="348f806a">
    <w:name w:val="Normal158b0944348f806a"/>
    <w:autoRedefine/>
    <w:qFormat/>
    <w:rsid w:val="00BF1566"/>
    <w:pPr>
      <w:widowControl w:val="0"/>
      <w:autoSpaceDE w:val="0"/>
      <w:autoSpaceDN w:val="0"/>
      <w:adjustRightInd w:val="0"/>
      <w:snapToGrid w:val="0"/>
      <w:spacing w:line="360" w:lineRule="auto"/>
      <w:ind w:firstLineChars="200" w:firstLine="200"/>
      <w:jc w:val="both"/>
    </w:pPr>
    <w:rPr>
      <w:rFonts w:ascii="Times New Roman" w:eastAsia="仿宋" w:hAnsi="Times New Roman"/>
      <w:kern w:val="0"/>
      <w:sz w:val="28"/>
      <w:szCs w:val="20"/>
    </w:rPr>
  </w:style>
  <w:style w:type="paragraph" w:customStyle="1" w:styleId="eab33cbf">
    <w:name w:val="Normalbe11a1a4eab33cbf"/>
    <w:autoRedefine/>
    <w:qFormat/>
    <w:rsid w:val="00BF1566"/>
    <w:pPr>
      <w:widowControl w:val="0"/>
      <w:autoSpaceDE w:val="0"/>
      <w:autoSpaceDN w:val="0"/>
      <w:adjustRightInd w:val="0"/>
      <w:snapToGrid w:val="0"/>
      <w:spacing w:line="360" w:lineRule="auto"/>
      <w:ind w:firstLineChars="200" w:firstLine="200"/>
      <w:jc w:val="both"/>
    </w:pPr>
    <w:rPr>
      <w:rFonts w:ascii="Times New Roman" w:eastAsia="仿宋" w:hAnsi="Times New Roman"/>
      <w:kern w:val="0"/>
      <w:sz w:val="28"/>
      <w:szCs w:val="20"/>
    </w:rPr>
  </w:style>
  <w:style w:type="paragraph" w:customStyle="1" w:styleId="ff665eef">
    <w:name w:val="Normal3f050afcff665eef"/>
    <w:autoRedefine/>
    <w:qFormat/>
    <w:rsid w:val="00BF1566"/>
    <w:pPr>
      <w:widowControl w:val="0"/>
      <w:autoSpaceDE w:val="0"/>
      <w:autoSpaceDN w:val="0"/>
      <w:adjustRightInd w:val="0"/>
      <w:snapToGrid w:val="0"/>
      <w:spacing w:line="360" w:lineRule="auto"/>
      <w:ind w:firstLineChars="200" w:firstLine="200"/>
      <w:jc w:val="both"/>
    </w:pPr>
    <w:rPr>
      <w:rFonts w:ascii="Times New Roman" w:eastAsia="仿宋" w:hAnsi="Times New Roman"/>
      <w:kern w:val="0"/>
      <w:sz w:val="28"/>
      <w:szCs w:val="20"/>
    </w:rPr>
  </w:style>
  <w:style w:type="paragraph" w:customStyle="1" w:styleId="8666f073">
    <w:name w:val="密-表格正文ed9af0e58666f073"/>
    <w:basedOn w:val="37f376b5"/>
    <w:autoRedefine/>
    <w:qFormat/>
    <w:rsid w:val="00BF1566"/>
    <w:pPr>
      <w:autoSpaceDE w:val="0"/>
      <w:autoSpaceDN w:val="0"/>
      <w:adjustRightInd w:val="0"/>
      <w:snapToGrid w:val="0"/>
      <w:jc w:val="center"/>
    </w:pPr>
    <w:rPr>
      <w:rFonts w:ascii="Times New Roman" w:eastAsia="仿宋" w:hAnsi="Times New Roman"/>
      <w:sz w:val="24"/>
      <w:szCs w:val="20"/>
      <w:lang w:eastAsia="zh-CN"/>
    </w:rPr>
  </w:style>
  <w:style w:type="table" w:customStyle="1" w:styleId="66f7734b">
    <w:name w:val="Table Grid6f65ee4266f7734b"/>
    <w:basedOn w:val="a8f3035f"/>
    <w:autoRedefine/>
    <w:qFormat/>
    <w:rsid w:val="00BF1566"/>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b216f5">
    <w:name w:val="List Paragraphec02e1fbadb216f5"/>
    <w:basedOn w:val="348f806a"/>
    <w:autoRedefine/>
    <w:uiPriority w:val="34"/>
    <w:qFormat/>
    <w:rsid w:val="00BF1566"/>
    <w:pPr>
      <w:ind w:firstLine="420"/>
    </w:pPr>
  </w:style>
  <w:style w:type="paragraph" w:customStyle="1" w:styleId="efb83464">
    <w:name w:val="密-表格正文d2369412efb83464"/>
    <w:basedOn w:val="37f376b5"/>
    <w:qFormat/>
    <w:rsid w:val="00BF1566"/>
    <w:pPr>
      <w:autoSpaceDE w:val="0"/>
      <w:autoSpaceDN w:val="0"/>
      <w:adjustRightInd w:val="0"/>
      <w:snapToGrid w:val="0"/>
      <w:jc w:val="center"/>
    </w:pPr>
    <w:rPr>
      <w:rFonts w:ascii="Times New Roman" w:eastAsia="仿宋" w:hAnsi="Times New Roman"/>
      <w:sz w:val="24"/>
      <w:szCs w:val="20"/>
      <w:lang w:eastAsia="zh-CN"/>
    </w:rPr>
  </w:style>
  <w:style w:type="table" w:customStyle="1" w:styleId="f2e7a7e6">
    <w:name w:val="密-表格样式1a9a1e6d5f2e7a7e6"/>
    <w:basedOn w:val="a8f3035f"/>
    <w:autoRedefine/>
    <w:uiPriority w:val="99"/>
    <w:qFormat/>
    <w:rsid w:val="00BF1566"/>
    <w:pPr>
      <w:autoSpaceDE w:val="0"/>
      <w:autoSpaceDN w:val="0"/>
      <w:adjustRightInd w:val="0"/>
      <w:snapToGrid w:val="0"/>
      <w:jc w:val="center"/>
    </w:pPr>
    <w:rPr>
      <w:rFonts w:ascii="Times New Roman" w:eastAsia="宋体" w:hAnsi="Times New Roman" w:cs="Times New Roman"/>
      <w:kern w:val="0"/>
      <w:sz w:val="24"/>
      <w:szCs w:val="20"/>
    </w:rPr>
    <w:tblPr>
      <w:jc w:val="cente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9c7a0eb7">
    <w:name w:val="List Paragraph9c7a0eb7"/>
    <w:basedOn w:val="37f376b5"/>
    <w:uiPriority w:val="34"/>
    <w:qFormat/>
    <w:rsid w:val="00153A0A"/>
    <w:pPr>
      <w:ind w:firstLineChars="200" w:firstLine="420"/>
    </w:pPr>
  </w:style>
  <w:style w:type="paragraph" w:styleId="a8e1d533">
    <w:name w:val="Normala8e1d533"/>
    <w:autoRedefine/>
    <w:uiPriority w:val="1"/>
    <w:qFormat/>
    <w:pPr>
      <w:widowControl w:val="0"/>
    </w:pPr>
    <w:rPr>
      <w:rFonts w:asciiTheme="minorHAnsi" w:eastAsiaTheme="minorEastAsia" w:hAnsiTheme="minorHAnsi" w:cstheme="minorBidi"/>
      <w:sz w:val="22"/>
      <w:szCs w:val="22"/>
      <w:lang w:eastAsia="en-US"/>
    </w:rPr>
  </w:style>
  <w:style w:type="paragraph" w:styleId="be3c8923">
    <w:name w:val="heading 1be3c8923"/>
    <w:basedOn w:val="a8e1d533"/>
    <w:next w:val="a"/>
    <w:autoRedefine/>
    <w:qFormat/>
    <w:rsid w:val="00BB11EF"/>
    <w:pPr>
      <w:keepNext/>
      <w:keepLines/>
      <w:spacing w:before="340" w:after="330" w:line="576" w:lineRule="auto"/>
      <w:outlineLvl w:val="0"/>
    </w:pPr>
    <w:rPr>
      <w:b/>
      <w:kern w:val="44"/>
      <w:sz w:val="44"/>
    </w:rPr>
  </w:style>
  <w:style w:type="paragraph" w:styleId="46a8b35a">
    <w:name w:val="heading 246a8b35a"/>
    <w:basedOn w:val="a8e1d533"/>
    <w:next w:val="a"/>
    <w:autoRedefine/>
    <w:unhideWhenUsed/>
    <w:qFormat/>
    <w:pPr>
      <w:keepNext/>
      <w:keepLines/>
      <w:spacing w:before="260" w:after="260" w:line="413" w:lineRule="auto"/>
      <w:outlineLvl w:val="1"/>
    </w:pPr>
    <w:rPr>
      <w:rFonts w:ascii="Arial" w:eastAsia="黑体" w:hAnsi="Arial"/>
      <w:b/>
      <w:sz w:val="32"/>
    </w:rPr>
  </w:style>
  <w:style w:type="paragraph" w:styleId="c02a6f0f">
    <w:name w:val="heading 3c02a6f0f"/>
    <w:basedOn w:val="a8e1d533"/>
    <w:next w:val="a"/>
    <w:autoRedefine/>
    <w:unhideWhenUsed/>
    <w:qFormat/>
    <w:pPr>
      <w:keepNext/>
      <w:keepLines/>
      <w:spacing w:before="260" w:after="260" w:line="413" w:lineRule="auto"/>
      <w:outlineLvl w:val="2"/>
    </w:pPr>
    <w:rPr>
      <w:b/>
      <w:sz w:val="32"/>
    </w:rPr>
  </w:style>
  <w:style w:type="paragraph" w:styleId="29ff0f12">
    <w:name w:val="heading 429ff0f12"/>
    <w:basedOn w:val="a8e1d533"/>
    <w:next w:val="a"/>
    <w:autoRedefine/>
    <w:unhideWhenUsed/>
    <w:qFormat/>
    <w:pPr>
      <w:keepNext/>
      <w:keepLines/>
      <w:spacing w:before="280" w:after="290" w:line="372" w:lineRule="auto"/>
      <w:outlineLvl w:val="3"/>
    </w:pPr>
    <w:rPr>
      <w:rFonts w:ascii="Arial" w:eastAsia="黑体" w:hAnsi="Arial"/>
      <w:b/>
      <w:sz w:val="28"/>
    </w:rPr>
  </w:style>
  <w:style w:type="paragraph" w:styleId="8e7397b6">
    <w:name w:val="heading 58e7397b6"/>
    <w:basedOn w:val="a8e1d533"/>
    <w:next w:val="a"/>
    <w:unhideWhenUsed/>
    <w:qFormat/>
    <w:pPr>
      <w:keepNext/>
      <w:keepLines/>
      <w:numPr>
        <w:ilvl w:val="4"/>
        <w:numId w:val="1"/>
      </w:numPr>
      <w:spacing w:line="360" w:lineRule="auto"/>
      <w:ind w:left="0" w:firstLine="0"/>
      <w:outlineLvl w:val="4"/>
    </w:pPr>
    <w:rPr>
      <w:rFonts w:ascii="Times New Roman" w:hAnsi="Times New Roman"/>
      <w:b/>
    </w:rPr>
  </w:style>
  <w:style w:type="character" w:styleId="5b1b3b56">
    <w:name w:val="Default Paragraph Font5b1b3b56"/>
    <w:uiPriority w:val="1"/>
    <w:semiHidden/>
    <w:unhideWhenUsed/>
  </w:style>
  <w:style w:type="table" w:styleId="b40351ce">
    <w:name w:val="Normal Tableb40351ce"/>
    <w:uiPriority w:val="99"/>
    <w:semiHidden/>
    <w:unhideWhenUsed/>
    <w:tblPr>
      <w:tblInd w:w="0" w:type="dxa"/>
      <w:tblCellMar>
        <w:top w:w="0" w:type="dxa"/>
        <w:left w:w="108" w:type="dxa"/>
        <w:bottom w:w="0" w:type="dxa"/>
        <w:right w:w="108" w:type="dxa"/>
      </w:tblCellMar>
    </w:tblPr>
  </w:style>
  <w:style w:type="numbering" w:styleId="acf40828">
    <w:name w:val="No Listacf40828"/>
    <w:uiPriority w:val="99"/>
    <w:semiHidden/>
    <w:unhideWhenUsed/>
  </w:style>
  <w:style w:type="paragraph" w:styleId="caba29a5">
    <w:name w:val="captioncaba29a5"/>
    <w:basedOn w:val="a8e1d533"/>
    <w:next w:val="a"/>
    <w:uiPriority w:val="35"/>
    <w:unhideWhenUsed/>
    <w:qFormat/>
    <w:pPr>
      <w:jc w:val="center"/>
    </w:pPr>
    <w:rPr>
      <w:rFonts w:eastAsia="黑体" w:cstheme="majorBidi"/>
      <w:sz w:val="20"/>
    </w:rPr>
  </w:style>
  <w:style w:type="paragraph" w:styleId="b6a78b7f">
    <w:name w:val="annotation textb6a78b7f"/>
    <w:basedOn w:val="a8e1d533"/>
  </w:style>
  <w:style w:type="paragraph" w:styleId="06702188">
    <w:name w:val="Body Text06702188"/>
    <w:basedOn w:val="a8e1d533"/>
    <w:next w:val="a6"/>
    <w:autoRedefine/>
    <w:uiPriority w:val="1"/>
    <w:qFormat/>
    <w:pPr>
      <w:ind w:left="122"/>
    </w:pPr>
    <w:rPr>
      <w:rFonts w:ascii="仿宋" w:eastAsia="仿宋" w:hAnsi="仿宋"/>
      <w:sz w:val="28"/>
      <w:szCs w:val="28"/>
    </w:rPr>
  </w:style>
  <w:style w:type="paragraph" w:styleId="83e94ba8">
    <w:name w:val="Quote83e94ba8"/>
    <w:basedOn w:val="a8e1d533"/>
    <w:next w:val="a"/>
    <w:autoRedefine/>
    <w:qFormat/>
    <w:pPr>
      <w:widowControl/>
      <w:spacing w:after="200" w:line="276" w:lineRule="auto"/>
    </w:pPr>
    <w:rPr>
      <w:rFonts w:ascii="Cambria" w:hAnsi="Cambria"/>
      <w:i/>
      <w:iCs/>
    </w:rPr>
  </w:style>
  <w:style w:type="paragraph" w:styleId="4d48b64a">
    <w:name w:val="index 44d48b64a"/>
    <w:basedOn w:val="a8e1d533"/>
    <w:next w:val="a"/>
    <w:qFormat/>
    <w:pPr>
      <w:widowControl/>
      <w:topLinePunct/>
      <w:snapToGrid w:val="0"/>
      <w:spacing w:before="160" w:after="160" w:line="360" w:lineRule="auto"/>
      <w:ind w:left="1260" w:firstLineChars="200" w:firstLine="200"/>
    </w:pPr>
    <w:rPr>
      <w:rFonts w:cs="Arial"/>
      <w:sz w:val="24"/>
      <w:szCs w:val="21"/>
    </w:rPr>
  </w:style>
  <w:style w:type="paragraph" w:styleId="3ebc0e4a">
    <w:name w:val="toc 53ebc0e4a"/>
    <w:basedOn w:val="a8e1d533"/>
    <w:next w:val="a"/>
    <w:uiPriority w:val="39"/>
    <w:unhideWhenUsed/>
    <w:qFormat/>
    <w:pPr>
      <w:ind w:leftChars="800" w:left="1680"/>
    </w:pPr>
  </w:style>
  <w:style w:type="paragraph" w:styleId="f49c5374">
    <w:name w:val="footerf49c5374"/>
    <w:basedOn w:val="a8e1d533"/>
    <w:autoRedefine/>
    <w:qFormat/>
    <w:pPr>
      <w:tabs>
        <w:tab w:val="center" w:pos="4153"/>
        <w:tab w:val="right" w:pos="8306"/>
      </w:tabs>
      <w:snapToGrid w:val="0"/>
    </w:pPr>
    <w:rPr>
      <w:sz w:val="18"/>
    </w:rPr>
  </w:style>
  <w:style w:type="paragraph" w:styleId="59e76e4e">
    <w:name w:val="header59e76e4e"/>
    <w:basedOn w:val="a8e1d533"/>
    <w:autoRedefine/>
    <w:qFormat/>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paragraph" w:styleId="c35737ad">
    <w:name w:val="toc 1c35737ad"/>
    <w:basedOn w:val="a8e1d533"/>
    <w:next w:val="a"/>
    <w:autoRedefine/>
    <w:uiPriority w:val="39"/>
    <w:qFormat/>
  </w:style>
  <w:style w:type="paragraph" w:styleId="7ff9f66f">
    <w:name w:val="toc 27ff9f66f"/>
    <w:basedOn w:val="a8e1d533"/>
    <w:next w:val="a"/>
    <w:autoRedefine/>
    <w:uiPriority w:val="39"/>
    <w:qFormat/>
    <w:pPr>
      <w:ind w:leftChars="200" w:left="420"/>
    </w:pPr>
  </w:style>
  <w:style w:type="paragraph" w:styleId="3cab2b12">
    <w:name w:val="Normal (Web)3cab2b12"/>
    <w:basedOn w:val="a8e1d533"/>
    <w:autoRedefine/>
    <w:qFormat/>
    <w:pPr>
      <w:spacing w:beforeAutospacing="1" w:afterAutospacing="1"/>
    </w:pPr>
    <w:rPr>
      <w:rFonts w:cs="Times New Roman"/>
      <w:sz w:val="24"/>
      <w:lang w:eastAsia="zh-CN"/>
    </w:rPr>
  </w:style>
  <w:style w:type="paragraph" w:styleId="429fe097">
    <w:name w:val="Body Text First Indent429fe097"/>
    <w:basedOn w:val="06702188"/>
    <w:autoRedefine/>
    <w:uiPriority w:val="99"/>
    <w:unhideWhenUsed/>
    <w:qFormat/>
    <w:pPr>
      <w:ind w:firstLineChars="100" w:firstLine="420"/>
    </w:pPr>
  </w:style>
  <w:style w:type="table" w:styleId="6f844da6">
    <w:name w:val="Table Grid6f844da6"/>
    <w:basedOn w:val="b40351ce"/>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f470d79">
    <w:name w:val="引用1cf470d79"/>
    <w:basedOn w:val="a8e1d533"/>
    <w:next w:val="a"/>
    <w:autoRedefine/>
    <w:uiPriority w:val="99"/>
    <w:qFormat/>
    <w:pPr>
      <w:spacing w:before="200" w:after="160"/>
      <w:ind w:left="864" w:right="864"/>
      <w:jc w:val="center"/>
    </w:pPr>
    <w:rPr>
      <w:i/>
      <w:iCs/>
      <w:color w:val="3F3F3F"/>
    </w:rPr>
  </w:style>
  <w:style w:type="paragraph" w:customStyle="1" w:styleId="eab10618">
    <w:name w:val="Table Paragrapheab10618"/>
    <w:basedOn w:val="a8e1d533"/>
    <w:autoRedefine/>
    <w:uiPriority w:val="1"/>
    <w:qFormat/>
  </w:style>
  <w:style w:type="table" w:customStyle="1" w:styleId="70688411">
    <w:name w:val="Table Normal70688411"/>
    <w:autoRedefine/>
    <w:semiHidden/>
    <w:unhideWhenUsed/>
    <w:qFormat/>
    <w:tblPr>
      <w:tblCellMar>
        <w:top w:w="0" w:type="dxa"/>
        <w:left w:w="0" w:type="dxa"/>
        <w:bottom w:w="0" w:type="dxa"/>
        <w:right w:w="0" w:type="dxa"/>
      </w:tblCellMar>
    </w:tblPr>
  </w:style>
  <w:style w:type="paragraph" w:styleId="37a29e49">
    <w:name w:val="List Paragraph37a29e49"/>
    <w:basedOn w:val="a8e1d533"/>
    <w:autoRedefine/>
    <w:uiPriority w:val="99"/>
    <w:qFormat/>
    <w:pPr>
      <w:ind w:firstLineChars="200" w:firstLine="420"/>
    </w:pPr>
  </w:style>
  <w:style w:type="paragraph" w:customStyle="1" w:styleId="44e8fb71">
    <w:name w:val="WPSOffice手动目录 144e8fb71"/>
    <w:autoRedefine/>
    <w:qFormat/>
  </w:style>
  <w:style w:type="paragraph" w:customStyle="1" w:styleId="9a8e8538">
    <w:name w:val="WPSOffice手动目录 29a8e8538"/>
    <w:autoRedefine/>
    <w:qFormat/>
    <w:pPr>
      <w:ind w:leftChars="200" w:left="200"/>
    </w:pPr>
  </w:style>
  <w:style w:type="paragraph" w:customStyle="1" w:styleId="667cceb0">
    <w:name w:val="Normalf02f04fb667cceb0"/>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5985b861">
    <w:name w:val="List Paragraph347766b55985b861"/>
    <w:basedOn w:val="667cceb0"/>
    <w:autoRedefine/>
    <w:uiPriority w:val="34"/>
    <w:qFormat/>
    <w:pPr>
      <w:ind w:firstLine="420"/>
    </w:pPr>
  </w:style>
  <w:style w:type="paragraph" w:customStyle="1" w:styleId="091cf36e">
    <w:name w:val="_DAH-正文091cf36e"/>
    <w:basedOn w:val="a8e1d533"/>
    <w:autoRedefine/>
    <w:qFormat/>
  </w:style>
  <w:style w:type="paragraph" w:customStyle="1" w:styleId="90a25427">
    <w:name w:val="Normal1303ced190a25427"/>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81c54bcf">
    <w:name w:val="Normal158b094481c54bcf"/>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3d28e0e4">
    <w:name w:val="Normalbe11a1a43d28e0e4"/>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0b392572">
    <w:name w:val="Normal3f050afc0b392572"/>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7e7e83ff">
    <w:name w:val="caption0182c7047e7e83ff"/>
    <w:basedOn w:val="3d28e0e4"/>
    <w:next w:val="a"/>
    <w:autoRedefine/>
    <w:uiPriority w:val="35"/>
    <w:unhideWhenUsed/>
    <w:qFormat/>
    <w:pPr>
      <w:spacing w:line="240" w:lineRule="auto"/>
      <w:ind w:firstLineChars="0" w:firstLine="0"/>
      <w:jc w:val="center"/>
    </w:pPr>
    <w:rPr>
      <w:rFonts w:eastAsia="黑体" w:cstheme="majorBidi"/>
      <w:sz w:val="20"/>
    </w:rPr>
  </w:style>
  <w:style w:type="paragraph" w:customStyle="1" w:styleId="d14274da">
    <w:name w:val="密-表格正文ed9af0e5d14274da"/>
    <w:basedOn w:val="-3aaabe81"/>
    <w:autoRedefine/>
    <w:qFormat/>
    <w:pPr>
      <w:spacing w:line="240" w:lineRule="auto"/>
      <w:jc w:val="center"/>
    </w:pPr>
    <w:rPr>
      <w:sz w:val="24"/>
    </w:rPr>
  </w:style>
  <w:style w:type="paragraph" w:customStyle="1" w:styleId="345e328c">
    <w:name w:val="密-无缩进正文3aaabe81345e328c"/>
    <w:basedOn w:val="3d28e0e4"/>
    <w:autoRedefine/>
    <w:qFormat/>
    <w:pPr>
      <w:ind w:firstLineChars="0" w:firstLine="0"/>
    </w:pPr>
  </w:style>
  <w:style w:type="table" w:customStyle="1" w:styleId="d738e7a1">
    <w:name w:val="Table Grid6f65ee42d738e7a1"/>
    <w:basedOn w:val="NormalTable9f6a1abf"/>
    <w:autoRedefin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bc0e072">
    <w:name w:val="Normal Table9f6a1abf8bc0e072"/>
    <w:autoRedefine/>
    <w:uiPriority w:val="99"/>
    <w:semiHidden/>
    <w:unhideWhenUsed/>
    <w:qFormat/>
    <w:tblPr>
      <w:tblCellMar>
        <w:top w:w="0" w:type="dxa"/>
        <w:left w:w="108" w:type="dxa"/>
        <w:bottom w:w="0" w:type="dxa"/>
        <w:right w:w="108" w:type="dxa"/>
      </w:tblCellMar>
    </w:tblPr>
  </w:style>
  <w:style w:type="paragraph" w:customStyle="1" w:styleId="95a2c768">
    <w:name w:val="List Paragraphec02e1fb95a2c768"/>
    <w:basedOn w:val="81c54bcf"/>
    <w:autoRedefine/>
    <w:uiPriority w:val="34"/>
    <w:qFormat/>
    <w:pPr>
      <w:ind w:firstLine="420"/>
    </w:pPr>
  </w:style>
  <w:style w:type="paragraph" w:customStyle="1" w:styleId="25dc2e4d">
    <w:name w:val="密-表格正文d236941225dc2e4d"/>
    <w:basedOn w:val="-c4369f18"/>
    <w:qFormat/>
    <w:pPr>
      <w:spacing w:line="240" w:lineRule="auto"/>
      <w:jc w:val="center"/>
    </w:pPr>
    <w:rPr>
      <w:sz w:val="24"/>
    </w:rPr>
  </w:style>
  <w:style w:type="paragraph" w:customStyle="1" w:styleId="7199ef42">
    <w:name w:val="密-无缩进正文c4369f187199ef42"/>
    <w:basedOn w:val="81c54bcf"/>
    <w:autoRedefine/>
    <w:qFormat/>
    <w:pPr>
      <w:ind w:firstLineChars="0" w:firstLine="0"/>
    </w:pPr>
  </w:style>
  <w:style w:type="table" w:customStyle="1" w:styleId="97dc2b44">
    <w:name w:val="密-表格样式1a9a1e6d597dc2b44"/>
    <w:basedOn w:val="NormalTable156b1837"/>
    <w:autoRedefine/>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c3031434">
    <w:name w:val="Normal Table156b1837c3031434"/>
    <w:autoRedefine/>
    <w:uiPriority w:val="99"/>
    <w:semiHidden/>
    <w:unhideWhenUsed/>
    <w:qFormat/>
    <w:tblPr>
      <w:tblCellMar>
        <w:top w:w="0" w:type="dxa"/>
        <w:left w:w="108" w:type="dxa"/>
        <w:bottom w:w="0" w:type="dxa"/>
        <w:right w:w="108" w:type="dxa"/>
      </w:tblCellMar>
    </w:tblPr>
  </w:style>
  <w:style w:type="paragraph" w:customStyle="1" w:styleId="7a387c45">
    <w:name w:val="Normalb47930c77a387c45"/>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table" w:customStyle="1" w:styleId="d0f3f1bf">
    <w:name w:val="密-表格样式1d0f3f1bf"/>
    <w:basedOn w:val="b40351ce"/>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b984a891">
    <w:name w:val="Normalea291ad1b984a891"/>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d51c8356">
    <w:name w:val="密-表格正文06c962a4d51c8356"/>
    <w:basedOn w:val="-55516db3"/>
    <w:autoRedefine/>
    <w:qFormat/>
    <w:pPr>
      <w:spacing w:line="240" w:lineRule="auto"/>
      <w:jc w:val="center"/>
    </w:pPr>
    <w:rPr>
      <w:sz w:val="24"/>
    </w:rPr>
  </w:style>
  <w:style w:type="paragraph" w:customStyle="1" w:styleId="05cf5b6e">
    <w:name w:val="密-无缩进正文55516db305cf5b6e"/>
    <w:basedOn w:val="b984a891"/>
    <w:autoRedefine/>
    <w:qFormat/>
    <w:pPr>
      <w:ind w:firstLineChars="0" w:firstLine="0"/>
    </w:pPr>
  </w:style>
  <w:style w:type="table" w:customStyle="1" w:styleId="7d164ef7">
    <w:name w:val="密-表格样式1630762c57d164ef7"/>
    <w:basedOn w:val="NormalTable618321fd"/>
    <w:autoRedefine/>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107f3f06">
    <w:name w:val="Normal Table618321fd107f3f06"/>
    <w:autoRedefine/>
    <w:uiPriority w:val="99"/>
    <w:semiHidden/>
    <w:unhideWhenUsed/>
    <w:qFormat/>
    <w:tblPr>
      <w:tblCellMar>
        <w:top w:w="0" w:type="dxa"/>
        <w:left w:w="108" w:type="dxa"/>
        <w:bottom w:w="0" w:type="dxa"/>
        <w:right w:w="108" w:type="dxa"/>
      </w:tblCellMar>
    </w:tblPr>
  </w:style>
  <w:style w:type="paragraph" w:customStyle="1" w:styleId="09de6e9f">
    <w:name w:val="Normalcedf08e809de6e9f"/>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229dc16d">
    <w:name w:val="caption18cc8b25229dc16d"/>
    <w:basedOn w:val="09de6e9f"/>
    <w:next w:val="a"/>
    <w:autoRedefine/>
    <w:uiPriority w:val="35"/>
    <w:unhideWhenUsed/>
    <w:qFormat/>
    <w:pPr>
      <w:spacing w:line="240" w:lineRule="auto"/>
      <w:ind w:firstLineChars="0" w:firstLine="0"/>
      <w:jc w:val="center"/>
    </w:pPr>
    <w:rPr>
      <w:rFonts w:eastAsia="黑体" w:cstheme="majorBidi"/>
      <w:sz w:val="20"/>
    </w:rPr>
  </w:style>
  <w:style w:type="paragraph" w:customStyle="1" w:styleId="3de47a1f">
    <w:name w:val="密-表格正文a00228b53de47a1f"/>
    <w:basedOn w:val="-d23c96d5"/>
    <w:autoRedefine/>
    <w:qFormat/>
    <w:pPr>
      <w:spacing w:line="240" w:lineRule="auto"/>
      <w:jc w:val="center"/>
    </w:pPr>
    <w:rPr>
      <w:sz w:val="24"/>
    </w:rPr>
  </w:style>
  <w:style w:type="paragraph" w:customStyle="1" w:styleId="6d6711fc">
    <w:name w:val="密-无缩进正文d23c96d56d6711fc"/>
    <w:basedOn w:val="09de6e9f"/>
    <w:autoRedefine/>
    <w:qFormat/>
    <w:pPr>
      <w:ind w:firstLineChars="0" w:firstLine="0"/>
    </w:pPr>
  </w:style>
  <w:style w:type="table" w:customStyle="1" w:styleId="857863f3">
    <w:name w:val="Table Grid7dd33454857863f3"/>
    <w:basedOn w:val="NormalTable0111bb42"/>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c352281">
    <w:name w:val="Normal Table0111bb423c352281"/>
    <w:autoRedefine/>
    <w:uiPriority w:val="99"/>
    <w:semiHidden/>
    <w:unhideWhenUsed/>
    <w:qFormat/>
    <w:tblPr>
      <w:tblCellMar>
        <w:top w:w="0" w:type="dxa"/>
        <w:left w:w="108" w:type="dxa"/>
        <w:bottom w:w="0" w:type="dxa"/>
        <w:right w:w="108" w:type="dxa"/>
      </w:tblCellMar>
    </w:tblPr>
  </w:style>
  <w:style w:type="character" w:styleId="bb4579b9">
    <w:name w:val="Hyperlinkbb4579b9"/>
    <w:basedOn w:val="5b1b3b56"/>
    <w:uiPriority w:val="99"/>
    <w:unhideWhenUsed/>
    <w:rsid w:val="00F57416"/>
    <w:rPr>
      <w:color w:val="0026E5" w:themeColor="hyperlink"/>
      <w:u w:val="single"/>
    </w:rPr>
  </w:style>
  <w:style w:type="paragraph" w:styleId="dd05a7da">
    <w:name w:val="Normaldd05a7da"/>
    <w:autoRedefine/>
    <w:uiPriority w:val="1"/>
    <w:qFormat/>
    <w:rsid w:val="00B96D61"/>
    <w:pPr>
      <w:widowControl w:val="0"/>
    </w:pPr>
    <w:rPr>
      <w:kern w:val="0"/>
      <w:sz w:val="22"/>
      <w:lang w:eastAsia="en-US"/>
    </w:rPr>
  </w:style>
  <w:style w:type="paragraph" w:styleId="bf7edd56">
    <w:name w:val="heading 1bf7edd56"/>
    <w:basedOn w:val="dd05a7da"/>
    <w:next w:val="a"/>
    <w:link w:val="10"/>
    <w:autoRedefine/>
    <w:qFormat/>
    <w:rsid w:val="00B96D61"/>
    <w:pPr>
      <w:keepNext/>
      <w:keepLines/>
      <w:numPr>
        <w:numId w:val="1"/>
      </w:numPr>
      <w:tabs>
        <w:tab w:val="clear" w:pos="312"/>
      </w:tabs>
      <w:spacing w:before="340" w:after="330" w:line="576" w:lineRule="auto"/>
      <w:outlineLvl w:val="0"/>
    </w:pPr>
    <w:rPr>
      <w:b/>
      <w:kern w:val="44"/>
      <w:sz w:val="44"/>
    </w:rPr>
  </w:style>
  <w:style w:type="character" w:styleId="6ff8d08e">
    <w:name w:val="Default Paragraph Font6ff8d08e"/>
    <w:uiPriority w:val="1"/>
    <w:semiHidden/>
    <w:unhideWhenUsed/>
  </w:style>
  <w:style w:type="table" w:styleId="8e9d4ecd">
    <w:name w:val="Normal Table8e9d4ecd"/>
    <w:uiPriority w:val="99"/>
    <w:semiHidden/>
    <w:unhideWhenUsed/>
    <w:tblPr>
      <w:tblInd w:w="0" w:type="dxa"/>
      <w:tblCellMar>
        <w:top w:w="0" w:type="dxa"/>
        <w:left w:w="108" w:type="dxa"/>
        <w:bottom w:w="0" w:type="dxa"/>
        <w:right w:w="108" w:type="dxa"/>
      </w:tblCellMar>
    </w:tblPr>
  </w:style>
  <w:style w:type="numbering" w:styleId="b462de65">
    <w:name w:val="No Listb462de65"/>
    <w:uiPriority w:val="99"/>
    <w:semiHidden/>
    <w:unhideWhenUsed/>
  </w:style>
  <w:style w:type="paragraph" w:styleId="5b3cde18">
    <w:name w:val="header5b3cde18"/>
    <w:basedOn w:val="dd05a7da"/>
    <w:link w:val="a4"/>
    <w:uiPriority w:val="99"/>
    <w:unhideWhenUsed/>
    <w:rsid w:val="00B96D61"/>
    <w:pPr>
      <w:tabs>
        <w:tab w:val="center" w:pos="4153"/>
        <w:tab w:val="right" w:pos="8306"/>
      </w:tabs>
      <w:snapToGrid w:val="0"/>
      <w:jc w:val="center"/>
    </w:pPr>
    <w:rPr>
      <w:sz w:val="18"/>
      <w:szCs w:val="18"/>
    </w:rPr>
  </w:style>
  <w:style w:type="character" w:customStyle="1" w:styleId="94d3d277">
    <w:name w:val="页眉 字符94d3d277"/>
    <w:basedOn w:val="6ff8d08e"/>
    <w:link w:val="a3"/>
    <w:uiPriority w:val="99"/>
    <w:rsid w:val="00B96D61"/>
    <w:rPr>
      <w:sz w:val="18"/>
      <w:szCs w:val="18"/>
    </w:rPr>
  </w:style>
  <w:style w:type="paragraph" w:styleId="dde32665">
    <w:name w:val="footerdde32665"/>
    <w:basedOn w:val="dd05a7da"/>
    <w:link w:val="a6"/>
    <w:uiPriority w:val="99"/>
    <w:unhideWhenUsed/>
    <w:rsid w:val="00B96D61"/>
    <w:pPr>
      <w:tabs>
        <w:tab w:val="center" w:pos="4153"/>
        <w:tab w:val="right" w:pos="8306"/>
      </w:tabs>
      <w:snapToGrid w:val="0"/>
    </w:pPr>
    <w:rPr>
      <w:sz w:val="18"/>
      <w:szCs w:val="18"/>
    </w:rPr>
  </w:style>
  <w:style w:type="character" w:customStyle="1" w:styleId="d916be05">
    <w:name w:val="页脚 字符d916be05"/>
    <w:basedOn w:val="6ff8d08e"/>
    <w:link w:val="a5"/>
    <w:uiPriority w:val="99"/>
    <w:rsid w:val="00B96D61"/>
    <w:rPr>
      <w:sz w:val="18"/>
      <w:szCs w:val="18"/>
    </w:rPr>
  </w:style>
  <w:style w:type="character" w:customStyle="1" w:styleId="fb53f546">
    <w:name w:val="标题 1 字符fb53f546"/>
    <w:basedOn w:val="6ff8d08e"/>
    <w:link w:val="1"/>
    <w:rsid w:val="00B96D61"/>
    <w:rPr>
      <w:b/>
      <w:kern w:val="44"/>
      <w:sz w:val="44"/>
      <w:lang w:eastAsia="en-US"/>
    </w:rPr>
  </w:style>
  <w:style w:type="paragraph" w:styleId="615a3d69">
    <w:name w:val="Normal615a3d69"/>
    <w:autoRedefine/>
    <w:uiPriority w:val="1"/>
    <w:qFormat/>
    <w:rsid w:val="00AF5D1F"/>
    <w:pPr>
      <w:widowControl w:val="0"/>
    </w:pPr>
    <w:rPr>
      <w:kern w:val="0"/>
      <w:sz w:val="22"/>
      <w:lang w:eastAsia="en-US"/>
    </w:rPr>
  </w:style>
  <w:style w:type="paragraph" w:styleId="b1a4df7f">
    <w:name w:val="heading 1b1a4df7f"/>
    <w:basedOn w:val="615a3d69"/>
    <w:next w:val="a"/>
    <w:link w:val="10"/>
    <w:autoRedefine/>
    <w:qFormat/>
    <w:rsid w:val="00AF5D1F"/>
    <w:pPr>
      <w:keepNext/>
      <w:keepLines/>
      <w:numPr>
        <w:numId w:val="1"/>
      </w:numPr>
      <w:tabs>
        <w:tab w:val="clear" w:pos="312"/>
      </w:tabs>
      <w:spacing w:before="340" w:after="330" w:line="576" w:lineRule="auto"/>
      <w:outlineLvl w:val="0"/>
    </w:pPr>
    <w:rPr>
      <w:b/>
      <w:kern w:val="44"/>
      <w:sz w:val="44"/>
    </w:rPr>
  </w:style>
  <w:style w:type="paragraph" w:styleId="aead66c2">
    <w:name w:val="heading 2aead66c2"/>
    <w:basedOn w:val="615a3d69"/>
    <w:next w:val="a"/>
    <w:link w:val="20"/>
    <w:autoRedefine/>
    <w:unhideWhenUsed/>
    <w:qFormat/>
    <w:rsid w:val="00AF5D1F"/>
    <w:pPr>
      <w:keepNext/>
      <w:keepLines/>
      <w:spacing w:before="260" w:after="260" w:line="413" w:lineRule="auto"/>
      <w:outlineLvl w:val="1"/>
    </w:pPr>
    <w:rPr>
      <w:rFonts w:ascii="Arial" w:eastAsia="黑体" w:hAnsi="Arial"/>
      <w:b/>
      <w:sz w:val="32"/>
    </w:rPr>
  </w:style>
  <w:style w:type="paragraph" w:styleId="75b3da31">
    <w:name w:val="heading 375b3da31"/>
    <w:basedOn w:val="615a3d69"/>
    <w:next w:val="a"/>
    <w:link w:val="30"/>
    <w:autoRedefine/>
    <w:unhideWhenUsed/>
    <w:qFormat/>
    <w:rsid w:val="00AF5D1F"/>
    <w:pPr>
      <w:keepNext/>
      <w:keepLines/>
      <w:spacing w:before="260" w:after="260" w:line="413" w:lineRule="auto"/>
      <w:outlineLvl w:val="2"/>
    </w:pPr>
    <w:rPr>
      <w:b/>
      <w:sz w:val="32"/>
    </w:rPr>
  </w:style>
  <w:style w:type="character" w:styleId="8c1c65aa">
    <w:name w:val="Default Paragraph Font8c1c65aa"/>
    <w:uiPriority w:val="1"/>
    <w:semiHidden/>
    <w:unhideWhenUsed/>
  </w:style>
  <w:style w:type="table" w:styleId="e71659be">
    <w:name w:val="Normal Tablee71659be"/>
    <w:uiPriority w:val="99"/>
    <w:semiHidden/>
    <w:unhideWhenUsed/>
    <w:tblPr>
      <w:tblInd w:w="0" w:type="dxa"/>
      <w:tblCellMar>
        <w:top w:w="0" w:type="dxa"/>
        <w:left w:w="108" w:type="dxa"/>
        <w:bottom w:w="0" w:type="dxa"/>
        <w:right w:w="108" w:type="dxa"/>
      </w:tblCellMar>
    </w:tblPr>
  </w:style>
  <w:style w:type="numbering" w:styleId="8b8e342e">
    <w:name w:val="No List8b8e342e"/>
    <w:uiPriority w:val="99"/>
    <w:semiHidden/>
    <w:unhideWhenUsed/>
  </w:style>
  <w:style w:type="paragraph" w:styleId="a9baeb58">
    <w:name w:val="headera9baeb58"/>
    <w:basedOn w:val="615a3d69"/>
    <w:link w:val="a4"/>
    <w:uiPriority w:val="99"/>
    <w:unhideWhenUsed/>
    <w:rsid w:val="00AF5D1F"/>
    <w:pPr>
      <w:tabs>
        <w:tab w:val="center" w:pos="4153"/>
        <w:tab w:val="right" w:pos="8306"/>
      </w:tabs>
      <w:snapToGrid w:val="0"/>
      <w:jc w:val="center"/>
    </w:pPr>
    <w:rPr>
      <w:sz w:val="18"/>
      <w:szCs w:val="18"/>
    </w:rPr>
  </w:style>
  <w:style w:type="character" w:customStyle="1" w:styleId="610595ab">
    <w:name w:val="页眉 字符610595ab"/>
    <w:basedOn w:val="8c1c65aa"/>
    <w:link w:val="a3"/>
    <w:uiPriority w:val="99"/>
    <w:rsid w:val="00AF5D1F"/>
    <w:rPr>
      <w:sz w:val="18"/>
      <w:szCs w:val="18"/>
    </w:rPr>
  </w:style>
  <w:style w:type="paragraph" w:styleId="f55e86ad">
    <w:name w:val="footerf55e86ad"/>
    <w:basedOn w:val="615a3d69"/>
    <w:link w:val="a6"/>
    <w:uiPriority w:val="99"/>
    <w:unhideWhenUsed/>
    <w:rsid w:val="00AF5D1F"/>
    <w:pPr>
      <w:tabs>
        <w:tab w:val="center" w:pos="4153"/>
        <w:tab w:val="right" w:pos="8306"/>
      </w:tabs>
      <w:snapToGrid w:val="0"/>
    </w:pPr>
    <w:rPr>
      <w:sz w:val="18"/>
      <w:szCs w:val="18"/>
    </w:rPr>
  </w:style>
  <w:style w:type="character" w:customStyle="1" w:styleId="9e205386">
    <w:name w:val="页脚 字符9e205386"/>
    <w:basedOn w:val="8c1c65aa"/>
    <w:link w:val="a5"/>
    <w:uiPriority w:val="99"/>
    <w:rsid w:val="00AF5D1F"/>
    <w:rPr>
      <w:sz w:val="18"/>
      <w:szCs w:val="18"/>
    </w:rPr>
  </w:style>
  <w:style w:type="character" w:customStyle="1" w:styleId="c1c3af83">
    <w:name w:val="标题 1 字符c1c3af83"/>
    <w:basedOn w:val="8c1c65aa"/>
    <w:link w:val="1"/>
    <w:rsid w:val="00AF5D1F"/>
    <w:rPr>
      <w:b/>
      <w:kern w:val="44"/>
      <w:sz w:val="44"/>
      <w:lang w:eastAsia="en-US"/>
    </w:rPr>
  </w:style>
  <w:style w:type="character" w:customStyle="1" w:styleId="9c39de52">
    <w:name w:val="标题 2 字符9c39de52"/>
    <w:basedOn w:val="8c1c65aa"/>
    <w:link w:val="2"/>
    <w:rsid w:val="00AF5D1F"/>
    <w:rPr>
      <w:rFonts w:ascii="Arial" w:eastAsia="黑体" w:hAnsi="Arial"/>
      <w:b/>
      <w:kern w:val="0"/>
      <w:sz w:val="32"/>
      <w:lang w:eastAsia="en-US"/>
    </w:rPr>
  </w:style>
  <w:style w:type="character" w:customStyle="1" w:styleId="b25b4633">
    <w:name w:val="标题 3 字符b25b4633"/>
    <w:basedOn w:val="8c1c65aa"/>
    <w:link w:val="3"/>
    <w:rsid w:val="00AF5D1F"/>
    <w:rPr>
      <w:b/>
      <w:kern w:val="0"/>
      <w:sz w:val="32"/>
      <w:lang w:eastAsia="en-US"/>
    </w:rPr>
  </w:style>
  <w:style w:type="table" w:customStyle="1" w:styleId="e5b64972">
    <w:name w:val="密-表格样式1e5b64972"/>
    <w:basedOn w:val="e71659be"/>
    <w:uiPriority w:val="99"/>
    <w:qFormat/>
    <w:rsid w:val="00AF5D1F"/>
    <w:pPr>
      <w:autoSpaceDE w:val="0"/>
      <w:autoSpaceDN w:val="0"/>
      <w:adjustRightInd w:val="0"/>
      <w:snapToGrid w:val="0"/>
      <w:jc w:val="center"/>
    </w:pPr>
    <w:rPr>
      <w:rFonts w:ascii="Times New Roman" w:eastAsia="宋体" w:hAnsi="Times New Roman" w:cs="Times New Roman"/>
      <w:kern w:val="0"/>
      <w:sz w:val="24"/>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7ed72921">
    <w:name w:val="Normalea291ad17ed72921"/>
    <w:autoRedefine/>
    <w:qFormat/>
    <w:rsid w:val="00AF5D1F"/>
    <w:pPr>
      <w:widowControl w:val="0"/>
      <w:autoSpaceDE w:val="0"/>
      <w:autoSpaceDN w:val="0"/>
      <w:adjustRightInd w:val="0"/>
      <w:snapToGrid w:val="0"/>
      <w:spacing w:line="360" w:lineRule="auto"/>
      <w:ind w:firstLineChars="200" w:firstLine="200"/>
      <w:jc w:val="both"/>
    </w:pPr>
    <w:rPr>
      <w:rFonts w:ascii="Times New Roman" w:eastAsia="仿宋" w:hAnsi="Times New Roman"/>
      <w:kern w:val="0"/>
      <w:sz w:val="28"/>
      <w:szCs w:val="20"/>
    </w:rPr>
  </w:style>
  <w:style w:type="paragraph" w:customStyle="1" w:styleId="3be152e0">
    <w:name w:val="密-表格正文06c962a43be152e0"/>
    <w:basedOn w:val="615a3d69"/>
    <w:autoRedefine/>
    <w:qFormat/>
    <w:rsid w:val="00AF5D1F"/>
    <w:pPr>
      <w:autoSpaceDE w:val="0"/>
      <w:autoSpaceDN w:val="0"/>
      <w:adjustRightInd w:val="0"/>
      <w:snapToGrid w:val="0"/>
      <w:jc w:val="center"/>
    </w:pPr>
    <w:rPr>
      <w:rFonts w:ascii="Times New Roman" w:eastAsia="仿宋" w:hAnsi="Times New Roman"/>
      <w:sz w:val="24"/>
      <w:szCs w:val="20"/>
      <w:lang w:eastAsia="zh-CN"/>
    </w:rPr>
  </w:style>
  <w:style w:type="table" w:customStyle="1" w:styleId="873bebf9">
    <w:name w:val="密-表格样式1630762c5873bebf9"/>
    <w:basedOn w:val="e71659be"/>
    <w:autoRedefine/>
    <w:uiPriority w:val="99"/>
    <w:qFormat/>
    <w:rsid w:val="00AF5D1F"/>
    <w:pPr>
      <w:autoSpaceDE w:val="0"/>
      <w:autoSpaceDN w:val="0"/>
      <w:adjustRightInd w:val="0"/>
      <w:snapToGrid w:val="0"/>
      <w:jc w:val="center"/>
    </w:pPr>
    <w:rPr>
      <w:rFonts w:ascii="Times New Roman" w:eastAsia="宋体" w:hAnsi="Times New Roman" w:cs="Times New Roman"/>
      <w:kern w:val="0"/>
      <w:sz w:val="24"/>
      <w:szCs w:val="20"/>
    </w:rPr>
    <w:tblPr>
      <w:jc w:val="cente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3745347">
      <w:bodyDiv w:val="1"/>
      <w:marLeft w:val="0"/>
      <w:marRight w:val="0"/>
      <w:marTop w:val="0"/>
      <w:marBottom w:val="0"/>
      <w:divBdr>
        <w:top w:val="none" w:sz="0" w:space="0" w:color="auto"/>
        <w:left w:val="none" w:sz="0" w:space="0" w:color="auto"/>
        <w:bottom w:val="none" w:sz="0" w:space="0" w:color="auto"/>
        <w:right w:val="none" w:sz="0" w:space="0" w:color="auto"/>
      </w:divBdr>
      <w:divsChild>
        <w:div w:id="410783249">
          <w:marLeft w:val="0"/>
          <w:marRight w:val="0"/>
          <w:marTop w:val="0"/>
          <w:marBottom w:val="0"/>
          <w:divBdr>
            <w:top w:val="none" w:sz="0" w:space="0" w:color="auto"/>
            <w:left w:val="none" w:sz="0" w:space="0" w:color="auto"/>
            <w:bottom w:val="none" w:sz="0" w:space="0" w:color="auto"/>
            <w:right w:val="none" w:sz="0" w:space="0" w:color="auto"/>
          </w:divBdr>
        </w:div>
      </w:divsChild>
    </w:div>
    <w:div w:id="1310747056">
      <w:bodyDiv w:val="1"/>
      <w:marLeft w:val="0"/>
      <w:marRight w:val="0"/>
      <w:marTop w:val="0"/>
      <w:marBottom w:val="0"/>
      <w:divBdr>
        <w:top w:val="none" w:sz="0" w:space="0" w:color="auto"/>
        <w:left w:val="none" w:sz="0" w:space="0" w:color="auto"/>
        <w:bottom w:val="none" w:sz="0" w:space="0" w:color="auto"/>
        <w:right w:val="none" w:sz="0" w:space="0" w:color="auto"/>
      </w:divBdr>
      <w:divsChild>
        <w:div w:id="117126296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footer1.xml" Type="http://schemas.openxmlformats.org/officeDocument/2006/relationships/footer"/><Relationship Id="rId11" Target="fontTable.xml" Type="http://schemas.openxmlformats.org/officeDocument/2006/relationships/fontTable"/><Relationship Id="rId12" Target="theme/theme1.xml" Type="http://schemas.openxmlformats.org/officeDocument/2006/relationships/theme"/><Relationship Id="rId13" Target="media/image2.png" Type="http://schemas.openxmlformats.org/officeDocument/2006/relationships/image"/><Relationship Id="rId14" Target="media/image3.png" Type="http://schemas.openxmlformats.org/officeDocument/2006/relationships/image"/><Relationship Id="rId15" Target="media/image4.png" Type="http://schemas.openxmlformats.org/officeDocument/2006/relationships/image"/><Relationship Id="rId16" Target="media/image5.png" Type="http://schemas.openxmlformats.org/officeDocument/2006/relationships/image"/><Relationship Id="rId17" Target="media/image6.png" Type="http://schemas.openxmlformats.org/officeDocument/2006/relationships/image"/><Relationship Id="rId18" Target="media/image7.emf" Type="http://schemas.openxmlformats.org/officeDocument/2006/relationships/image"/><Relationship Id="rId19" Target="media/image8.png" Type="http://schemas.openxmlformats.org/officeDocument/2006/relationships/image"/><Relationship Id="rId2" Target="numbering.xml" Type="http://schemas.openxmlformats.org/officeDocument/2006/relationships/numbering"/><Relationship Id="rId20" Target="media/image9.png" Type="http://schemas.openxmlformats.org/officeDocument/2006/relationships/image"/><Relationship Id="rId3" Target="styles.xml" Type="http://schemas.openxmlformats.org/officeDocument/2006/relationships/styles"/><Relationship Id="rId4" Target="settings.xml" Type="http://schemas.openxmlformats.org/officeDocument/2006/relationships/settings"/><Relationship Id="rId5" Target="webSettings.xml" Type="http://schemas.openxmlformats.org/officeDocument/2006/relationships/webSettings"/><Relationship Id="rId6" Target="footnotes.xml" Type="http://schemas.openxmlformats.org/officeDocument/2006/relationships/footnotes"/><Relationship Id="rId7" Target="endnotes.xml" Type="http://schemas.openxmlformats.org/officeDocument/2006/relationships/endnotes"/><Relationship Id="rId8" Target="header1.xml" Type="http://schemas.openxmlformats.org/officeDocument/2006/relationships/header"/><Relationship Id="rId9" Target="header2.xml" Type="http://schemas.openxmlformats.org/officeDocument/2006/relationships/header"/></Relationships>
</file>

<file path=word/_rels/header1.xml.rels><?xml version="1.0" encoding="UTF-8" standalone="no"?><Relationships xmlns="http://schemas.openxmlformats.org/package/2006/relationships"><Relationship Id="rId1" Target="media/image1.png" Type="http://schemas.openxmlformats.org/officeDocument/2006/relationships/image"/></Relationships>
</file>

<file path=word/_rels/header2.xml.rels><?xml version="1.0" encoding="UTF-8" standalone="no"?><Relationships xmlns="http://schemas.openxmlformats.org/package/2006/relationships"><Relationship Id="rId1" Target="media/image1.png" Type="http://schemas.openxmlformats.org/officeDocument/2006/relationships/image"/></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8</Pages>
  <Words>827</Words>
  <Characters>4715</Characters>
  <Application>Microsoft Office Word</Application>
  <DocSecurity>0</DocSecurity>
  <Lines>39</Lines>
  <Paragraphs>11</Paragraphs>
  <ScaleCrop>false</ScaleCrop>
  <Company/>
  <LinksUpToDate>false</LinksUpToDate>
  <CharactersWithSpaces>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2024-05-16T07:00:00Z</dcterms:created>
  <dc:creator>阿源</dc:creator>
  <cp:lastModifiedBy>钰尧 周</cp:lastModifiedBy>
  <dcterms:modified xsi:type="dcterms:W3CDTF">2024-07-11T02:57:00Z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87BFFAD2A6D84DAF96C015844EA76742_11</vt:lpwstr>
  </property>
</Properties>
</file>