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B1F5B" w14:textId="77777777" w:rsidR="00C704CA" w:rsidRDefault="00C704CA" w:rsidP="00C704CA">
      <w:pPr>
        <w:rPr>
          <w:lang w:eastAsia="zh-CN"/>
        </w:rPr>
      </w:pPr>
      <w:bookmarkStart w:id="0" w:name="_Toc167377458"/>
      <w:bookmarkStart w:id="1" w:name="_Toc167377459"/>
    </w:p>
    <w:p w14:paraId="10FF5960" w14:textId="77777777" w:rsidR="00C704CA" w:rsidRDefault="00C704CA">
      <w:pPr>
        <w:widowControl/>
        <w:rPr>
          <w:b/>
          <w:kern w:val="44"/>
          <w:sz w:val="44"/>
          <w:lang w:eastAsia="zh-CN"/>
        </w:rPr>
      </w:pPr>
      <w:r>
        <w:rPr>
          <w:lang w:eastAsia="zh-CN"/>
        </w:rPr>
        <w:br w:type="page"/>
      </w:r>
    </w:p>
    <w:p w14:paraId="1F06645D" w14:textId="3E69E1BA" w:rsidR="00BF1566" w:rsidRDefault="00C704CA" w:rsidP="00C704CA">
      <w:pPr>
        <w:pStyle w:val="1"/>
        <w:numPr>
          <w:ilvl w:val="0"/>
          <w:numId w:val="0"/>
        </w:numPr>
        <w:rPr>
          <w:lang w:eastAsia="zh-CN"/>
        </w:rPr>
      </w:pPr>
      <w:r>
        <w:rPr>
          <w:rFonts w:hint="eastAsia"/>
          <w:lang w:eastAsia="zh-CN"/>
        </w:rPr>
        <w:lastRenderedPageBreak/>
        <w:t>5.</w:t>
      </w:r>
      <w:r w:rsidR="00BF1566">
        <w:rPr>
          <w:rFonts w:hint="eastAsia"/>
          <w:lang w:eastAsia="zh-CN"/>
        </w:rPr>
        <w:t>密码应用设计</w:t>
      </w:r>
      <w:bookmarkEnd w:id="0"/>
    </w:p>
    <w:p w14:paraId="2951E3A1" w14:textId="77777777" w:rsidR="00BF1566" w:rsidRDefault="00BF1566" w:rsidP="00BF1566">
      <w:pPr>
        <w:pStyle w:val="2"/>
        <w:rPr>
          <w:lang w:eastAsia="zh-CN"/>
        </w:rPr>
      </w:pPr>
      <w:r>
        <w:rPr>
          <w:rFonts w:hint="eastAsia"/>
          <w:lang w:eastAsia="zh-CN"/>
        </w:rPr>
        <w:t>5.1</w:t>
      </w:r>
      <w:r>
        <w:rPr>
          <w:rFonts w:hint="eastAsia"/>
          <w:lang w:eastAsia="zh-CN"/>
        </w:rPr>
        <w:t>密码应用技术框架</w:t>
      </w:r>
      <w:bookmarkEnd w:id="1"/>
    </w:p>
    <w:p w14:paraId="45966AB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包括密码应用技术框架图及框架说明。密码应用技术框架包括计算平台、密码支撑平台和业务应用密码应用架构等,综合描述各平台、系统之间的关系,清晰展示密码应用整体技术框架。示例写法如下：</w:t>
      </w:r>
    </w:p>
    <w:p w14:paraId="36898092" w14:textId="3C097CCF" w:rsidR="00BF1566" w:rsidRDefault="00EC2E4E"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{{sysname}}</w:t>
      </w:r>
      <w:r w:rsidR="00BF1566">
        <w:rPr>
          <w:rFonts w:ascii="仿宋" w:eastAsia="仿宋" w:hAnsi="仿宋" w:cs="仿宋" w:hint="eastAsia"/>
          <w:sz w:val="28"/>
          <w:szCs w:val="28"/>
          <w:lang w:eastAsia="zh-CN"/>
        </w:rPr>
        <w:t>密码应用技术框架如下图2所示。</w:t>
      </w:r>
    </w:p>
    <w:p w14:paraId="747A7B08" w14:textId="2E0EB386" w:rsidR="00330C68" w:rsidRDefault="00330C68" w:rsidP="00BF1566">
      <w:pPr>
        <w:ind w:firstLineChars="200" w:firstLine="560"/>
        <w:rPr>
          <w:rFonts w:ascii="仿宋" w:eastAsia="仿宋" w:hAnsi="仿宋" w:cs="仿宋" w:hint="eastAsia"/>
          <w:sz w:val="28"/>
          <w:szCs w:val="28"/>
          <w:lang w:eastAsia="zh-CN"/>
        </w:rPr>
      </w:pPr>
      <w:r w:rsidRPr="00330C68">
        <w:rPr>
          <w:rFonts w:ascii="仿宋" w:eastAsia="仿宋" w:hAnsi="仿宋" w:cs="仿宋" w:hint="eastAsia"/>
          <w:sz w:val="28"/>
          <w:szCs w:val="28"/>
          <w:highlight w:val="yellow"/>
          <w:lang w:eastAsia="zh-CN"/>
        </w:rPr>
        <w:t>下图二选一</w:t>
      </w:r>
    </w:p>
    <w:bookmarkStart w:id="2" w:name="_Hlk170311002"/>
    <w:p w14:paraId="54162573" w14:textId="77777777" w:rsidR="00BF1566" w:rsidRPr="00E1055B" w:rsidRDefault="00BF1566" w:rsidP="00BF1566">
      <w:pPr>
        <w:ind w:firstLineChars="200" w:firstLine="560"/>
        <w:jc w:val="center"/>
        <w:rPr>
          <w:rFonts w:ascii="仿宋" w:eastAsia="仿宋" w:hAnsi="仿宋" w:cs="仿宋"/>
          <w:sz w:val="28"/>
          <w:szCs w:val="28"/>
          <w:lang w:eastAsia="zh-CN"/>
        </w:rPr>
      </w:pPr>
      <w:r>
        <w:rPr>
          <w:rFonts w:ascii="仿宋" w:eastAsia="仿宋" w:hAnsi="仿宋" w:cs="仿宋" w:hint="eastAsia"/>
          <w:sz w:val="28"/>
          <w:szCs w:val="28"/>
          <w:lang w:eastAsia="zh-CN"/>
        </w:rPr>
        <w:object w:dxaOrig="7309" w:dyaOrig="7209" w14:anchorId="3ADFF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5.35pt;height:360.55pt" o:ole="">
            <v:imagedata r:id="rId7" o:title=""/>
            <o:lock v:ext="edit" aspectratio="f"/>
          </v:shape>
          <o:OLEObject Type="Embed" ProgID="Visio.Drawing.15" ShapeID="_x0000_i1025" DrawAspect="Content" ObjectID="_1781682644" r:id="rId8"/>
        </w:object>
      </w:r>
      <w:bookmarkEnd w:id="2"/>
    </w:p>
    <w:p w14:paraId="70A78065" w14:textId="6C134F92" w:rsidR="00BF1566" w:rsidRDefault="00BF1566" w:rsidP="00BF1566">
      <w:pPr>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w:t>
      </w:r>
      <w:r w:rsidR="00607656">
        <w:rPr>
          <w:rFonts w:ascii="仿宋" w:eastAsia="仿宋" w:hAnsi="仿宋" w:cs="仿宋" w:hint="eastAsia"/>
          <w:b/>
          <w:bCs/>
          <w:position w:val="-58"/>
          <w:sz w:val="24"/>
          <w:szCs w:val="24"/>
          <w:lang w:eastAsia="zh-CN"/>
        </w:rPr>
        <w:t>（非云）</w:t>
      </w:r>
    </w:p>
    <w:p w14:paraId="351D2BBA" w14:textId="7A50D5FA" w:rsidR="00BF1566" w:rsidRDefault="00607656" w:rsidP="00DB6D38">
      <w:pPr>
        <w:rPr>
          <w:rFonts w:ascii="仿宋" w:eastAsia="仿宋" w:hAnsi="仿宋" w:cs="仿宋"/>
          <w:b/>
          <w:bCs/>
          <w:position w:val="-58"/>
          <w:sz w:val="24"/>
          <w:szCs w:val="24"/>
          <w:lang w:eastAsia="zh-CN"/>
        </w:rPr>
      </w:pPr>
      <w:r>
        <w:rPr>
          <w:rFonts w:ascii="仿宋" w:eastAsia="仿宋" w:hAnsi="仿宋" w:cs="仿宋"/>
          <w:b/>
          <w:bCs/>
          <w:noProof/>
          <w:position w:val="-58"/>
          <w:sz w:val="24"/>
          <w:szCs w:val="24"/>
          <w:lang w:eastAsia="zh-CN"/>
        </w:rPr>
        <w:lastRenderedPageBreak/>
        <w:drawing>
          <wp:inline distT="0" distB="0" distL="0" distR="0" wp14:anchorId="0A2DC691" wp14:editId="19276E23">
            <wp:extent cx="5273675" cy="32918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291840"/>
                    </a:xfrm>
                    <a:prstGeom prst="rect">
                      <a:avLst/>
                    </a:prstGeom>
                    <a:noFill/>
                  </pic:spPr>
                </pic:pic>
              </a:graphicData>
            </a:graphic>
          </wp:inline>
        </w:drawing>
      </w:r>
    </w:p>
    <w:p w14:paraId="45D0FE90" w14:textId="5C5B99A9" w:rsidR="00607656" w:rsidRPr="00607656" w:rsidRDefault="00607656" w:rsidP="00607656">
      <w:pPr>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图2密码应用技术框架（云）</w:t>
      </w:r>
    </w:p>
    <w:p w14:paraId="3B235DF4"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密码产品主要实现说明如下：</w:t>
      </w:r>
    </w:p>
    <w:p w14:paraId="56D83C3F" w14:textId="22DD89EA" w:rsidR="00BF1566" w:rsidRDefault="00EC2E4E"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{{sysname}}</w:t>
      </w:r>
      <w:r w:rsidR="00BF1566">
        <w:rPr>
          <w:rFonts w:ascii="仿宋" w:eastAsia="仿宋" w:hAnsi="仿宋" w:cs="仿宋" w:hint="eastAsia"/>
          <w:sz w:val="28"/>
          <w:szCs w:val="28"/>
          <w:lang w:eastAsia="zh-CN"/>
        </w:rPr>
        <w:t>的密码应用架构分为密码资源池、密码支撑平台、计算平台、密码应用层，密码应用层包括用户终端安全密码应用、网络接入网络和通信安全密码应用、业务安全密码应用和数据安全密码应用、平台管理安全密码应用设备和计算安全密码应用四部分。</w:t>
      </w:r>
    </w:p>
    <w:p w14:paraId="408C1839" w14:textId="77777777" w:rsidR="00BF1566" w:rsidRDefault="00BF1566" w:rsidP="00BF1566">
      <w:pPr>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1、密码支撑平台</w:t>
      </w:r>
    </w:p>
    <w:p w14:paraId="598A2CA8"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密码支撑平台为云密码服务平台提供基础的密码运算资源。为业务应用提供身份认证、数据加密、操作不可否认、数字证书管理等密码应用所需基础服务。当单位用户通过PC端连接SSL VPN，浏览器访问系统时需通过智能密码钥匙USBKey进行身份验证，以避免其用户名/口令遭到截获、假冒或重用，导致业务应用系统被入侵，将造成用户身份信息泄露、业务系统其他信息泄露或伪造业务指令</w:t>
      </w:r>
      <w:r>
        <w:rPr>
          <w:rFonts w:ascii="仿宋" w:eastAsia="仿宋" w:hAnsi="仿宋" w:cs="仿宋" w:hint="eastAsia"/>
          <w:sz w:val="28"/>
          <w:szCs w:val="28"/>
          <w:lang w:eastAsia="zh-CN"/>
        </w:rPr>
        <w:lastRenderedPageBreak/>
        <w:t>风险。数据在传输时需通过服务器密码机、国密安全密码应用中间件、进行加密传输，保证用户信息不被窃取偷听篡改等，以保障传输过程的机密性与完整性。</w:t>
      </w:r>
    </w:p>
    <w:p w14:paraId="24DFFCBA" w14:textId="77777777" w:rsidR="00BF1566" w:rsidRDefault="00BF1566" w:rsidP="00BF1566">
      <w:pPr>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2、密码资源池</w:t>
      </w:r>
    </w:p>
    <w:p w14:paraId="3FEF414A"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基于各密码产品构建的密码基础服务层的主要功能是为上层应用提供密码基础服务支撑，实现上层应用的密码安全增强。该平台使用符合国家密码法规和标准规定的商用密码算法，使用经过国家密码管理局核准的密码产品，遵循“GB/T 39786-2021《信息安全技术 信息系统密码应用基本要求》”以及相关“密评”规范。</w:t>
      </w:r>
    </w:p>
    <w:p w14:paraId="58A885EE"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 xml:space="preserve">密码资源池整合服务器密码机、签名验签服务系统、通用统一密码等产品能力，打造服务化、场景化，易于行业快速对接集成的密码服务能力，对外统一提供密码服务、集约化建设，密码服务可弹性扩展。 </w:t>
      </w:r>
    </w:p>
    <w:p w14:paraId="5426D154"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以下密码产品均满足GB/T 37092-2018《信息安全技术 密码模块安全要求》或GM/T 0028-2014《密码模块安全技术要求》密码模块二级及以上。</w:t>
      </w:r>
    </w:p>
    <w:p w14:paraId="7039637F"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w:t>
      </w:r>
      <w:r>
        <w:rPr>
          <w:rFonts w:ascii="仿宋" w:eastAsia="仿宋" w:hAnsi="仿宋" w:cs="仿宋" w:hint="eastAsia"/>
          <w:sz w:val="28"/>
          <w:szCs w:val="28"/>
          <w:lang w:eastAsia="zh-CN"/>
        </w:rPr>
        <w:lastRenderedPageBreak/>
        <w:t>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p>
    <w:p w14:paraId="64AAF320"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w:t>
      </w:r>
      <w:r>
        <w:rPr>
          <w:rFonts w:ascii="仿宋" w:eastAsia="仿宋" w:hAnsi="仿宋" w:cs="仿宋" w:hint="eastAsia"/>
          <w:sz w:val="28"/>
          <w:szCs w:val="28"/>
          <w:lang w:eastAsia="zh-CN"/>
        </w:rPr>
        <w:lastRenderedPageBreak/>
        <w:t>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p>
    <w:p w14:paraId="0D3DF35C"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p>
    <w:p w14:paraId="1CADD702"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4)国密数字证书：由受信任的数字证书颁发机构（CA），在验证身份信息（包括域名、主机名、服务器名、申请者身份、机构身份等）后颁发。支持SM2等国产密码算法。</w:t>
      </w:r>
    </w:p>
    <w:p w14:paraId="541E1F3F"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5)智能密码钥匙：遵循GM/T 0027-2014《智能密码钥匙技术规范》、GB/T 37092-2018《信息安全技术 密码模块安全要求》、</w:t>
      </w:r>
      <w:r>
        <w:rPr>
          <w:rFonts w:ascii="仿宋" w:eastAsia="仿宋" w:hAnsi="仿宋" w:cs="仿宋" w:hint="eastAsia"/>
          <w:sz w:val="28"/>
          <w:szCs w:val="28"/>
          <w:lang w:eastAsia="zh-CN"/>
        </w:rPr>
        <w:lastRenderedPageBreak/>
        <w:t>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p>
    <w:p w14:paraId="22A1A495"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w:t>
      </w:r>
      <w:r>
        <w:rPr>
          <w:rFonts w:ascii="仿宋" w:eastAsia="仿宋" w:hAnsi="仿宋" w:cs="仿宋" w:hint="eastAsia"/>
          <w:sz w:val="28"/>
          <w:szCs w:val="28"/>
          <w:lang w:eastAsia="zh-CN"/>
        </w:rPr>
        <w:lastRenderedPageBreak/>
        <w:t>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p>
    <w:p w14:paraId="2E33A2CD"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7)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p>
    <w:p w14:paraId="0DF94E92"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8)协同签名系统：支持SM2、SM3、SM4等国产密码算法；具有商用密码产品认证证书；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p>
    <w:p w14:paraId="3047DE14" w14:textId="77777777" w:rsidR="00BF1566" w:rsidRDefault="00BF1566" w:rsidP="00BF1566">
      <w:pPr>
        <w:pStyle w:val="2"/>
        <w:rPr>
          <w:lang w:eastAsia="zh-CN"/>
        </w:rPr>
      </w:pPr>
      <w:bookmarkStart w:id="3" w:name="_Toc167377460"/>
      <w:r>
        <w:rPr>
          <w:rFonts w:hint="eastAsia"/>
          <w:lang w:eastAsia="zh-CN"/>
        </w:rPr>
        <w:lastRenderedPageBreak/>
        <w:t>5.2</w:t>
      </w:r>
      <w:r>
        <w:rPr>
          <w:rFonts w:hint="eastAsia"/>
          <w:lang w:eastAsia="zh-CN"/>
        </w:rPr>
        <w:t>计算平台密码应用方案</w:t>
      </w:r>
      <w:bookmarkEnd w:id="3"/>
    </w:p>
    <w:p w14:paraId="501F7118" w14:textId="77777777" w:rsidR="00BF1566" w:rsidRDefault="00BF1566" w:rsidP="00BF1566">
      <w:pPr>
        <w:pStyle w:val="3"/>
        <w:rPr>
          <w:lang w:eastAsia="zh-CN"/>
        </w:rPr>
      </w:pPr>
      <w:r>
        <w:rPr>
          <w:rFonts w:hint="eastAsia"/>
          <w:lang w:eastAsia="zh-CN"/>
        </w:rPr>
        <w:t>5.2.1物理和环境安全</w:t>
      </w:r>
    </w:p>
    <w:p w14:paraId="6020A8DA" w14:textId="77777777" w:rsidR="00E74EC8" w:rsidRDefault="00E74EC8" w:rsidP="00E74EC8">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云平台机房已密改通过密评描述）XXX{云平台名称}已通过密码应用安全性评估第三级评估且安全等级不低于云上应用，其密评报告中对XXX{云平台名称}的支撑能力进行了评估，XX机房作为被完全评估的支撑能力，能同时支撑云平台和云应用在物理和环境安全层面的密码应用安全，采用云平台密评对物理和环境安全的结论。</w:t>
      </w:r>
    </w:p>
    <w:p w14:paraId="27436905" w14:textId="77777777" w:rsidR="00E74EC8" w:rsidRPr="00E74EC8" w:rsidRDefault="00E74EC8" w:rsidP="00E74EC8">
      <w:pPr>
        <w:rPr>
          <w:lang w:eastAsia="zh-CN"/>
        </w:rPr>
      </w:pPr>
    </w:p>
    <w:p w14:paraId="570A5F44" w14:textId="77777777"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sz w:val="28"/>
          <w:szCs w:val="20"/>
          <w:lang w:eastAsia="zh-CN"/>
          <w14:ligatures w14:val="none"/>
        </w:rPr>
        <w:t>{{?</w:t>
      </w:r>
      <w:r w:rsidRPr="00D355BE">
        <w:rPr>
          <w:rFonts w:ascii="仿宋" w:eastAsia="仿宋" w:hAnsi="仿宋" w:cs="Times New Roman" w:hint="eastAsia"/>
          <w:sz w:val="28"/>
          <w:szCs w:val="20"/>
          <w:lang w:eastAsia="zh-CN"/>
          <w14:ligatures w14:val="none"/>
        </w:rPr>
        <w:t>solution</w:t>
      </w:r>
      <w:r w:rsidRPr="00D355BE">
        <w:rPr>
          <w:rFonts w:ascii="仿宋" w:eastAsia="仿宋" w:hAnsi="仿宋" w:cs="Times New Roman"/>
          <w:sz w:val="28"/>
          <w:szCs w:val="20"/>
          <w:lang w:eastAsia="zh-CN"/>
          <w14:ligatures w14:val="none"/>
        </w:rPr>
        <w:t>}}</w:t>
      </w:r>
    </w:p>
    <w:p w14:paraId="43F5A418" w14:textId="77777777"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sz w:val="28"/>
          <w:szCs w:val="20"/>
          <w:lang w:eastAsia="zh-CN"/>
          <w14:ligatures w14:val="none"/>
        </w:rPr>
        <w:t>{{?wlhhjFAList}}</w:t>
      </w:r>
    </w:p>
    <w:p w14:paraId="41A5183E" w14:textId="77777777"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hint="eastAsia"/>
          <w:sz w:val="28"/>
          <w:szCs w:val="20"/>
          <w:lang w:eastAsia="zh-CN"/>
          <w14:ligatures w14:val="none"/>
        </w:rPr>
        <w:t>{{index}}、{{name}}</w:t>
      </w:r>
    </w:p>
    <w:p w14:paraId="759FCF19" w14:textId="77777777"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sz w:val="28"/>
          <w:szCs w:val="20"/>
          <w:lang w:eastAsia="zh-CN"/>
          <w14:ligatures w14:val="none"/>
        </w:rPr>
        <w:t>{{*description}}</w:t>
      </w:r>
    </w:p>
    <w:p w14:paraId="16FFF477" w14:textId="5D4D2446"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sz w:val="28"/>
          <w:szCs w:val="20"/>
          <w:lang w:eastAsia="zh-CN"/>
          <w14:ligatures w14:val="none"/>
        </w:rPr>
        <w:t>{{/wlhhjFAList}}</w:t>
      </w:r>
    </w:p>
    <w:p w14:paraId="4E589EA7" w14:textId="65E1A8E8" w:rsidR="00B15FA5" w:rsidRPr="00D355BE" w:rsidRDefault="00B15FA5"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hint="eastAsia"/>
          <w:sz w:val="28"/>
          <w:szCs w:val="20"/>
          <w:lang w:eastAsia="zh-CN"/>
          <w14:ligatures w14:val="none"/>
        </w:rPr>
        <w:t>{{</w:t>
      </w:r>
      <w:r w:rsidR="00D355BE" w:rsidRPr="00D355BE">
        <w:rPr>
          <w:rFonts w:ascii="仿宋" w:eastAsia="仿宋" w:hAnsi="仿宋" w:cs="Times New Roman" w:hint="eastAsia"/>
          <w:sz w:val="28"/>
          <w:szCs w:val="20"/>
          <w:lang w:eastAsia="zh-CN"/>
          <w14:ligatures w14:val="none"/>
        </w:rPr>
        <w:t>/</w:t>
      </w:r>
      <w:r w:rsidRPr="00D355BE">
        <w:rPr>
          <w:rFonts w:ascii="仿宋" w:eastAsia="仿宋" w:hAnsi="仿宋" w:cs="Times New Roman" w:hint="eastAsia"/>
          <w:sz w:val="28"/>
          <w:szCs w:val="20"/>
          <w:lang w:eastAsia="zh-CN"/>
          <w14:ligatures w14:val="none"/>
        </w:rPr>
        <w:t>solution}}</w:t>
      </w:r>
    </w:p>
    <w:p w14:paraId="0CE686BD" w14:textId="1FBB9923" w:rsidR="00527779" w:rsidRPr="00527779" w:rsidRDefault="00BF1566" w:rsidP="00527779">
      <w:pPr>
        <w:pStyle w:val="3"/>
        <w:rPr>
          <w:lang w:eastAsia="zh-CN"/>
        </w:rPr>
      </w:pPr>
      <w:r>
        <w:rPr>
          <w:rFonts w:hint="eastAsia"/>
          <w:lang w:eastAsia="zh-CN"/>
        </w:rPr>
        <w:t>5.2.2网络和环境安全</w:t>
      </w:r>
    </w:p>
    <w:p w14:paraId="02CBC693" w14:textId="77777777" w:rsidR="00527779" w:rsidRDefault="00527779" w:rsidP="00527779">
      <w:pPr>
        <w:numPr>
          <w:ilvl w:val="0"/>
          <w:numId w:val="2"/>
        </w:num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员工用户PC浏览器与业务系统之间的通信信道</w:t>
      </w:r>
    </w:p>
    <w:p w14:paraId="5E8D9492"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1)身份鉴别：部署已通过商用密码机构认证的SSL VPN安全网关，PC端部署VPN客户端，SSL VPN安全网关中配置由合规CA颁发的国密数字证书，基于SM2数字证书实现对服务端的证书进行身份鉴别，保证通信过程中通信实体身份鉴别的真实性。</w:t>
      </w:r>
    </w:p>
    <w:p w14:paraId="78899475"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2)通信数据完整性：部署符合已通过商用密码机构认证的SSL VPN安全网关，已通过商用密码机构认证，基于HMAC-SM3算法可保</w:t>
      </w:r>
      <w:r>
        <w:rPr>
          <w:rFonts w:ascii="仿宋" w:eastAsia="仿宋" w:hAnsi="仿宋" w:cs="仿宋" w:hint="eastAsia"/>
          <w:sz w:val="28"/>
          <w:szCs w:val="28"/>
          <w:lang w:eastAsia="zh-CN"/>
        </w:rPr>
        <w:lastRenderedPageBreak/>
        <w:t>证通信过程中数据的完整性。</w:t>
      </w:r>
    </w:p>
    <w:p w14:paraId="5111412B"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3)通信过程中重要数据的机密性：部署已通过商用密码机构认证的SSL VPN安全网关，基于SM4算法可保证通信过程中重要数据的机密性。</w:t>
      </w:r>
    </w:p>
    <w:p w14:paraId="1DFDE16B"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4)网络边界访问控制信息的完整性：部署已通过商用密码机构认证的SSL VPN安全网关，SSL VPN安全网关具有细粒度的访问控制功能，基于用户或用户组对资源进行有效控制，并能根据访问时间进行控制，基于HMAC-SM3算法保证通信过程中访问控制信息的完整性。防火墙和边界路由未使用密码技术保护网络边界访问控制信息的完整性。</w:t>
      </w:r>
    </w:p>
    <w:p w14:paraId="2FBD94B2"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16FE4DCE" w14:textId="77777777" w:rsidR="00527779" w:rsidRDefault="00527779" w:rsidP="00527779">
      <w:p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2、系统业务服务区和数据灾备区之间的专线通信信道</w:t>
      </w:r>
    </w:p>
    <w:p w14:paraId="34FB82D9"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1)身份鉴别：在系统在网络接入区和数据灾备区部署符合GB/T 36968-2018《信息安全技术 IPSec VPN技术规范》、GB/T 37092-2018 《信息安全技术密码模块安全要求》二级模块要求的IPSec VPN，使用IPsec VPN建立安全传输通信信道。建立IPsec协议安全传输通道时通过双向传递数字证书，在主模式下基于SM2算法实现通信实体的身份鉴别，数字证书由证书认证系统签发。</w:t>
      </w:r>
    </w:p>
    <w:p w14:paraId="2FD77C59"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2)通信数据完整性：业务服务器IPsec VPN和数据灾备区IPsec VPN建立安全关联SA后，协商安全参数交换密钥，使用AH协议保证数据传输的完整性，AH协议使用SM3算法计算消息摘要，</w:t>
      </w:r>
      <w:r>
        <w:rPr>
          <w:rFonts w:ascii="仿宋" w:eastAsia="仿宋" w:hAnsi="仿宋" w:cs="仿宋" w:hint="eastAsia"/>
          <w:sz w:val="28"/>
          <w:szCs w:val="28"/>
          <w:lang w:eastAsia="zh-CN"/>
        </w:rPr>
        <w:lastRenderedPageBreak/>
        <w:t>将摘要与数据一起加密。接收方使用相同的散列函数对收到的数据进行处理，并与收到的摘要进行比较，以验证数据的完整性。</w:t>
      </w:r>
    </w:p>
    <w:p w14:paraId="78CA410A"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3)通信过程中重要数据的机密性：业务服务器IPsec VPN和数据灾备区IPsec VPN建立安全关联SA后，协商安全参数交换密钥，使用ESP协议保证数据传输的完整性，协议使用SM4对称加密算法加密数据。接收方使用相同的密钥和加密算法对收到的数据进行解密，以恢复原始数据。</w:t>
      </w:r>
    </w:p>
    <w:p w14:paraId="022E0D41"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4)网络边界访问控制信息完整性：该条信道的网络边界访问控制信息主要为IPsec VPN的访问控制列表信息，VPN已符合GB/T 37092-2018 《信息安全技术密码模块安全要求》二级模块要求，可通过自身较高的安全防护能力，基于SM2算法数字签名技术实现访问控制列表的完整性校验。</w:t>
      </w:r>
    </w:p>
    <w:p w14:paraId="3BBF2A64"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2FCA0583" w14:textId="77777777" w:rsidR="00527779" w:rsidRDefault="00527779" w:rsidP="00527779">
      <w:p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3、公众用户移动端APP与业务系统之间的通信信道</w:t>
      </w:r>
    </w:p>
    <w:p w14:paraId="7442527F"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1)身份鉴别：在服务端部署非国密站点证书（不包含高风险算法）实现通信实体身份鉴别，数字证书由具备资质的机构签发。</w:t>
      </w:r>
    </w:p>
    <w:p w14:paraId="2F63BF29"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2)通信数据完整性：通过移动端APP和服务端构建非国密HTTPS通道，基于无高风险密码算法的HMAC技术实现通信数据完整性保护。</w:t>
      </w:r>
    </w:p>
    <w:p w14:paraId="20A94676"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3)通信过程中重要数据的机密性：通过移动端APP和服务端构建非国密HTTPS通道，使用基于无高风险的密码算法对通信数据进</w:t>
      </w:r>
      <w:r>
        <w:rPr>
          <w:rFonts w:ascii="仿宋" w:eastAsia="仿宋" w:hAnsi="仿宋" w:cs="仿宋" w:hint="eastAsia"/>
          <w:sz w:val="28"/>
          <w:szCs w:val="28"/>
          <w:lang w:eastAsia="zh-CN"/>
        </w:rPr>
        <w:lastRenderedPageBreak/>
        <w:t>行加密，实现通信过程中重要数据的机密性的保护。</w:t>
      </w:r>
    </w:p>
    <w:p w14:paraId="1900EA0C"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4)网络边界访问控制信息的完整性：防火墙和边界路由未使用密码技术保护网络边界访问控制信息的完整性。</w:t>
      </w:r>
    </w:p>
    <w:p w14:paraId="531F8548"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5)安全接入认证：本系统不涉及。</w:t>
      </w:r>
    </w:p>
    <w:p w14:paraId="7B48FA76" w14:textId="77777777" w:rsidR="00527779" w:rsidRDefault="00527779" w:rsidP="00527779">
      <w:pPr>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highlight w:val="yellow"/>
          <w:lang w:eastAsia="zh-CN"/>
        </w:rPr>
        <w:t>4、系统与系统、机房与机房之间的通信信道：</w:t>
      </w:r>
      <w:r>
        <w:rPr>
          <w:rFonts w:ascii="仿宋" w:eastAsia="仿宋" w:hAnsi="仿宋" w:cs="仿宋" w:hint="eastAsia"/>
          <w:kern w:val="2"/>
          <w:sz w:val="28"/>
          <w:szCs w:val="24"/>
          <w:highlight w:val="yellow"/>
          <w:lang w:eastAsia="zh-CN"/>
        </w:rPr>
        <w:t>通过纯物理裸光纤进行数据传输，作为不适用项处理。</w:t>
      </w:r>
    </w:p>
    <w:p w14:paraId="4E83CB6D" w14:textId="77777777" w:rsidR="007834DA" w:rsidRPr="00527779" w:rsidRDefault="007834DA" w:rsidP="007834DA">
      <w:pPr>
        <w:rPr>
          <w:lang w:eastAsia="zh-CN"/>
        </w:rPr>
      </w:pPr>
    </w:p>
    <w:p w14:paraId="352C8DE2" w14:textId="77777777" w:rsidR="00BF1566" w:rsidRDefault="00BF1566" w:rsidP="00BF1566">
      <w:pPr>
        <w:pStyle w:val="3"/>
        <w:rPr>
          <w:lang w:eastAsia="zh-CN"/>
        </w:rPr>
      </w:pPr>
      <w:r>
        <w:rPr>
          <w:rFonts w:hint="eastAsia"/>
          <w:lang w:eastAsia="zh-CN"/>
        </w:rPr>
        <w:t>5.2.3设备和计算安全</w:t>
      </w:r>
    </w:p>
    <w:p w14:paraId="2B3C38CD"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1、堡垒机</w:t>
      </w:r>
    </w:p>
    <w:p w14:paraId="405BD2DC"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1)身份鉴别：在密码基础设施区部署堡垒机，给运维人员配发已通过商用密码产品检测认证的USBKey（内存有合规的国密数字证书），首先通过SSL VPN安全网关接入网络，再登录堡垒机进行设备的运维管理，SSL VPN安全网关的身份鉴别措施可有效缓解运维人员登录堡垒机的身份鉴别风险，因此不对堡垒机进行改造。</w:t>
      </w:r>
      <w:r>
        <w:rPr>
          <w:rFonts w:ascii="仿宋" w:eastAsia="仿宋" w:hAnsi="仿宋" w:cs="仿宋" w:hint="eastAsia"/>
          <w:sz w:val="28"/>
          <w:szCs w:val="28"/>
          <w:highlight w:val="yellow"/>
          <w:lang w:eastAsia="zh-CN"/>
        </w:rPr>
        <w:t>（不改造堡垒机）</w:t>
      </w:r>
    </w:p>
    <w:p w14:paraId="1DB51937"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w:t>
      </w:r>
      <w:r>
        <w:rPr>
          <w:rFonts w:ascii="仿宋" w:eastAsia="仿宋" w:hAnsi="仿宋" w:cs="仿宋" w:hint="eastAsia"/>
          <w:kern w:val="2"/>
          <w:sz w:val="28"/>
          <w:szCs w:val="24"/>
          <w:highlight w:val="yellow"/>
          <w:lang w:eastAsia="zh-CN"/>
        </w:rPr>
        <w:t>使用支持国密算法的堡垒机，堡垒机通过密码产品认证。设备登录人员使用ukey登录堡垒机，ukey内置SM2数字证书，采用基于SM2算法的数字签名机制保证堡垒机登录人员身份的真实性。（国密堡垒机）</w:t>
      </w:r>
      <w:r>
        <w:rPr>
          <w:rFonts w:ascii="仿宋" w:eastAsia="仿宋" w:hAnsi="仿宋" w:cs="仿宋" w:hint="eastAsia"/>
          <w:sz w:val="28"/>
          <w:szCs w:val="28"/>
          <w:highlight w:val="yellow"/>
          <w:lang w:eastAsia="zh-CN"/>
        </w:rPr>
        <w:t>}</w:t>
      </w:r>
    </w:p>
    <w:p w14:paraId="47951DE9"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{管理区部署堡垒机，运维人员PC端配发USBKey（内有国密数字证书），配合签名验签服务器的签名验签服务对运维人员进行身份鉴别。（改造堡垒机）}</w:t>
      </w:r>
    </w:p>
    <w:p w14:paraId="3EA93FB2"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lang w:eastAsia="zh-CN"/>
        </w:rPr>
        <w:lastRenderedPageBreak/>
        <w:t>2)远程管理通道安全：在政务外网出口区部署已通过商用密码产品认证的SSL VPN安全网关登录堡垒机，先通过国密HTTPS协议建立运维人员到内网的安全传输通道，再使用堡垒机自签的证书，通过非国密HTTPS协议建立运维人员到堡垒机的安全传输通道。</w:t>
      </w:r>
      <w:r>
        <w:rPr>
          <w:rFonts w:ascii="仿宋" w:eastAsia="仿宋" w:hAnsi="仿宋" w:cs="仿宋" w:hint="eastAsia"/>
          <w:sz w:val="28"/>
          <w:szCs w:val="28"/>
          <w:highlight w:val="yellow"/>
          <w:lang w:eastAsia="zh-CN"/>
        </w:rPr>
        <w:t>（不改造堡垒机）</w:t>
      </w:r>
    </w:p>
    <w:p w14:paraId="7DFD7783"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{堡垒机的远程管理通道，基于不包含高风险密码算法的非国密HTTPS协议保证远程管理通道安全。}</w:t>
      </w:r>
    </w:p>
    <w:p w14:paraId="7FDED359"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3)系统资源访问控制信息完整性：由于堡垒机不支持系统资源访问控制信息调出，本次项目暂不考虑对堡垒机系统资源访问控制信息完整性进行密码应用建设。</w:t>
      </w:r>
    </w:p>
    <w:p w14:paraId="225EF9CA"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30A188FC"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5)日志记录完整性：由于堡垒机不支持日志记录调出，本次项目暂不考虑对堡垒机的日志记录完整性进行密码应用建设。</w:t>
      </w:r>
    </w:p>
    <w:p w14:paraId="4010F3C7"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6)重要可执行程序完整性、重要可执行程序来源真实性：于堡垒机技术上无法实现，本次项目暂不考虑对堡垒机重要可执行程序完整性和重要可执行程序来源真实性进行密码应用建设。</w:t>
      </w:r>
    </w:p>
    <w:p w14:paraId="6564F707" w14:textId="77777777" w:rsidR="00527779" w:rsidRDefault="00527779" w:rsidP="00527779">
      <w:pPr>
        <w:pStyle w:val="Normal158b0944"/>
        <w:ind w:firstLine="560"/>
      </w:pPr>
      <w:r>
        <w:rPr>
          <w:rFonts w:hint="eastAsia"/>
        </w:rPr>
        <w:t>2</w:t>
      </w:r>
      <w:r>
        <w:rPr>
          <w:rFonts w:hint="eastAsia"/>
        </w:rPr>
        <w:t>、通用设备</w:t>
      </w:r>
    </w:p>
    <w:p w14:paraId="6D65AA4C" w14:textId="77777777" w:rsidR="00527779" w:rsidRDefault="00527779" w:rsidP="00527779">
      <w:pPr>
        <w:pStyle w:val="Normal158b0944"/>
        <w:numPr>
          <w:ilvl w:val="0"/>
          <w:numId w:val="3"/>
        </w:numPr>
        <w:ind w:firstLine="560"/>
      </w:pPr>
      <w:r>
        <w:t>身份鉴别：</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安全网关接入网络，再登录堡垒机利用用户名</w:t>
      </w:r>
      <w:r>
        <w:rPr>
          <w:rFonts w:hint="eastAsia"/>
        </w:rPr>
        <w:t>+</w:t>
      </w:r>
      <w:r>
        <w:rPr>
          <w:rFonts w:hint="eastAsia"/>
        </w:rPr>
        <w:t>口令对通用设备进行运维过程中的身份鉴别</w:t>
      </w:r>
      <w:r>
        <w:t>。</w:t>
      </w:r>
      <w:r>
        <w:rPr>
          <w:rFonts w:ascii="仿宋" w:hAnsi="仿宋" w:cs="仿宋" w:hint="eastAsia"/>
          <w:szCs w:val="28"/>
          <w:highlight w:val="yellow"/>
        </w:rPr>
        <w:t>（不改造堡垒机）</w:t>
      </w:r>
    </w:p>
    <w:p w14:paraId="70430EE2" w14:textId="77777777" w:rsidR="00527779" w:rsidRDefault="00527779" w:rsidP="00527779">
      <w:pPr>
        <w:pStyle w:val="Normal158b0944"/>
        <w:ind w:firstLine="560"/>
        <w:rPr>
          <w:highlight w:val="yellow"/>
        </w:rPr>
      </w:pPr>
      <w:r>
        <w:rPr>
          <w:rFonts w:hint="eastAsia"/>
          <w:highlight w:val="yellow"/>
        </w:rPr>
        <w:t>{</w:t>
      </w:r>
      <w:r>
        <w:rPr>
          <w:rFonts w:hint="eastAsia"/>
          <w:highlight w:val="yellow"/>
        </w:rPr>
        <w:t>本项目将不考虑对通用设备进行改造，相关设备虽使用账号口</w:t>
      </w:r>
      <w:r>
        <w:rPr>
          <w:rFonts w:hint="eastAsia"/>
          <w:highlight w:val="yellow"/>
        </w:rPr>
        <w:lastRenderedPageBreak/>
        <w:t>令登录，但均使用堡垒机进行统一管理，能够降低相关设备身份鉴别所面临的安全风险。（改造堡垒机</w:t>
      </w:r>
      <w:r>
        <w:rPr>
          <w:rFonts w:hint="eastAsia"/>
          <w:highlight w:val="yellow"/>
        </w:rPr>
        <w:t>/</w:t>
      </w:r>
      <w:r>
        <w:rPr>
          <w:rFonts w:hint="eastAsia"/>
          <w:highlight w:val="yellow"/>
        </w:rPr>
        <w:t>国密堡垒机）</w:t>
      </w:r>
      <w:r>
        <w:rPr>
          <w:rFonts w:hint="eastAsia"/>
          <w:highlight w:val="yellow"/>
        </w:rPr>
        <w:t>}</w:t>
      </w:r>
    </w:p>
    <w:p w14:paraId="579ED5E2" w14:textId="77777777" w:rsidR="00527779" w:rsidRDefault="00527779" w:rsidP="00527779">
      <w:pPr>
        <w:pStyle w:val="Normal158b0944"/>
        <w:numPr>
          <w:ilvl w:val="0"/>
          <w:numId w:val="3"/>
        </w:numPr>
        <w:ind w:firstLine="560"/>
      </w:pPr>
      <w:r>
        <w:t>远程管理通道安全：</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安全网关接入网络，再登录堡垒机，由堡垒机使用无高风险的</w:t>
      </w:r>
      <w:r>
        <w:rPr>
          <w:rFonts w:hint="eastAsia"/>
        </w:rPr>
        <w:t>SSH2</w:t>
      </w:r>
      <w:r>
        <w:rPr>
          <w:rFonts w:hint="eastAsia"/>
        </w:rPr>
        <w:t>协议对通用设备进行运维的过程中远程管理通道安全的保护</w:t>
      </w:r>
      <w:r>
        <w:t>。</w:t>
      </w:r>
      <w:r>
        <w:rPr>
          <w:rFonts w:ascii="仿宋" w:hAnsi="仿宋" w:cs="仿宋" w:hint="eastAsia"/>
          <w:szCs w:val="28"/>
          <w:highlight w:val="yellow"/>
        </w:rPr>
        <w:t>（不改造堡垒机）</w:t>
      </w:r>
    </w:p>
    <w:p w14:paraId="03801A98" w14:textId="77777777" w:rsidR="00527779" w:rsidRDefault="00527779" w:rsidP="00527779">
      <w:pPr>
        <w:pStyle w:val="Normal158b0944"/>
        <w:ind w:firstLine="560"/>
      </w:pPr>
      <w:r>
        <w:rPr>
          <w:rFonts w:ascii="仿宋" w:hAnsi="仿宋" w:cs="仿宋" w:hint="eastAsia"/>
          <w:szCs w:val="28"/>
          <w:highlight w:val="yellow"/>
        </w:rPr>
        <w:t>{堡垒机到通用服务器、数据库管理系统的链路，使用非高风险密码算法，基于SSH2.0或者RDP协议（Linux系统：SSH2.0；Windows系统：RDP），采用公私钥体系的RSA2048算法的数字证书、采用SHA256和AES算法保证远程管理通道安全。}</w:t>
      </w:r>
    </w:p>
    <w:p w14:paraId="6488E460" w14:textId="77777777" w:rsidR="00527779" w:rsidRDefault="00527779" w:rsidP="00527779">
      <w:pPr>
        <w:pStyle w:val="Normal158b0944"/>
        <w:numPr>
          <w:ilvl w:val="0"/>
          <w:numId w:val="3"/>
        </w:numPr>
        <w:ind w:firstLine="560"/>
      </w:pPr>
      <w:r>
        <w:t>系统资源访问控制信息完整性：因全球信息化历史原因，各通用设备系统内核技术上无法实现基于密码技术的访问控制，本次项目暂不考虑对此类通用设备系统资源访问控制信息完整性进行密码应用建设。</w:t>
      </w:r>
    </w:p>
    <w:p w14:paraId="72AE28B0" w14:textId="77777777" w:rsidR="00527779" w:rsidRDefault="00527779" w:rsidP="00527779">
      <w:pPr>
        <w:pStyle w:val="Normal158b0944"/>
        <w:numPr>
          <w:ilvl w:val="0"/>
          <w:numId w:val="3"/>
        </w:numPr>
        <w:ind w:firstLine="560"/>
      </w:pPr>
      <w:r>
        <w:t>重要信息资源安全标记完整性：本系统不涉及重要信息安全资源标记完整性。</w:t>
      </w:r>
    </w:p>
    <w:p w14:paraId="1E5BE4C5" w14:textId="77777777" w:rsidR="00527779" w:rsidRDefault="00527779" w:rsidP="00527779">
      <w:pPr>
        <w:pStyle w:val="Normal158b0944"/>
        <w:numPr>
          <w:ilvl w:val="0"/>
          <w:numId w:val="3"/>
        </w:numPr>
        <w:ind w:firstLine="560"/>
        <w:rPr>
          <w:rFonts w:ascii="仿宋" w:hAnsi="仿宋" w:cs="仿宋"/>
          <w:b/>
          <w:bCs/>
          <w:szCs w:val="28"/>
        </w:rPr>
      </w:pPr>
      <w:r>
        <w:t>日志记录完整性：部署已通过商用密码产品检测认证的服务器密码机，使用</w:t>
      </w:r>
      <w:r>
        <w:t>HMAC-SM3</w:t>
      </w:r>
      <w:r>
        <w:t>技术实现对</w:t>
      </w:r>
      <w:r>
        <w:rPr>
          <w:rFonts w:hint="eastAsia"/>
        </w:rPr>
        <w:t>通用设备</w:t>
      </w:r>
      <w:r>
        <w:t>的日志记录信息进行完整性保护。</w:t>
      </w:r>
    </w:p>
    <w:p w14:paraId="466424B8" w14:textId="77777777" w:rsidR="00527779" w:rsidRDefault="00527779" w:rsidP="00527779">
      <w:pPr>
        <w:pStyle w:val="Normal158b0944"/>
        <w:ind w:firstLine="560"/>
        <w:rPr>
          <w:rFonts w:ascii="仿宋" w:hAnsi="仿宋" w:cs="仿宋"/>
          <w:b/>
          <w:bCs/>
          <w:szCs w:val="28"/>
          <w:highlight w:val="yellow"/>
        </w:rPr>
      </w:pPr>
      <w:r>
        <w:rPr>
          <w:rFonts w:hint="eastAsia"/>
          <w:highlight w:val="yellow"/>
        </w:rPr>
        <w:t>{</w:t>
      </w:r>
      <w:r>
        <w:rPr>
          <w:rFonts w:hint="eastAsia"/>
          <w:highlight w:val="yellow"/>
        </w:rPr>
        <w:t>由于各类服务器之间协调难度大，密码改造成本高，同时设备部署在机房，机房具有完善的管理机制；且设备只由专人管理，未授权人员无权使用，通过严格的安全措施，保障了设备的安全运行。因此本项目暂不采用密码技术对上述设备的日志记录进行完整性保护。（不改造）</w:t>
      </w:r>
      <w:r>
        <w:rPr>
          <w:rFonts w:hint="eastAsia"/>
          <w:highlight w:val="yellow"/>
        </w:rPr>
        <w:t>}</w:t>
      </w:r>
    </w:p>
    <w:p w14:paraId="0AE187CE" w14:textId="77777777" w:rsidR="00527779" w:rsidRDefault="00527779" w:rsidP="00527779">
      <w:pPr>
        <w:pStyle w:val="Normal158b0944"/>
        <w:numPr>
          <w:ilvl w:val="0"/>
          <w:numId w:val="3"/>
        </w:numPr>
        <w:ind w:firstLine="560"/>
        <w:rPr>
          <w:rFonts w:ascii="仿宋" w:hAnsi="仿宋" w:cs="仿宋"/>
          <w:b/>
          <w:bCs/>
          <w:szCs w:val="28"/>
        </w:rPr>
      </w:pPr>
      <w:r>
        <w:t>重要可执行程序完整性、重要可执行程序来源真实性：</w:t>
      </w:r>
      <w:r>
        <w:rPr>
          <w:rFonts w:hint="eastAsia"/>
        </w:rPr>
        <w:t>通用</w:t>
      </w:r>
      <w:r>
        <w:rPr>
          <w:rFonts w:hint="eastAsia"/>
        </w:rPr>
        <w:lastRenderedPageBreak/>
        <w:t>设备</w:t>
      </w:r>
      <w:r>
        <w:t>暂无机制保护其重要可执行程序。</w:t>
      </w:r>
    </w:p>
    <w:p w14:paraId="09239EF7" w14:textId="77777777" w:rsidR="00527779" w:rsidRDefault="00527779" w:rsidP="00527779">
      <w:pPr>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3、密码设备</w:t>
      </w:r>
    </w:p>
    <w:p w14:paraId="369614E4"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运维人员通过堡垒机使用USBKey（内有数字证书认证系统签发的国密SM2证书）登录到各密码设备，配合已通过商用密码产品检测认证的签名验签服务器，在登录时验证运维人员USBKey中的国密数字证书实现运维人员登录密码设备的身份鉴别。</w:t>
      </w:r>
    </w:p>
    <w:p w14:paraId="36AC3A48"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2)远程管理通道安全：由堡垒机使用无高风险的HTTPS协议对各密码设备进行运维管理，从而搭建安全的远程管理通道，实现运维人员登录堡垒机，从而对密码设备进行运维的过程中的远程管理通道安全的保护。</w:t>
      </w:r>
    </w:p>
    <w:p w14:paraId="0844B2A1"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{密码设备均是本地运维，不涉及远程管理通道，该指标作为不适用项处理。}</w:t>
      </w:r>
    </w:p>
    <w:p w14:paraId="4E856F21"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{密码设备的远程管理通道，采用公私钥体系的RSA2048算法的数字证书、采用SHA256和AES算法保证远程管理通道安全，且通过堡垒机进行统一运维管理。}</w:t>
      </w:r>
    </w:p>
    <w:p w14:paraId="70051802"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经商用密码认证机构认证合格，且满足密码模块第二级安全要求，通过产品自身安全机制实现对设备访问控制信息的保护</w:t>
      </w:r>
      <w:r>
        <w:rPr>
          <w:rFonts w:ascii="仿宋" w:eastAsia="仿宋" w:hAnsi="仿宋" w:cs="仿宋" w:hint="eastAsia"/>
          <w:sz w:val="28"/>
          <w:szCs w:val="28"/>
          <w:lang w:eastAsia="zh-CN"/>
        </w:rPr>
        <w:t>。</w:t>
      </w:r>
    </w:p>
    <w:p w14:paraId="0E76E876"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02C0A15B"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w:t>
      </w:r>
      <w:r>
        <w:rPr>
          <w:rFonts w:ascii="仿宋" w:eastAsia="仿宋" w:hAnsi="仿宋" w:cs="仿宋" w:hint="eastAsia"/>
          <w:kern w:val="2"/>
          <w:sz w:val="28"/>
          <w:szCs w:val="24"/>
          <w:lang w:eastAsia="zh-CN"/>
        </w:rPr>
        <w:lastRenderedPageBreak/>
        <w:t>备日志记录的保护</w:t>
      </w:r>
      <w:r>
        <w:rPr>
          <w:rFonts w:ascii="仿宋" w:eastAsia="仿宋" w:hAnsi="仿宋" w:cs="仿宋" w:hint="eastAsia"/>
          <w:sz w:val="28"/>
          <w:szCs w:val="28"/>
          <w:lang w:eastAsia="zh-CN"/>
        </w:rPr>
        <w:t>。</w:t>
      </w:r>
    </w:p>
    <w:p w14:paraId="32FAD329"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经商用密码认证机构认证合格，且满足密码模块第二级安全要求，通过产品自身安全机制实现对重要可执行程序完整性、真实性的保护</w:t>
      </w:r>
      <w:r>
        <w:rPr>
          <w:rFonts w:ascii="仿宋" w:eastAsia="仿宋" w:hAnsi="仿宋" w:cs="仿宋" w:hint="eastAsia"/>
          <w:sz w:val="28"/>
          <w:szCs w:val="28"/>
          <w:lang w:eastAsia="zh-CN"/>
        </w:rPr>
        <w:t>。</w:t>
      </w:r>
    </w:p>
    <w:p w14:paraId="07ACC627" w14:textId="77777777" w:rsidR="007834DA" w:rsidRPr="00527779" w:rsidRDefault="007834DA" w:rsidP="007834DA">
      <w:pPr>
        <w:rPr>
          <w:lang w:eastAsia="zh-CN"/>
        </w:rPr>
      </w:pPr>
    </w:p>
    <w:p w14:paraId="04613396" w14:textId="77777777" w:rsidR="00BF1566" w:rsidRDefault="00BF1566" w:rsidP="00BF1566">
      <w:pPr>
        <w:pStyle w:val="2"/>
        <w:rPr>
          <w:lang w:eastAsia="zh-CN"/>
        </w:rPr>
      </w:pPr>
      <w:bookmarkStart w:id="4" w:name="_Toc167377461"/>
      <w:r>
        <w:rPr>
          <w:rFonts w:hint="eastAsia"/>
          <w:lang w:eastAsia="zh-CN"/>
        </w:rPr>
        <w:t>5.3</w:t>
      </w:r>
      <w:r>
        <w:rPr>
          <w:rFonts w:hint="eastAsia"/>
          <w:lang w:eastAsia="zh-CN"/>
        </w:rPr>
        <w:t>密码支撑平台方案</w:t>
      </w:r>
      <w:bookmarkEnd w:id="4"/>
    </w:p>
    <w:p w14:paraId="6501AB02" w14:textId="77777777" w:rsidR="00BF1566" w:rsidRDefault="00BF1566" w:rsidP="00BF1566">
      <w:pPr>
        <w:pStyle w:val="a9"/>
        <w:ind w:firstLine="280"/>
        <w:rPr>
          <w:rFonts w:cs="仿宋"/>
          <w:lang w:eastAsia="zh-CN"/>
        </w:rPr>
      </w:pPr>
      <w:r>
        <w:rPr>
          <w:rFonts w:cs="仿宋" w:hint="eastAsia"/>
          <w:highlight w:val="yellow"/>
          <w:lang w:eastAsia="zh-CN"/>
        </w:rPr>
        <w:t>（密码设备方式）</w:t>
      </w:r>
    </w:p>
    <w:p w14:paraId="0C0A5ED2" w14:textId="6047E905" w:rsidR="00BF1566" w:rsidRDefault="00BF1566" w:rsidP="00BF1566">
      <w:pPr>
        <w:pStyle w:val="a9"/>
        <w:ind w:left="0" w:firstLineChars="200" w:firstLine="560"/>
        <w:rPr>
          <w:rFonts w:cs="仿宋"/>
          <w:lang w:eastAsia="zh-CN"/>
        </w:rPr>
      </w:pPr>
      <w:r>
        <w:rPr>
          <w:rFonts w:cs="仿宋"/>
          <w:lang w:eastAsia="zh-CN"/>
        </w:rPr>
        <w:t>密码支撑平台为承载在计算平台上的</w:t>
      </w:r>
      <w:r w:rsidR="007834DA">
        <w:rPr>
          <w:rFonts w:cs="仿宋" w:hint="eastAsia"/>
          <w:lang w:eastAsia="zh-CN"/>
        </w:rPr>
        <w:t>{{sysname}}</w:t>
      </w:r>
      <w:r>
        <w:rPr>
          <w:rFonts w:cs="仿宋" w:hint="eastAsia"/>
          <w:lang w:eastAsia="zh-CN"/>
        </w:rPr>
        <w:t>系统</w:t>
      </w:r>
      <w:r>
        <w:rPr>
          <w:rFonts w:cs="仿宋"/>
          <w:lang w:eastAsia="zh-CN"/>
        </w:rPr>
        <w:t>提供密码功能服务</w:t>
      </w:r>
      <w:r>
        <w:rPr>
          <w:rFonts w:cs="仿宋" w:hint="eastAsia"/>
          <w:lang w:eastAsia="zh-CN"/>
        </w:rPr>
        <w:t>，</w:t>
      </w:r>
      <w:r>
        <w:rPr>
          <w:rFonts w:cs="仿宋"/>
          <w:lang w:eastAsia="zh-CN"/>
        </w:rPr>
        <w:t>选择采用经认证合格的</w:t>
      </w:r>
      <w:r>
        <w:rPr>
          <w:rFonts w:cs="仿宋" w:hint="eastAsia"/>
          <w:lang w:eastAsia="zh-CN"/>
        </w:rPr>
        <w:t>云服务器密码机、</w:t>
      </w:r>
      <w:r>
        <w:rPr>
          <w:rFonts w:cs="仿宋"/>
          <w:lang w:eastAsia="zh-CN"/>
        </w:rPr>
        <w:t>服务器密码机、签名验签服务器</w:t>
      </w:r>
      <w:r>
        <w:rPr>
          <w:rFonts w:cs="仿宋" w:hint="eastAsia"/>
          <w:lang w:eastAsia="zh-CN"/>
        </w:rPr>
        <w:t>、时间戳服务器，</w:t>
      </w:r>
      <w:r>
        <w:rPr>
          <w:rFonts w:cs="仿宋"/>
          <w:lang w:eastAsia="zh-CN"/>
        </w:rPr>
        <w:t>基于经认证合格的密码产品进行设计</w:t>
      </w:r>
      <w:r>
        <w:rPr>
          <w:rFonts w:cs="仿宋" w:hint="eastAsia"/>
          <w:lang w:eastAsia="zh-CN"/>
        </w:rPr>
        <w:t>。</w:t>
      </w:r>
    </w:p>
    <w:p w14:paraId="04E451C5" w14:textId="77777777" w:rsidR="00BF1566" w:rsidRDefault="00BF1566" w:rsidP="00BF1566">
      <w:pPr>
        <w:pStyle w:val="3"/>
        <w:rPr>
          <w:lang w:eastAsia="zh-CN"/>
        </w:rPr>
      </w:pPr>
      <w:bookmarkStart w:id="5" w:name="_Toc738"/>
      <w:bookmarkStart w:id="6" w:name="_Toc7314"/>
      <w:bookmarkStart w:id="7" w:name="_Toc17119"/>
      <w:r>
        <w:rPr>
          <w:rFonts w:hint="eastAsia"/>
          <w:lang w:eastAsia="zh-CN"/>
        </w:rPr>
        <w:t xml:space="preserve">5.3.1 </w:t>
      </w:r>
      <w:r>
        <w:rPr>
          <w:lang w:eastAsia="zh-CN"/>
        </w:rPr>
        <w:t>密码服务机构的确定、</w:t>
      </w:r>
      <w:r>
        <w:rPr>
          <w:rFonts w:hint="eastAsia"/>
          <w:lang w:eastAsia="zh-CN"/>
        </w:rPr>
        <w:t>接入方式</w:t>
      </w:r>
      <w:r>
        <w:rPr>
          <w:lang w:eastAsia="zh-CN"/>
        </w:rPr>
        <w:t>和服务策略</w:t>
      </w:r>
      <w:bookmarkEnd w:id="5"/>
      <w:bookmarkEnd w:id="6"/>
      <w:bookmarkEnd w:id="7"/>
    </w:p>
    <w:p w14:paraId="46219DE0" w14:textId="57E1357D" w:rsidR="00BF1566" w:rsidRDefault="00BF1566" w:rsidP="00BF1566">
      <w:pPr>
        <w:pStyle w:val="a9"/>
        <w:ind w:firstLine="280"/>
        <w:rPr>
          <w:rFonts w:cs="仿宋"/>
          <w:lang w:eastAsia="zh-CN"/>
        </w:rPr>
      </w:pPr>
      <w:r>
        <w:rPr>
          <w:rFonts w:cs="仿宋" w:hint="eastAsia"/>
          <w:lang w:eastAsia="zh-CN"/>
        </w:rPr>
        <w:t>采用</w:t>
      </w:r>
      <w:r w:rsidR="007834DA" w:rsidRPr="00C0124E">
        <w:rPr>
          <w:rFonts w:cs="仿宋" w:hint="eastAsia"/>
          <w:highlight w:val="yellow"/>
          <w:lang w:eastAsia="zh-CN"/>
        </w:rPr>
        <w:t>{{jg}}</w:t>
      </w:r>
      <w:r w:rsidRPr="00C0124E">
        <w:rPr>
          <w:rFonts w:cs="仿宋" w:hint="eastAsia"/>
          <w:highlight w:val="yellow"/>
          <w:lang w:eastAsia="zh-CN"/>
        </w:rPr>
        <w:t>机构</w:t>
      </w:r>
      <w:r>
        <w:rPr>
          <w:rFonts w:cs="仿宋" w:hint="eastAsia"/>
          <w:lang w:eastAsia="zh-CN"/>
        </w:rPr>
        <w:t>颁发的数字证书。</w:t>
      </w:r>
    </w:p>
    <w:p w14:paraId="12B273C4" w14:textId="77777777" w:rsidR="00BF1566" w:rsidRDefault="00BF1566" w:rsidP="00BF1566">
      <w:pPr>
        <w:pStyle w:val="a9"/>
        <w:ind w:firstLine="280"/>
        <w:rPr>
          <w:rFonts w:cs="仿宋"/>
          <w:lang w:eastAsia="zh-CN"/>
        </w:rPr>
      </w:pPr>
      <w:r>
        <w:rPr>
          <w:rFonts w:cs="仿宋" w:hint="eastAsia"/>
          <w:lang w:eastAsia="zh-CN"/>
        </w:rPr>
        <w:t>网络层的国际或国密算法的站点证书，采用外部生成证书索引，后导入网关内生成站点证书的方式。</w:t>
      </w:r>
    </w:p>
    <w:p w14:paraId="630FF46D" w14:textId="77777777" w:rsidR="00BF1566" w:rsidRDefault="00BF1566" w:rsidP="00BF1566">
      <w:pPr>
        <w:pStyle w:val="a9"/>
        <w:ind w:firstLine="280"/>
        <w:rPr>
          <w:rFonts w:cs="仿宋"/>
          <w:lang w:eastAsia="zh-CN"/>
        </w:rPr>
      </w:pPr>
      <w:r>
        <w:rPr>
          <w:rFonts w:cs="仿宋" w:hint="eastAsia"/>
          <w:lang w:eastAsia="zh-CN"/>
        </w:rPr>
        <w:t>应用层的个人数字证书采用智能密码钥匙进行承载，线下签发制作的方式。</w:t>
      </w:r>
    </w:p>
    <w:p w14:paraId="7620EBB6" w14:textId="77777777" w:rsidR="00BF1566" w:rsidRDefault="00BF1566" w:rsidP="00BF1566">
      <w:pPr>
        <w:pStyle w:val="a9"/>
        <w:ind w:left="0" w:firstLineChars="200" w:firstLine="560"/>
        <w:rPr>
          <w:rFonts w:cs="仿宋"/>
          <w:lang w:eastAsia="zh-CN"/>
        </w:rPr>
      </w:pPr>
      <w:r>
        <w:rPr>
          <w:rFonts w:cs="仿宋" w:hint="eastAsia"/>
          <w:lang w:eastAsia="zh-CN"/>
        </w:rPr>
        <w:t>设备层的设备数字证书采用SSL VPN/时间戳服务器进行承载，线下签发制作的方式。</w:t>
      </w:r>
    </w:p>
    <w:p w14:paraId="447BF301" w14:textId="79460B3D" w:rsidR="00BF1566" w:rsidRPr="00D355BE" w:rsidRDefault="00BF1566" w:rsidP="00D355BE">
      <w:pPr>
        <w:pStyle w:val="3"/>
        <w:rPr>
          <w:lang w:eastAsia="zh-CN"/>
        </w:rPr>
      </w:pPr>
      <w:bookmarkStart w:id="8" w:name="_Toc22851"/>
      <w:bookmarkStart w:id="9" w:name="_Toc2948"/>
      <w:bookmarkStart w:id="10" w:name="_Toc4917"/>
      <w:r>
        <w:rPr>
          <w:rFonts w:hint="eastAsia"/>
          <w:lang w:eastAsia="zh-CN"/>
        </w:rPr>
        <w:lastRenderedPageBreak/>
        <w:t xml:space="preserve">5.3.2 </w:t>
      </w:r>
      <w:r>
        <w:rPr>
          <w:lang w:eastAsia="zh-CN"/>
        </w:rPr>
        <w:t>支持的密码体制和密码算法</w:t>
      </w:r>
      <w:bookmarkEnd w:id="8"/>
      <w:bookmarkEnd w:id="9"/>
      <w:bookmarkEnd w:id="10"/>
    </w:p>
    <w:p w14:paraId="622657B9"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74003B01" w14:textId="77777777" w:rsidR="00BF1566" w:rsidRDefault="00BF1566" w:rsidP="00BF1566">
      <w:pPr>
        <w:pStyle w:val="a9"/>
        <w:ind w:left="0" w:firstLineChars="200" w:firstLine="560"/>
        <w:rPr>
          <w:rFonts w:cs="仿宋"/>
          <w:lang w:eastAsia="zh-CN"/>
        </w:rPr>
      </w:pPr>
      <w:r>
        <w:rPr>
          <w:rFonts w:ascii="Times New Roman" w:hAnsi="Times New Roman" w:cs="Times New Roman" w:hint="eastAsia"/>
          <w:kern w:val="2"/>
          <w:szCs w:val="24"/>
          <w:lang w:eastAsia="zh-CN"/>
        </w:rPr>
        <w:t>支持对称密码体制和非对称密码体制，密码算法支持</w:t>
      </w:r>
      <w:r>
        <w:rPr>
          <w:rFonts w:ascii="Times New Roman" w:hAnsi="Times New Roman" w:cs="Times New Roman" w:hint="eastAsia"/>
          <w:kern w:val="2"/>
          <w:szCs w:val="24"/>
          <w:lang w:eastAsia="zh-CN"/>
        </w:rPr>
        <w:t>RSA</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AES</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SHA-256</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SM2</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SM3</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SM4</w:t>
      </w:r>
      <w:r>
        <w:rPr>
          <w:rFonts w:ascii="Times New Roman" w:hAnsi="Times New Roman" w:cs="Times New Roman" w:hint="eastAsia"/>
          <w:kern w:val="2"/>
          <w:szCs w:val="24"/>
          <w:lang w:eastAsia="zh-CN"/>
        </w:rPr>
        <w:t>。</w:t>
      </w:r>
    </w:p>
    <w:p w14:paraId="47E49DA8" w14:textId="77777777" w:rsidR="00BF1566" w:rsidRDefault="00BF1566" w:rsidP="00BF1566">
      <w:pPr>
        <w:pStyle w:val="3"/>
        <w:rPr>
          <w:lang w:eastAsia="zh-CN"/>
        </w:rPr>
      </w:pPr>
      <w:bookmarkStart w:id="11" w:name="_Toc11076"/>
      <w:bookmarkStart w:id="12" w:name="_Toc19614"/>
      <w:bookmarkStart w:id="13" w:name="_Toc24496"/>
      <w:r>
        <w:rPr>
          <w:rFonts w:hint="eastAsia"/>
          <w:lang w:eastAsia="zh-CN"/>
        </w:rPr>
        <w:t xml:space="preserve">5.3.3 </w:t>
      </w:r>
      <w:r>
        <w:rPr>
          <w:lang w:eastAsia="zh-CN"/>
        </w:rPr>
        <w:t>接口和功能遵循的标准</w:t>
      </w:r>
      <w:bookmarkEnd w:id="11"/>
      <w:bookmarkEnd w:id="12"/>
      <w:bookmarkEnd w:id="13"/>
    </w:p>
    <w:p w14:paraId="2C1C39C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tbl>
      <w:tblPr>
        <w:tblStyle w:val="ab"/>
        <w:tblW w:w="5000" w:type="pct"/>
        <w:tblLook w:val="04A0" w:firstRow="1" w:lastRow="0" w:firstColumn="1" w:lastColumn="0" w:noHBand="0" w:noVBand="1"/>
      </w:tblPr>
      <w:tblGrid>
        <w:gridCol w:w="1454"/>
        <w:gridCol w:w="2248"/>
        <w:gridCol w:w="4820"/>
      </w:tblGrid>
      <w:tr w:rsidR="00BF1566" w14:paraId="6A978605" w14:textId="77777777" w:rsidTr="00061BC7">
        <w:tc>
          <w:tcPr>
            <w:tcW w:w="853" w:type="pct"/>
          </w:tcPr>
          <w:p w14:paraId="51E20287"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序号</w:t>
            </w:r>
          </w:p>
        </w:tc>
        <w:tc>
          <w:tcPr>
            <w:tcW w:w="1319" w:type="pct"/>
          </w:tcPr>
          <w:p w14:paraId="6687D07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产品</w:t>
            </w:r>
          </w:p>
        </w:tc>
        <w:tc>
          <w:tcPr>
            <w:tcW w:w="2827" w:type="pct"/>
          </w:tcPr>
          <w:p w14:paraId="0354E310"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遵循标准</w:t>
            </w:r>
          </w:p>
        </w:tc>
      </w:tr>
      <w:tr w:rsidR="00BF1566" w14:paraId="408828F7" w14:textId="77777777" w:rsidTr="00061BC7">
        <w:tc>
          <w:tcPr>
            <w:tcW w:w="853" w:type="pct"/>
          </w:tcPr>
          <w:p w14:paraId="51FD6A4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p>
        </w:tc>
        <w:tc>
          <w:tcPr>
            <w:tcW w:w="1319" w:type="pct"/>
          </w:tcPr>
          <w:p w14:paraId="01E2E4F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服务器密码机</w:t>
            </w:r>
          </w:p>
        </w:tc>
        <w:tc>
          <w:tcPr>
            <w:tcW w:w="2827" w:type="pct"/>
          </w:tcPr>
          <w:p w14:paraId="7876698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0030</w:t>
            </w:r>
            <w:r>
              <w:rPr>
                <w:rFonts w:eastAsia="仿宋" w:hint="eastAsia"/>
                <w:kern w:val="2"/>
                <w:sz w:val="24"/>
                <w:szCs w:val="24"/>
                <w:lang w:eastAsia="zh-CN"/>
              </w:rPr>
              <w:t>《服务器密码机技术规范》</w:t>
            </w:r>
          </w:p>
          <w:p w14:paraId="71BC9BF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6BB9589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63BAF070" w14:textId="77777777" w:rsidTr="00061BC7">
        <w:tc>
          <w:tcPr>
            <w:tcW w:w="853" w:type="pct"/>
          </w:tcPr>
          <w:p w14:paraId="429867AB"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p>
        </w:tc>
        <w:tc>
          <w:tcPr>
            <w:tcW w:w="1319" w:type="pct"/>
          </w:tcPr>
          <w:p w14:paraId="6BCDE01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云服务器密码机</w:t>
            </w:r>
          </w:p>
        </w:tc>
        <w:tc>
          <w:tcPr>
            <w:tcW w:w="2827" w:type="pct"/>
          </w:tcPr>
          <w:p w14:paraId="541AAB7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0104</w:t>
            </w:r>
            <w:r>
              <w:rPr>
                <w:rFonts w:eastAsia="仿宋" w:hint="eastAsia"/>
                <w:kern w:val="2"/>
                <w:sz w:val="24"/>
                <w:szCs w:val="24"/>
                <w:lang w:eastAsia="zh-CN"/>
              </w:rPr>
              <w:t>《云服务器密码机技术规范》</w:t>
            </w:r>
          </w:p>
          <w:p w14:paraId="1E300D35"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347767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74CF0221" w14:textId="77777777" w:rsidTr="00061BC7">
        <w:tc>
          <w:tcPr>
            <w:tcW w:w="853" w:type="pct"/>
          </w:tcPr>
          <w:p w14:paraId="15A6E80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p>
        </w:tc>
        <w:tc>
          <w:tcPr>
            <w:tcW w:w="1319" w:type="pct"/>
          </w:tcPr>
          <w:p w14:paraId="3F20519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签名验签服务器</w:t>
            </w:r>
          </w:p>
        </w:tc>
        <w:tc>
          <w:tcPr>
            <w:tcW w:w="2827" w:type="pct"/>
          </w:tcPr>
          <w:p w14:paraId="55E73A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0029</w:t>
            </w:r>
            <w:r>
              <w:rPr>
                <w:rFonts w:eastAsia="仿宋" w:hint="eastAsia"/>
                <w:kern w:val="2"/>
                <w:sz w:val="24"/>
                <w:szCs w:val="24"/>
                <w:lang w:eastAsia="zh-CN"/>
              </w:rPr>
              <w:t>《签名验签服务器技术规范》</w:t>
            </w:r>
          </w:p>
          <w:p w14:paraId="22BBBA6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16EBF2D1"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D52BFEB" w14:textId="77777777" w:rsidTr="00061BC7">
        <w:tc>
          <w:tcPr>
            <w:tcW w:w="853" w:type="pct"/>
          </w:tcPr>
          <w:p w14:paraId="4491B3C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4</w:t>
            </w:r>
          </w:p>
        </w:tc>
        <w:tc>
          <w:tcPr>
            <w:tcW w:w="1319" w:type="pct"/>
          </w:tcPr>
          <w:p w14:paraId="24A9F86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时间戳服务器</w:t>
            </w:r>
          </w:p>
        </w:tc>
        <w:tc>
          <w:tcPr>
            <w:tcW w:w="2827" w:type="pct"/>
          </w:tcPr>
          <w:p w14:paraId="27ABB34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0033</w:t>
            </w:r>
            <w:r>
              <w:rPr>
                <w:rFonts w:eastAsia="仿宋" w:hint="eastAsia"/>
                <w:kern w:val="2"/>
                <w:sz w:val="24"/>
                <w:szCs w:val="24"/>
                <w:lang w:eastAsia="zh-CN"/>
              </w:rPr>
              <w:t>《时间戳接口规范》</w:t>
            </w:r>
          </w:p>
          <w:p w14:paraId="010A850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0B9E91F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5539AB1" w14:textId="77777777" w:rsidTr="00061BC7">
        <w:tc>
          <w:tcPr>
            <w:tcW w:w="853" w:type="pct"/>
          </w:tcPr>
          <w:p w14:paraId="4A99842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5</w:t>
            </w:r>
          </w:p>
        </w:tc>
        <w:tc>
          <w:tcPr>
            <w:tcW w:w="1319" w:type="pct"/>
          </w:tcPr>
          <w:p w14:paraId="7E6EE1C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SSL VPN</w:t>
            </w:r>
          </w:p>
        </w:tc>
        <w:tc>
          <w:tcPr>
            <w:tcW w:w="2827" w:type="pct"/>
          </w:tcPr>
          <w:p w14:paraId="7ED81F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0024</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网关产品规范》</w:t>
            </w:r>
          </w:p>
          <w:p w14:paraId="442E0ED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0025</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技术规范》</w:t>
            </w:r>
          </w:p>
          <w:p w14:paraId="35FD668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374BFF80" w14:textId="77777777" w:rsidTr="00061BC7">
        <w:tc>
          <w:tcPr>
            <w:tcW w:w="853" w:type="pct"/>
          </w:tcPr>
          <w:p w14:paraId="03625AF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6</w:t>
            </w:r>
          </w:p>
        </w:tc>
        <w:tc>
          <w:tcPr>
            <w:tcW w:w="1319" w:type="pct"/>
          </w:tcPr>
          <w:p w14:paraId="6F4931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智能密码钥匙</w:t>
            </w:r>
          </w:p>
        </w:tc>
        <w:tc>
          <w:tcPr>
            <w:tcW w:w="2827" w:type="pct"/>
          </w:tcPr>
          <w:p w14:paraId="65FC6E3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 xml:space="preserve">GM/T 0027 </w:t>
            </w:r>
            <w:r>
              <w:rPr>
                <w:rFonts w:eastAsia="仿宋" w:hint="eastAsia"/>
                <w:kern w:val="2"/>
                <w:sz w:val="24"/>
                <w:szCs w:val="24"/>
                <w:lang w:eastAsia="zh-CN"/>
              </w:rPr>
              <w:t>智能密码钥匙技术规范</w:t>
            </w:r>
          </w:p>
          <w:p w14:paraId="201DEE4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GB/T 35291</w:t>
            </w:r>
            <w:r>
              <w:rPr>
                <w:rFonts w:eastAsia="仿宋" w:hint="eastAsia"/>
                <w:kern w:val="2"/>
                <w:sz w:val="24"/>
                <w:szCs w:val="24"/>
                <w:lang w:eastAsia="zh-CN"/>
              </w:rPr>
              <w:t>信息安全技术</w:t>
            </w:r>
            <w:r>
              <w:rPr>
                <w:rFonts w:eastAsia="仿宋" w:hint="eastAsia"/>
                <w:kern w:val="2"/>
                <w:sz w:val="24"/>
                <w:szCs w:val="24"/>
                <w:lang w:eastAsia="zh-CN"/>
              </w:rPr>
              <w:t xml:space="preserve"> </w:t>
            </w:r>
            <w:r>
              <w:rPr>
                <w:rFonts w:eastAsia="仿宋" w:hint="eastAsia"/>
                <w:kern w:val="2"/>
                <w:sz w:val="24"/>
                <w:szCs w:val="24"/>
                <w:lang w:eastAsia="zh-CN"/>
              </w:rPr>
              <w:t>智能密码钥匙</w:t>
            </w:r>
            <w:r>
              <w:rPr>
                <w:rFonts w:eastAsia="仿宋" w:hint="eastAsia"/>
                <w:kern w:val="2"/>
                <w:sz w:val="24"/>
                <w:szCs w:val="24"/>
                <w:lang w:eastAsia="zh-CN"/>
              </w:rPr>
              <w:lastRenderedPageBreak/>
              <w:t>密码应用接口规范</w:t>
            </w:r>
          </w:p>
        </w:tc>
      </w:tr>
    </w:tbl>
    <w:p w14:paraId="7995B12E" w14:textId="77777777" w:rsidR="00BF1566" w:rsidRDefault="00BF1566" w:rsidP="00BF1566">
      <w:pPr>
        <w:pStyle w:val="3"/>
        <w:rPr>
          <w:lang w:eastAsia="zh-CN"/>
        </w:rPr>
      </w:pPr>
      <w:bookmarkStart w:id="14" w:name="_Toc19572"/>
      <w:bookmarkStart w:id="15" w:name="_Toc20177"/>
      <w:bookmarkStart w:id="16" w:name="_Toc15658"/>
      <w:r>
        <w:rPr>
          <w:rFonts w:hint="eastAsia"/>
          <w:lang w:eastAsia="zh-CN"/>
        </w:rPr>
        <w:lastRenderedPageBreak/>
        <w:t xml:space="preserve">5.3.4 </w:t>
      </w:r>
      <w:r>
        <w:rPr>
          <w:lang w:eastAsia="zh-CN"/>
        </w:rPr>
        <w:t>提供的密码支撑方式</w:t>
      </w:r>
      <w:bookmarkEnd w:id="14"/>
      <w:bookmarkEnd w:id="15"/>
      <w:bookmarkEnd w:id="16"/>
    </w:p>
    <w:p w14:paraId="7EBB3030" w14:textId="77777777" w:rsidR="00BF1566" w:rsidRDefault="00BF1566" w:rsidP="00BF1566">
      <w:pPr>
        <w:pStyle w:val="a9"/>
        <w:ind w:left="0" w:firstLineChars="200" w:firstLine="560"/>
        <w:rPr>
          <w:rFonts w:cs="仿宋"/>
          <w:lang w:eastAsia="zh-CN"/>
        </w:rPr>
      </w:pPr>
      <w:r>
        <w:rPr>
          <w:rFonts w:hint="eastAsia"/>
          <w:highlight w:val="yellow"/>
          <w:lang w:eastAsia="zh-CN"/>
        </w:rPr>
        <w:t>采购符合规定的密码设备/租用密码设备/租用密码服务/建设密码资源</w:t>
      </w:r>
    </w:p>
    <w:p w14:paraId="6E3492A7" w14:textId="77777777" w:rsidR="00BF1566" w:rsidRDefault="00BF1566" w:rsidP="00BF1566">
      <w:pPr>
        <w:pStyle w:val="3"/>
        <w:rPr>
          <w:lang w:eastAsia="zh-CN"/>
        </w:rPr>
      </w:pPr>
      <w:bookmarkStart w:id="17" w:name="_Toc4721"/>
      <w:bookmarkStart w:id="18" w:name="_Toc8061"/>
      <w:bookmarkStart w:id="19" w:name="_Toc282"/>
      <w:r>
        <w:rPr>
          <w:rFonts w:hint="eastAsia"/>
          <w:lang w:eastAsia="zh-CN"/>
        </w:rPr>
        <w:t xml:space="preserve">5.3.5 </w:t>
      </w:r>
      <w:r>
        <w:rPr>
          <w:lang w:eastAsia="zh-CN"/>
        </w:rPr>
        <w:t>提供的密码功能及接口</w:t>
      </w:r>
      <w:bookmarkEnd w:id="17"/>
      <w:bookmarkEnd w:id="18"/>
      <w:bookmarkEnd w:id="19"/>
    </w:p>
    <w:p w14:paraId="71EAFC30"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密码功能及接口如下：</w:t>
      </w:r>
    </w:p>
    <w:tbl>
      <w:tblPr>
        <w:tblStyle w:val="ab"/>
        <w:tblW w:w="5000" w:type="pct"/>
        <w:tblLook w:val="04A0" w:firstRow="1" w:lastRow="0" w:firstColumn="1" w:lastColumn="0" w:noHBand="0" w:noVBand="1"/>
      </w:tblPr>
      <w:tblGrid>
        <w:gridCol w:w="1677"/>
        <w:gridCol w:w="6845"/>
      </w:tblGrid>
      <w:tr w:rsidR="00BF1566" w14:paraId="70C299C0" w14:textId="77777777" w:rsidTr="00061BC7">
        <w:tc>
          <w:tcPr>
            <w:tcW w:w="984" w:type="pct"/>
          </w:tcPr>
          <w:p w14:paraId="5ED9B07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序号</w:t>
            </w:r>
          </w:p>
        </w:tc>
        <w:tc>
          <w:tcPr>
            <w:tcW w:w="4016" w:type="pct"/>
          </w:tcPr>
          <w:p w14:paraId="6053251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提供的密码功能及接口</w:t>
            </w:r>
          </w:p>
        </w:tc>
      </w:tr>
      <w:tr w:rsidR="00BF1566" w14:paraId="5E02AD9D" w14:textId="77777777" w:rsidTr="00061BC7">
        <w:tc>
          <w:tcPr>
            <w:tcW w:w="984" w:type="pct"/>
          </w:tcPr>
          <w:p w14:paraId="74915601"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1</w:t>
            </w:r>
          </w:p>
        </w:tc>
        <w:tc>
          <w:tcPr>
            <w:tcW w:w="4016" w:type="pct"/>
          </w:tcPr>
          <w:p w14:paraId="069D5CED"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密钥管理</w:t>
            </w:r>
          </w:p>
        </w:tc>
      </w:tr>
      <w:tr w:rsidR="00BF1566" w14:paraId="2C2040A5" w14:textId="77777777" w:rsidTr="00061BC7">
        <w:tc>
          <w:tcPr>
            <w:tcW w:w="984" w:type="pct"/>
          </w:tcPr>
          <w:p w14:paraId="27CB3EB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2</w:t>
            </w:r>
          </w:p>
        </w:tc>
        <w:tc>
          <w:tcPr>
            <w:tcW w:w="4016" w:type="pct"/>
          </w:tcPr>
          <w:p w14:paraId="3B32EFA4"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加密解密</w:t>
            </w:r>
          </w:p>
        </w:tc>
      </w:tr>
      <w:tr w:rsidR="00BF1566" w14:paraId="0B38064D" w14:textId="77777777" w:rsidTr="00061BC7">
        <w:tc>
          <w:tcPr>
            <w:tcW w:w="984" w:type="pct"/>
          </w:tcPr>
          <w:p w14:paraId="6C5CBA27"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3</w:t>
            </w:r>
          </w:p>
        </w:tc>
        <w:tc>
          <w:tcPr>
            <w:tcW w:w="4016" w:type="pct"/>
          </w:tcPr>
          <w:p w14:paraId="3C5E5D8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消息鉴别码产生和验证</w:t>
            </w:r>
          </w:p>
        </w:tc>
      </w:tr>
      <w:tr w:rsidR="00BF1566" w14:paraId="5C25833B" w14:textId="77777777" w:rsidTr="00061BC7">
        <w:tc>
          <w:tcPr>
            <w:tcW w:w="984" w:type="pct"/>
          </w:tcPr>
          <w:p w14:paraId="7F5679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4</w:t>
            </w:r>
          </w:p>
        </w:tc>
        <w:tc>
          <w:tcPr>
            <w:tcW w:w="4016" w:type="pct"/>
          </w:tcPr>
          <w:p w14:paraId="3372F4C9"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随机数产生</w:t>
            </w:r>
          </w:p>
        </w:tc>
      </w:tr>
      <w:tr w:rsidR="00BF1566" w14:paraId="36D6068D" w14:textId="77777777" w:rsidTr="00061BC7">
        <w:tc>
          <w:tcPr>
            <w:tcW w:w="984" w:type="pct"/>
          </w:tcPr>
          <w:p w14:paraId="262861D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5</w:t>
            </w:r>
          </w:p>
        </w:tc>
        <w:tc>
          <w:tcPr>
            <w:tcW w:w="4016" w:type="pct"/>
          </w:tcPr>
          <w:p w14:paraId="763DAB00"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数据签名</w:t>
            </w:r>
            <w:r>
              <w:rPr>
                <w:rFonts w:eastAsia="仿宋" w:hint="eastAsia"/>
                <w:kern w:val="2"/>
                <w:sz w:val="24"/>
                <w:szCs w:val="24"/>
                <w:lang w:eastAsia="zh-CN"/>
              </w:rPr>
              <w:t>/</w:t>
            </w:r>
            <w:r>
              <w:rPr>
                <w:rFonts w:eastAsia="仿宋" w:hint="eastAsia"/>
                <w:kern w:val="2"/>
                <w:sz w:val="24"/>
                <w:szCs w:val="24"/>
                <w:lang w:eastAsia="zh-CN"/>
              </w:rPr>
              <w:t>验证</w:t>
            </w:r>
          </w:p>
        </w:tc>
      </w:tr>
      <w:tr w:rsidR="00BF1566" w14:paraId="781238AF" w14:textId="77777777" w:rsidTr="00061BC7">
        <w:tc>
          <w:tcPr>
            <w:tcW w:w="984" w:type="pct"/>
          </w:tcPr>
          <w:p w14:paraId="4BC62A4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6</w:t>
            </w:r>
          </w:p>
        </w:tc>
        <w:tc>
          <w:tcPr>
            <w:tcW w:w="4016" w:type="pct"/>
          </w:tcPr>
          <w:p w14:paraId="0C501A6B"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计算</w:t>
            </w:r>
            <w:r>
              <w:rPr>
                <w:rFonts w:eastAsia="仿宋" w:hint="eastAsia"/>
                <w:kern w:val="2"/>
                <w:sz w:val="24"/>
                <w:szCs w:val="24"/>
                <w:lang w:eastAsia="zh-CN"/>
              </w:rPr>
              <w:t>MAC/</w:t>
            </w:r>
            <w:r>
              <w:rPr>
                <w:rFonts w:eastAsia="仿宋" w:hint="eastAsia"/>
                <w:kern w:val="2"/>
                <w:sz w:val="24"/>
                <w:szCs w:val="24"/>
                <w:lang w:eastAsia="zh-CN"/>
              </w:rPr>
              <w:t>验证</w:t>
            </w:r>
            <w:r>
              <w:rPr>
                <w:rFonts w:eastAsia="仿宋" w:hint="eastAsia"/>
                <w:kern w:val="2"/>
                <w:sz w:val="24"/>
                <w:szCs w:val="24"/>
                <w:lang w:eastAsia="zh-CN"/>
              </w:rPr>
              <w:t>MAC</w:t>
            </w:r>
          </w:p>
        </w:tc>
      </w:tr>
      <w:tr w:rsidR="00BF1566" w14:paraId="093BE766" w14:textId="77777777" w:rsidTr="00061BC7">
        <w:tc>
          <w:tcPr>
            <w:tcW w:w="984" w:type="pct"/>
          </w:tcPr>
          <w:p w14:paraId="6E158C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7</w:t>
            </w:r>
          </w:p>
        </w:tc>
        <w:tc>
          <w:tcPr>
            <w:tcW w:w="4016" w:type="pct"/>
          </w:tcPr>
          <w:p w14:paraId="4BAEBAAA"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签名验签</w:t>
            </w:r>
          </w:p>
        </w:tc>
      </w:tr>
      <w:tr w:rsidR="00BF1566" w14:paraId="07FAC475" w14:textId="77777777" w:rsidTr="00061BC7">
        <w:tc>
          <w:tcPr>
            <w:tcW w:w="984" w:type="pct"/>
          </w:tcPr>
          <w:p w14:paraId="5A28ED2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8</w:t>
            </w:r>
          </w:p>
        </w:tc>
        <w:tc>
          <w:tcPr>
            <w:tcW w:w="4016" w:type="pct"/>
          </w:tcPr>
          <w:p w14:paraId="6F1EB460"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4"/>
                <w:szCs w:val="24"/>
                <w:lang w:eastAsia="zh-CN"/>
              </w:rPr>
              <w:t>时间戳生成</w:t>
            </w:r>
            <w:r>
              <w:rPr>
                <w:rFonts w:eastAsia="仿宋" w:hint="eastAsia"/>
                <w:kern w:val="2"/>
                <w:sz w:val="24"/>
                <w:szCs w:val="24"/>
                <w:lang w:eastAsia="zh-CN"/>
              </w:rPr>
              <w:t>/</w:t>
            </w:r>
            <w:r>
              <w:rPr>
                <w:rFonts w:eastAsia="仿宋" w:hint="eastAsia"/>
                <w:kern w:val="2"/>
                <w:sz w:val="24"/>
                <w:szCs w:val="24"/>
                <w:lang w:eastAsia="zh-CN"/>
              </w:rPr>
              <w:t>验证</w:t>
            </w:r>
            <w:r>
              <w:rPr>
                <w:rFonts w:eastAsia="仿宋" w:hint="eastAsia"/>
                <w:kern w:val="2"/>
                <w:sz w:val="24"/>
                <w:szCs w:val="24"/>
                <w:lang w:eastAsia="zh-CN"/>
              </w:rPr>
              <w:t>/</w:t>
            </w:r>
            <w:r>
              <w:rPr>
                <w:rFonts w:eastAsia="仿宋" w:hint="eastAsia"/>
                <w:kern w:val="2"/>
                <w:sz w:val="24"/>
                <w:szCs w:val="24"/>
                <w:lang w:eastAsia="zh-CN"/>
              </w:rPr>
              <w:t>解析</w:t>
            </w:r>
          </w:p>
        </w:tc>
      </w:tr>
    </w:tbl>
    <w:p w14:paraId="3A4F8077" w14:textId="77777777" w:rsidR="00BF1566" w:rsidRDefault="00BF1566" w:rsidP="00BF1566">
      <w:pPr>
        <w:pStyle w:val="3"/>
        <w:rPr>
          <w:lang w:eastAsia="zh-CN"/>
        </w:rPr>
      </w:pPr>
      <w:bookmarkStart w:id="20" w:name="_Toc27270"/>
      <w:bookmarkStart w:id="21" w:name="_Toc21566"/>
      <w:bookmarkStart w:id="22" w:name="_Toc22710"/>
      <w:r>
        <w:rPr>
          <w:rFonts w:hint="eastAsia"/>
          <w:lang w:eastAsia="zh-CN"/>
        </w:rPr>
        <w:t xml:space="preserve">5.3.6 </w:t>
      </w:r>
      <w:r>
        <w:rPr>
          <w:lang w:eastAsia="zh-CN"/>
        </w:rPr>
        <w:t>部署的位置和方式</w:t>
      </w:r>
      <w:bookmarkEnd w:id="20"/>
      <w:bookmarkEnd w:id="21"/>
      <w:bookmarkEnd w:id="22"/>
    </w:p>
    <w:p w14:paraId="6EAC701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6855CCCB"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密码设备部署在</w:t>
      </w:r>
      <w:r>
        <w:rPr>
          <w:rFonts w:ascii="Times New Roman" w:eastAsia="仿宋" w:hAnsi="Times New Roman" w:cs="Times New Roman"/>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机房</w:t>
      </w:r>
      <w:r>
        <w:rPr>
          <w:rFonts w:ascii="Times New Roman" w:eastAsia="仿宋" w:hAnsi="Times New Roman" w:cs="Times New Roman" w:hint="eastAsia"/>
          <w:kern w:val="2"/>
          <w:sz w:val="28"/>
          <w:szCs w:val="24"/>
          <w:lang w:eastAsia="zh-CN"/>
        </w:rPr>
        <w:t>，以密码软硬件的方式进行部署。</w:t>
      </w:r>
    </w:p>
    <w:p w14:paraId="3E9E73DE" w14:textId="77777777" w:rsidR="00BF1566" w:rsidRDefault="00BF1566" w:rsidP="00BF1566">
      <w:pPr>
        <w:pStyle w:val="3"/>
        <w:rPr>
          <w:lang w:eastAsia="zh-CN"/>
        </w:rPr>
      </w:pPr>
      <w:bookmarkStart w:id="23" w:name="_Toc17894"/>
      <w:bookmarkStart w:id="24" w:name="_Toc7912"/>
      <w:bookmarkStart w:id="25" w:name="_Toc17711"/>
      <w:r>
        <w:rPr>
          <w:rFonts w:hint="eastAsia"/>
          <w:lang w:eastAsia="zh-CN"/>
        </w:rPr>
        <w:t xml:space="preserve">5.3.7 </w:t>
      </w:r>
      <w:r>
        <w:rPr>
          <w:lang w:eastAsia="zh-CN"/>
        </w:rPr>
        <w:t>接入计算平台的方式</w:t>
      </w:r>
      <w:bookmarkEnd w:id="23"/>
      <w:bookmarkEnd w:id="24"/>
      <w:bookmarkEnd w:id="25"/>
    </w:p>
    <w:p w14:paraId="5FCFE99B"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非独立部署，使用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Hans"/>
        </w:rPr>
        <w:t>云平台</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网</w:t>
      </w:r>
      <w:r>
        <w:rPr>
          <w:rFonts w:ascii="Times New Roman" w:eastAsia="仿宋" w:hAnsi="Times New Roman" w:cs="Times New Roman" w:hint="eastAsia"/>
          <w:kern w:val="2"/>
          <w:sz w:val="28"/>
          <w:szCs w:val="24"/>
          <w:lang w:eastAsia="zh-CN"/>
        </w:rPr>
        <w:t>的计算资源和网络资源。</w:t>
      </w:r>
    </w:p>
    <w:p w14:paraId="4641D6F8" w14:textId="77777777" w:rsidR="00BF1566" w:rsidRDefault="00BF1566" w:rsidP="00BF1566">
      <w:pPr>
        <w:pStyle w:val="3"/>
        <w:rPr>
          <w:lang w:eastAsia="zh-CN"/>
        </w:rPr>
      </w:pPr>
      <w:bookmarkStart w:id="26" w:name="_Toc9230"/>
      <w:bookmarkStart w:id="27" w:name="_Toc20443"/>
      <w:r>
        <w:rPr>
          <w:rFonts w:hint="eastAsia"/>
          <w:lang w:eastAsia="zh-CN"/>
        </w:rPr>
        <w:lastRenderedPageBreak/>
        <w:t xml:space="preserve">5.3.8 </w:t>
      </w:r>
      <w:r>
        <w:rPr>
          <w:lang w:eastAsia="zh-CN"/>
        </w:rPr>
        <w:t>密钥管理方式</w:t>
      </w:r>
      <w:r>
        <w:rPr>
          <w:rFonts w:hint="eastAsia"/>
          <w:lang w:eastAsia="zh-CN"/>
        </w:rPr>
        <w:t>，</w:t>
      </w:r>
      <w:r>
        <w:rPr>
          <w:lang w:eastAsia="zh-CN"/>
        </w:rPr>
        <w:t>按责任主体的规划要求确定</w:t>
      </w:r>
      <w:bookmarkEnd w:id="26"/>
      <w:bookmarkEnd w:id="27"/>
    </w:p>
    <w:p w14:paraId="11123A0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3499596" w14:textId="77777777" w:rsidR="00BF1566" w:rsidRDefault="00BF1566" w:rsidP="00BF1566">
      <w:pPr>
        <w:pStyle w:val="a9"/>
        <w:ind w:left="0" w:firstLineChars="200" w:firstLine="560"/>
        <w:rPr>
          <w:rFonts w:cs="仿宋"/>
          <w:lang w:eastAsia="zh-CN"/>
        </w:rPr>
      </w:pPr>
      <w:ins w:id="28" w:author="e30997" w:date="2024-05-21T17:18:00Z">
        <w:r>
          <w:rPr>
            <w:rFonts w:ascii="Times New Roman" w:hAnsi="Times New Roman" w:cs="Times New Roman" w:hint="eastAsia"/>
            <w:kern w:val="2"/>
            <w:szCs w:val="24"/>
            <w:lang w:eastAsia="zh-CN"/>
          </w:rPr>
          <w:t>密钥由密码设备生成和管理，密码设备的责任主体为</w:t>
        </w:r>
        <w:r>
          <w:rPr>
            <w:rFonts w:ascii="Times New Roman" w:hAnsi="Times New Roman" w:cs="Times New Roman" w:hint="eastAsia"/>
            <w:kern w:val="2"/>
            <w:szCs w:val="24"/>
            <w:lang w:eastAsia="zh-CN"/>
          </w:rPr>
          <w:t>XXX</w:t>
        </w:r>
        <w:r>
          <w:rPr>
            <w:rFonts w:ascii="Times New Roman" w:hAnsi="Times New Roman" w:cs="Times New Roman" w:hint="eastAsia"/>
            <w:kern w:val="2"/>
            <w:szCs w:val="24"/>
            <w:lang w:eastAsia="zh-CN"/>
          </w:rPr>
          <w:t>局。</w:t>
        </w:r>
      </w:ins>
    </w:p>
    <w:p w14:paraId="38FC49F3" w14:textId="77777777" w:rsidR="00BF1566" w:rsidRDefault="00BF1566" w:rsidP="00BF1566">
      <w:pPr>
        <w:pStyle w:val="3"/>
        <w:rPr>
          <w:lang w:eastAsia="zh-CN"/>
        </w:rPr>
      </w:pPr>
      <w:bookmarkStart w:id="29" w:name="_Toc12963"/>
      <w:bookmarkStart w:id="30" w:name="_Toc27160"/>
      <w:bookmarkStart w:id="31" w:name="_Toc10081"/>
      <w:r>
        <w:rPr>
          <w:rFonts w:hint="eastAsia"/>
          <w:lang w:eastAsia="zh-CN"/>
        </w:rPr>
        <w:t xml:space="preserve">5.3.9 </w:t>
      </w:r>
      <w:r>
        <w:rPr>
          <w:lang w:eastAsia="zh-CN"/>
        </w:rPr>
        <w:t>支撑平台的自身安全性</w:t>
      </w:r>
      <w:r>
        <w:rPr>
          <w:rFonts w:hint="eastAsia"/>
          <w:lang w:eastAsia="zh-CN"/>
        </w:rPr>
        <w:t>，</w:t>
      </w:r>
      <w:r>
        <w:rPr>
          <w:lang w:eastAsia="zh-CN"/>
        </w:rPr>
        <w:t>包括密钥安全、访问安全、管理安全和租户间的隔离安全等</w:t>
      </w:r>
      <w:bookmarkEnd w:id="29"/>
      <w:bookmarkEnd w:id="30"/>
      <w:bookmarkEnd w:id="31"/>
    </w:p>
    <w:p w14:paraId="476F2DE1"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F3FDC32"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使用密码设备对密钥安全、访问安全、管理安全和租户间隔离安全等进行保护。</w:t>
      </w:r>
    </w:p>
    <w:p w14:paraId="1FEF1A45"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本系统租用</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云平台提供的密码服务实现，密钥由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进行管理（选择上述第</w:t>
      </w:r>
      <w:r>
        <w:rPr>
          <w:rFonts w:ascii="Times New Roman" w:eastAsia="仿宋" w:hAnsi="Times New Roman" w:cs="Times New Roman"/>
          <w:kern w:val="2"/>
          <w:sz w:val="28"/>
          <w:szCs w:val="24"/>
          <w:lang w:eastAsia="zh-CN"/>
        </w:rPr>
        <w:t>8</w:t>
      </w:r>
      <w:r>
        <w:rPr>
          <w:rFonts w:ascii="Times New Roman" w:eastAsia="仿宋" w:hAnsi="Times New Roman" w:cs="Times New Roman" w:hint="eastAsia"/>
          <w:kern w:val="2"/>
          <w:sz w:val="28"/>
          <w:szCs w:val="24"/>
          <w:lang w:eastAsia="zh-CN"/>
        </w:rPr>
        <w:t>点的某种方式），上述内容的设计由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云平台进行统一规划、设计和管理。</w:t>
      </w:r>
    </w:p>
    <w:p w14:paraId="32CF9412" w14:textId="77777777" w:rsidR="00BF1566" w:rsidRDefault="00BF1566" w:rsidP="00BF1566">
      <w:pPr>
        <w:pStyle w:val="2"/>
        <w:rPr>
          <w:lang w:eastAsia="zh-CN"/>
        </w:rPr>
      </w:pPr>
      <w:bookmarkStart w:id="32" w:name="_Toc167377462"/>
      <w:r>
        <w:rPr>
          <w:rFonts w:hint="eastAsia"/>
          <w:lang w:eastAsia="zh-CN"/>
        </w:rPr>
        <w:t>5.4</w:t>
      </w:r>
      <w:r>
        <w:rPr>
          <w:rFonts w:hint="eastAsia"/>
          <w:lang w:eastAsia="zh-CN"/>
        </w:rPr>
        <w:t>业务应用密码应用方案</w:t>
      </w:r>
      <w:bookmarkEnd w:id="32"/>
    </w:p>
    <w:p w14:paraId="6070498F"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业务应用保护的对象是信息系统中的所有应用及其重要数据,按照GB/T39786中应用和数据安全对应等级的密码应用基本要求和各业务系统实际需求,对需要保护的对象进行密码应用方案设计,具体内容如下:</w:t>
      </w:r>
    </w:p>
    <w:p w14:paraId="4EC2D6AE"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a）</w:t>
      </w:r>
      <w:r>
        <w:rPr>
          <w:rFonts w:ascii="仿宋" w:eastAsia="仿宋" w:hAnsi="仿宋" w:cs="仿宋"/>
          <w:b/>
          <w:bCs/>
          <w:color w:val="FF0000"/>
          <w:sz w:val="21"/>
          <w:szCs w:val="21"/>
          <w:lang w:eastAsia="zh-CN"/>
        </w:rPr>
        <w:t>按照信息系统的规划、责任主体的需求,现有或规划的密码功能提供模式,确定密码体制</w:t>
      </w:r>
    </w:p>
    <w:p w14:paraId="23B2A1F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b）</w:t>
      </w:r>
      <w:r>
        <w:rPr>
          <w:rFonts w:ascii="仿宋" w:eastAsia="仿宋" w:hAnsi="仿宋" w:cs="仿宋"/>
          <w:b/>
          <w:bCs/>
          <w:color w:val="FF0000"/>
          <w:sz w:val="21"/>
          <w:szCs w:val="21"/>
          <w:lang w:eastAsia="zh-CN"/>
        </w:rPr>
        <w:t>梳理业务流程,根据流程安全需求,为关键环节设计密码保护机制;梳理业务数据,根据数据安全需求,为重要数据设计密码保护机制;</w:t>
      </w:r>
    </w:p>
    <w:p w14:paraId="16FD130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c）</w:t>
      </w:r>
      <w:r>
        <w:rPr>
          <w:rFonts w:ascii="仿宋" w:eastAsia="仿宋" w:hAnsi="仿宋" w:cs="仿宋"/>
          <w:b/>
          <w:bCs/>
          <w:color w:val="FF0000"/>
          <w:sz w:val="21"/>
          <w:szCs w:val="21"/>
          <w:lang w:eastAsia="zh-CN"/>
        </w:rPr>
        <w:t>梳理业务对象(如文件、证照、票据、病历、采集的数据和控制指令等),根据安全需求,为其设计密码保护机制</w:t>
      </w:r>
      <w:r>
        <w:rPr>
          <w:rFonts w:ascii="仿宋" w:eastAsia="仿宋" w:hAnsi="仿宋" w:cs="仿宋" w:hint="eastAsia"/>
          <w:b/>
          <w:bCs/>
          <w:color w:val="FF0000"/>
          <w:sz w:val="21"/>
          <w:szCs w:val="21"/>
          <w:lang w:eastAsia="zh-CN"/>
        </w:rPr>
        <w:t>；</w:t>
      </w:r>
    </w:p>
    <w:p w14:paraId="05D06651"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e）</w:t>
      </w:r>
      <w:r>
        <w:rPr>
          <w:rFonts w:ascii="仿宋" w:eastAsia="仿宋" w:hAnsi="仿宋" w:cs="仿宋"/>
          <w:b/>
          <w:bCs/>
          <w:color w:val="FF0000"/>
          <w:sz w:val="21"/>
          <w:szCs w:val="21"/>
          <w:lang w:eastAsia="zh-CN"/>
        </w:rPr>
        <w:t>根据角色和访问控制,为其权限和访问策略等设计密码保护机制;</w:t>
      </w:r>
    </w:p>
    <w:p w14:paraId="26F1D252"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f）</w:t>
      </w:r>
      <w:r>
        <w:rPr>
          <w:rFonts w:ascii="仿宋" w:eastAsia="仿宋" w:hAnsi="仿宋" w:cs="仿宋"/>
          <w:b/>
          <w:bCs/>
          <w:color w:val="FF0000"/>
          <w:sz w:val="21"/>
          <w:szCs w:val="21"/>
          <w:lang w:eastAsia="zh-CN"/>
        </w:rPr>
        <w:t>根据审计策略,为日志记录设计密码保护机制;</w:t>
      </w:r>
    </w:p>
    <w:p w14:paraId="261E63AA"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w:t>
      </w:r>
      <w:r>
        <w:rPr>
          <w:rFonts w:ascii="仿宋" w:eastAsia="仿宋" w:hAnsi="仿宋" w:cs="仿宋"/>
          <w:b/>
          <w:bCs/>
          <w:color w:val="FF0000"/>
          <w:sz w:val="21"/>
          <w:szCs w:val="21"/>
          <w:lang w:eastAsia="zh-CN"/>
        </w:rPr>
        <w:t>为角色分配密钥,明确密钥载体,设计系统的密钥管理策略:</w:t>
      </w:r>
    </w:p>
    <w:p w14:paraId="76E23C5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h）</w:t>
      </w:r>
      <w:r>
        <w:rPr>
          <w:rFonts w:ascii="仿宋" w:eastAsia="仿宋" w:hAnsi="仿宋" w:cs="仿宋"/>
          <w:b/>
          <w:bCs/>
          <w:color w:val="FF0000"/>
          <w:sz w:val="21"/>
          <w:szCs w:val="21"/>
          <w:lang w:eastAsia="zh-CN"/>
        </w:rPr>
        <w:t>使用加密功能的,需指明密码算法、加密模式、数据填充方式和密钥属性等;</w:t>
      </w:r>
    </w:p>
    <w:p w14:paraId="603279D3"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i）</w:t>
      </w:r>
      <w:r>
        <w:rPr>
          <w:rFonts w:ascii="仿宋" w:eastAsia="仿宋" w:hAnsi="仿宋" w:cs="仿宋"/>
          <w:b/>
          <w:bCs/>
          <w:color w:val="FF0000"/>
          <w:sz w:val="21"/>
          <w:szCs w:val="21"/>
          <w:lang w:eastAsia="zh-CN"/>
        </w:rPr>
        <w:t>使用签名功能的,需指明签名算法和签名机制(如签名内容、签名主体和签名位置等);</w:t>
      </w:r>
    </w:p>
    <w:p w14:paraId="0B787CC8"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j）</w:t>
      </w:r>
      <w:r>
        <w:rPr>
          <w:rFonts w:ascii="仿宋" w:eastAsia="仿宋" w:hAnsi="仿宋" w:cs="仿宋"/>
          <w:b/>
          <w:bCs/>
          <w:color w:val="FF0000"/>
          <w:sz w:val="21"/>
          <w:szCs w:val="21"/>
          <w:lang w:eastAsia="zh-CN"/>
        </w:rPr>
        <w:t>使用完整性保护功能的,需指明使用的算法和校验机制;</w:t>
      </w:r>
    </w:p>
    <w:p w14:paraId="2857B211"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lastRenderedPageBreak/>
        <w:t>k）</w:t>
      </w:r>
      <w:r>
        <w:rPr>
          <w:rFonts w:ascii="仿宋" w:eastAsia="仿宋" w:hAnsi="仿宋" w:cs="仿宋"/>
          <w:b/>
          <w:bCs/>
          <w:color w:val="FF0000"/>
          <w:sz w:val="21"/>
          <w:szCs w:val="21"/>
          <w:lang w:eastAsia="zh-CN"/>
        </w:rPr>
        <w:t>根据保护机制,修改被保护对象的数据结构,将上述内容添加到原数据结构中,使其成为带安全机制的数据结构;</w:t>
      </w:r>
    </w:p>
    <w:p w14:paraId="4756EC80"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l）</w:t>
      </w:r>
      <w:r>
        <w:rPr>
          <w:rFonts w:ascii="仿宋" w:eastAsia="仿宋" w:hAnsi="仿宋" w:cs="仿宋"/>
          <w:b/>
          <w:bCs/>
          <w:color w:val="FF0000"/>
          <w:sz w:val="21"/>
          <w:szCs w:val="21"/>
          <w:lang w:eastAsia="zh-CN"/>
        </w:rPr>
        <w:t>实现保护机制用到的密码功能和用户登录用到的身份鉴别功能,由密码支撑平台提供,数据传输和数据存储安全,由计算平台负责,有单独需求(如互通且长期保存)或计算平台没有提供的,可设计信源加密机制。</w:t>
      </w:r>
    </w:p>
    <w:p w14:paraId="6CBBB86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根据确定的密码体制和密码应用方案,设计密钥管理策略,内容包括密钥的种类和用途、密钥的载体和保管方式、密钥的使用和更新,密钥的备份和恢复等,分别针对上述内容所涉及的人员、责任、介质材料和流程等设计管理机制。</w:t>
      </w:r>
      <w:r>
        <w:rPr>
          <w:rFonts w:ascii="仿宋" w:eastAsia="仿宋" w:hAnsi="仿宋" w:cs="仿宋" w:hint="eastAsia"/>
          <w:b/>
          <w:bCs/>
          <w:color w:val="FF0000"/>
          <w:sz w:val="21"/>
          <w:szCs w:val="21"/>
          <w:lang w:eastAsia="zh-CN"/>
        </w:rPr>
        <w:t>示例写法如下：</w:t>
      </w:r>
    </w:p>
    <w:p w14:paraId="789F03D6" w14:textId="77777777" w:rsidR="00BF1566" w:rsidRDefault="00BF1566" w:rsidP="00BF1566">
      <w:pPr>
        <w:pStyle w:val="Normal158b0944"/>
        <w:ind w:leftChars="200" w:left="440" w:firstLineChars="0" w:firstLine="0"/>
      </w:pPr>
    </w:p>
    <w:p w14:paraId="07632BA5" w14:textId="77777777" w:rsidR="00BF1566" w:rsidRDefault="00BF1566" w:rsidP="00BF1566">
      <w:pPr>
        <w:pStyle w:val="Normal158b0944"/>
        <w:numPr>
          <w:ilvl w:val="0"/>
          <w:numId w:val="5"/>
        </w:numPr>
        <w:ind w:firstLine="560"/>
      </w:pPr>
      <w:r>
        <w:t>身份鉴别：</w:t>
      </w:r>
      <w:r>
        <w:rPr>
          <w:szCs w:val="28"/>
        </w:rPr>
        <w:t>业务系统对接中间件做集成改造，系统管理员和内部用户</w:t>
      </w:r>
      <w:r>
        <w:rPr>
          <w:szCs w:val="28"/>
        </w:rPr>
        <w:t>PC</w:t>
      </w:r>
      <w:r>
        <w:rPr>
          <w:szCs w:val="28"/>
        </w:rPr>
        <w:t>端使用</w:t>
      </w:r>
      <w:r>
        <w:rPr>
          <w:rFonts w:hint="eastAsia"/>
          <w:szCs w:val="28"/>
        </w:rPr>
        <w:t>Ukey</w:t>
      </w:r>
      <w:r>
        <w:rPr>
          <w:szCs w:val="28"/>
        </w:rPr>
        <w:t>登录，</w:t>
      </w:r>
      <w:r>
        <w:rPr>
          <w:szCs w:val="28"/>
        </w:rPr>
        <w:t>Ukey</w:t>
      </w:r>
      <w:r>
        <w:rPr>
          <w:szCs w:val="28"/>
        </w:rPr>
        <w:t>内置</w:t>
      </w:r>
      <w:r>
        <w:rPr>
          <w:szCs w:val="28"/>
        </w:rPr>
        <w:t>SM2</w:t>
      </w:r>
      <w:r>
        <w:rPr>
          <w:szCs w:val="28"/>
        </w:rPr>
        <w:t>数字证书，登录时，服务器产生随机数，客户端使用数字证书对服务器端产生的随机数进行签名，服务器端通过密码应用服务系统的接口服务调用签名验签服务器进行验签，基于</w:t>
      </w:r>
      <w:r>
        <w:rPr>
          <w:szCs w:val="28"/>
        </w:rPr>
        <w:t>SM2</w:t>
      </w:r>
      <w:r>
        <w:rPr>
          <w:szCs w:val="28"/>
        </w:rPr>
        <w:t>数字签名技术保证登录用户身份的真实性。</w:t>
      </w:r>
    </w:p>
    <w:p w14:paraId="028E1902" w14:textId="77777777" w:rsidR="00BF1566" w:rsidRDefault="00BF1566" w:rsidP="00BF1566">
      <w:pPr>
        <w:pStyle w:val="Normal158b0944"/>
        <w:ind w:leftChars="200" w:left="440" w:firstLineChars="0" w:firstLine="0"/>
        <w:rPr>
          <w:szCs w:val="28"/>
        </w:rPr>
      </w:pPr>
      <w:r>
        <w:rPr>
          <w:szCs w:val="28"/>
        </w:rPr>
        <w:t>采用</w:t>
      </w:r>
      <w:r>
        <w:rPr>
          <w:szCs w:val="28"/>
        </w:rPr>
        <w:t>USBKey</w:t>
      </w:r>
      <w:r>
        <w:rPr>
          <w:szCs w:val="28"/>
        </w:rPr>
        <w:t>登录的流程图如下图所示</w:t>
      </w:r>
      <w:r>
        <w:rPr>
          <w:rFonts w:hint="eastAsia"/>
          <w:szCs w:val="28"/>
        </w:rPr>
        <w:t>：</w:t>
      </w:r>
    </w:p>
    <w:p w14:paraId="206220D2" w14:textId="77777777" w:rsidR="00BF1566" w:rsidRDefault="00BF1566" w:rsidP="00BF1566">
      <w:pPr>
        <w:pStyle w:val="Normal158b0944"/>
        <w:ind w:leftChars="200" w:left="440" w:firstLineChars="0" w:firstLine="0"/>
        <w:jc w:val="center"/>
        <w:rPr>
          <w:szCs w:val="28"/>
        </w:rPr>
      </w:pPr>
      <w:r>
        <w:rPr>
          <w:rFonts w:hint="eastAsia"/>
          <w:noProof/>
          <w:szCs w:val="28"/>
        </w:rPr>
        <w:lastRenderedPageBreak/>
        <w:drawing>
          <wp:inline distT="0" distB="0" distL="114300" distR="114300" wp14:anchorId="5FC29B4E" wp14:editId="47CCDCB2">
            <wp:extent cx="4605020" cy="5180330"/>
            <wp:effectExtent l="0" t="0" r="5080" b="1270"/>
            <wp:docPr id="2" name="图片 2" descr="身份鉴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身份鉴别"/>
                    <pic:cNvPicPr>
                      <a:picLocks noChangeAspect="1"/>
                    </pic:cNvPicPr>
                  </pic:nvPicPr>
                  <pic:blipFill>
                    <a:blip r:embed="rId10"/>
                    <a:srcRect l="24343"/>
                    <a:stretch>
                      <a:fillRect/>
                    </a:stretch>
                  </pic:blipFill>
                  <pic:spPr>
                    <a:xfrm>
                      <a:off x="0" y="0"/>
                      <a:ext cx="4605020" cy="5180330"/>
                    </a:xfrm>
                    <a:prstGeom prst="rect">
                      <a:avLst/>
                    </a:prstGeom>
                  </pic:spPr>
                </pic:pic>
              </a:graphicData>
            </a:graphic>
          </wp:inline>
        </w:drawing>
      </w:r>
    </w:p>
    <w:p w14:paraId="6F91C984" w14:textId="77777777" w:rsidR="00BF1566" w:rsidRDefault="00BF1566" w:rsidP="00BF1566">
      <w:pPr>
        <w:pStyle w:val="Normal3f050afc"/>
        <w:ind w:left="560" w:firstLineChars="0" w:firstLine="0"/>
        <w:jc w:val="center"/>
        <w:rPr>
          <w:szCs w:val="28"/>
        </w:rPr>
      </w:pPr>
      <w:r>
        <w:rPr>
          <w:sz w:val="24"/>
          <w:szCs w:val="24"/>
        </w:rPr>
        <w:t>图</w:t>
      </w:r>
      <w:r>
        <w:rPr>
          <w:sz w:val="24"/>
          <w:szCs w:val="24"/>
        </w:rPr>
        <w:t xml:space="preserve"> </w:t>
      </w:r>
      <w:r>
        <w:rPr>
          <w:rFonts w:hint="eastAsia"/>
          <w:sz w:val="24"/>
          <w:szCs w:val="24"/>
        </w:rPr>
        <w:t>2</w:t>
      </w:r>
      <w:r>
        <w:rPr>
          <w:sz w:val="24"/>
          <w:szCs w:val="24"/>
        </w:rPr>
        <w:t xml:space="preserve"> </w:t>
      </w:r>
      <w:r>
        <w:rPr>
          <w:rFonts w:hint="eastAsia"/>
          <w:sz w:val="24"/>
          <w:szCs w:val="24"/>
        </w:rPr>
        <w:t>身份鉴别</w:t>
      </w:r>
      <w:r>
        <w:rPr>
          <w:sz w:val="24"/>
          <w:szCs w:val="24"/>
        </w:rPr>
        <w:t>流程</w:t>
      </w:r>
    </w:p>
    <w:p w14:paraId="46ECCAC2" w14:textId="77777777" w:rsidR="00BF1566" w:rsidRDefault="00BF1566" w:rsidP="00BF1566">
      <w:pPr>
        <w:pStyle w:val="Normal158b0944"/>
        <w:ind w:leftChars="200" w:left="440" w:firstLineChars="0" w:firstLine="419"/>
        <w:rPr>
          <w:szCs w:val="28"/>
        </w:rPr>
      </w:pPr>
      <w:r>
        <w:rPr>
          <w:rFonts w:hint="eastAsia"/>
          <w:szCs w:val="28"/>
        </w:rPr>
        <w:t>1.</w:t>
      </w:r>
      <w:r>
        <w:rPr>
          <w:rFonts w:hint="eastAsia"/>
          <w:szCs w:val="28"/>
        </w:rPr>
        <w:t>业务系统收到客户端</w:t>
      </w:r>
      <w:r>
        <w:rPr>
          <w:rFonts w:hint="eastAsia"/>
          <w:szCs w:val="28"/>
        </w:rPr>
        <w:t>PC</w:t>
      </w:r>
      <w:r>
        <w:rPr>
          <w:rFonts w:hint="eastAsia"/>
          <w:szCs w:val="28"/>
        </w:rPr>
        <w:t>登录请求时，调用密码服务平台获取随机数接口。</w:t>
      </w:r>
    </w:p>
    <w:p w14:paraId="052B4D6C" w14:textId="77777777" w:rsidR="00BF1566" w:rsidRDefault="00BF1566" w:rsidP="00BF1566">
      <w:pPr>
        <w:pStyle w:val="Normal158b0944"/>
        <w:ind w:leftChars="200" w:left="440" w:firstLineChars="0" w:firstLine="419"/>
        <w:rPr>
          <w:szCs w:val="28"/>
        </w:rPr>
      </w:pPr>
      <w:r>
        <w:rPr>
          <w:rFonts w:hint="eastAsia"/>
          <w:szCs w:val="28"/>
        </w:rPr>
        <w:t>2.</w:t>
      </w:r>
      <w:r>
        <w:rPr>
          <w:rFonts w:hint="eastAsia"/>
          <w:szCs w:val="28"/>
        </w:rPr>
        <w:t>业务系统收到随机数后记录并转发给客户端</w:t>
      </w:r>
      <w:r>
        <w:rPr>
          <w:rFonts w:hint="eastAsia"/>
          <w:szCs w:val="28"/>
        </w:rPr>
        <w:t>PC</w:t>
      </w:r>
      <w:r>
        <w:rPr>
          <w:rFonts w:hint="eastAsia"/>
          <w:szCs w:val="28"/>
        </w:rPr>
        <w:t>。</w:t>
      </w:r>
    </w:p>
    <w:p w14:paraId="6945CCA6" w14:textId="77777777" w:rsidR="00BF1566" w:rsidRDefault="00BF1566" w:rsidP="00BF1566">
      <w:pPr>
        <w:pStyle w:val="Normal158b0944"/>
        <w:ind w:leftChars="200" w:left="440" w:firstLineChars="0" w:firstLine="419"/>
        <w:rPr>
          <w:szCs w:val="28"/>
        </w:rPr>
      </w:pPr>
      <w:r>
        <w:rPr>
          <w:rFonts w:hint="eastAsia"/>
          <w:szCs w:val="28"/>
        </w:rPr>
        <w:t>3.</w:t>
      </w:r>
      <w:r>
        <w:rPr>
          <w:rFonts w:hint="eastAsia"/>
          <w:szCs w:val="28"/>
        </w:rPr>
        <w:t>客户端调用</w:t>
      </w:r>
      <w:r>
        <w:rPr>
          <w:rFonts w:hint="eastAsia"/>
          <w:szCs w:val="28"/>
        </w:rPr>
        <w:t>Ukey</w:t>
      </w:r>
      <w:r>
        <w:rPr>
          <w:rFonts w:hint="eastAsia"/>
          <w:szCs w:val="28"/>
        </w:rPr>
        <w:t>的以下接口，并将数据发送给服务端。</w:t>
      </w:r>
    </w:p>
    <w:p w14:paraId="35C8E0C9" w14:textId="77777777" w:rsidR="00BF1566" w:rsidRDefault="00BF1566" w:rsidP="00BF1566">
      <w:pPr>
        <w:pStyle w:val="Normal158b0944"/>
        <w:ind w:leftChars="200" w:left="440" w:firstLineChars="0" w:firstLine="419"/>
        <w:rPr>
          <w:szCs w:val="28"/>
        </w:rPr>
      </w:pPr>
      <w:r>
        <w:rPr>
          <w:rFonts w:hint="eastAsia"/>
          <w:szCs w:val="28"/>
        </w:rPr>
        <w:t>1</w:t>
      </w:r>
      <w:r>
        <w:rPr>
          <w:rFonts w:hint="eastAsia"/>
          <w:szCs w:val="28"/>
        </w:rPr>
        <w:t>）对随机数进行签名。 </w:t>
      </w:r>
      <w:r>
        <w:rPr>
          <w:rFonts w:hint="eastAsia"/>
          <w:szCs w:val="28"/>
        </w:rPr>
        <w:tab/>
        <w:t>2</w:t>
      </w:r>
      <w:r>
        <w:rPr>
          <w:rFonts w:hint="eastAsia"/>
          <w:szCs w:val="28"/>
        </w:rPr>
        <w:t>）获取</w:t>
      </w:r>
      <w:r>
        <w:rPr>
          <w:rFonts w:hint="eastAsia"/>
          <w:szCs w:val="28"/>
        </w:rPr>
        <w:t>Ukey</w:t>
      </w:r>
      <w:r>
        <w:rPr>
          <w:rFonts w:hint="eastAsia"/>
          <w:szCs w:val="28"/>
        </w:rPr>
        <w:t>内签名证书。</w:t>
      </w:r>
    </w:p>
    <w:p w14:paraId="766448BF" w14:textId="77777777" w:rsidR="00BF1566" w:rsidRDefault="00BF1566" w:rsidP="00BF1566">
      <w:pPr>
        <w:pStyle w:val="Normal158b0944"/>
        <w:ind w:leftChars="200" w:left="440" w:firstLineChars="0" w:firstLine="419"/>
        <w:rPr>
          <w:szCs w:val="28"/>
        </w:rPr>
      </w:pPr>
      <w:r>
        <w:rPr>
          <w:rFonts w:hint="eastAsia"/>
          <w:szCs w:val="28"/>
        </w:rPr>
        <w:t>4.</w:t>
      </w:r>
      <w:r>
        <w:rPr>
          <w:rFonts w:hint="eastAsia"/>
          <w:szCs w:val="28"/>
        </w:rPr>
        <w:t>业务系统验证随机数是否一致。</w:t>
      </w:r>
    </w:p>
    <w:p w14:paraId="0047BD67" w14:textId="77777777" w:rsidR="00BF1566" w:rsidRDefault="00BF1566" w:rsidP="00BF1566">
      <w:pPr>
        <w:pStyle w:val="Normal158b0944"/>
        <w:ind w:leftChars="200" w:left="440" w:firstLineChars="0" w:firstLine="419"/>
        <w:rPr>
          <w:szCs w:val="28"/>
        </w:rPr>
      </w:pPr>
      <w:r>
        <w:rPr>
          <w:rFonts w:hint="eastAsia"/>
          <w:szCs w:val="28"/>
        </w:rPr>
        <w:t>5.</w:t>
      </w:r>
      <w:r>
        <w:rPr>
          <w:rFonts w:hint="eastAsia"/>
          <w:szCs w:val="28"/>
        </w:rPr>
        <w:t>业务系统调用密码服务平台验签接口，收到密码服务平台返回的验证结果及证书</w:t>
      </w:r>
      <w:r>
        <w:rPr>
          <w:rFonts w:hint="eastAsia"/>
          <w:szCs w:val="28"/>
        </w:rPr>
        <w:t>DN</w:t>
      </w:r>
      <w:r>
        <w:rPr>
          <w:rFonts w:hint="eastAsia"/>
          <w:szCs w:val="28"/>
        </w:rPr>
        <w:t>，业务系统判断验证结果。</w:t>
      </w:r>
      <w:r>
        <w:rPr>
          <w:rFonts w:hint="eastAsia"/>
          <w:szCs w:val="28"/>
        </w:rPr>
        <w:t xml:space="preserve"> </w:t>
      </w:r>
    </w:p>
    <w:p w14:paraId="5B39CF30" w14:textId="77777777" w:rsidR="00BF1566" w:rsidRDefault="00BF1566" w:rsidP="00BF1566">
      <w:pPr>
        <w:pStyle w:val="Normal158b0944"/>
        <w:ind w:leftChars="200" w:left="440" w:firstLineChars="0" w:firstLine="419"/>
        <w:rPr>
          <w:szCs w:val="28"/>
        </w:rPr>
      </w:pPr>
      <w:r>
        <w:rPr>
          <w:rFonts w:hint="eastAsia"/>
          <w:szCs w:val="28"/>
        </w:rPr>
        <w:t>6.</w:t>
      </w:r>
      <w:r>
        <w:rPr>
          <w:rFonts w:hint="eastAsia"/>
          <w:szCs w:val="28"/>
        </w:rPr>
        <w:t>业务系统通过证书</w:t>
      </w:r>
      <w:r>
        <w:rPr>
          <w:rFonts w:hint="eastAsia"/>
          <w:szCs w:val="28"/>
        </w:rPr>
        <w:t>DN</w:t>
      </w:r>
      <w:r>
        <w:rPr>
          <w:rFonts w:hint="eastAsia"/>
          <w:szCs w:val="28"/>
        </w:rPr>
        <w:t>信息判断登录人员是否合法、判断用</w:t>
      </w:r>
      <w:r>
        <w:rPr>
          <w:rFonts w:hint="eastAsia"/>
          <w:szCs w:val="28"/>
        </w:rPr>
        <w:lastRenderedPageBreak/>
        <w:t>户名与</w:t>
      </w:r>
      <w:r>
        <w:rPr>
          <w:rFonts w:hint="eastAsia"/>
          <w:szCs w:val="28"/>
        </w:rPr>
        <w:t>ukey</w:t>
      </w:r>
      <w:r>
        <w:rPr>
          <w:rFonts w:hint="eastAsia"/>
          <w:szCs w:val="28"/>
        </w:rPr>
        <w:t>是否一致。</w:t>
      </w:r>
    </w:p>
    <w:p w14:paraId="53CE5C2C" w14:textId="77777777" w:rsidR="00BF1566" w:rsidRDefault="00BF1566" w:rsidP="00BF1566">
      <w:pPr>
        <w:pStyle w:val="Normal158b0944"/>
        <w:ind w:leftChars="200" w:left="440" w:firstLineChars="0" w:firstLine="419"/>
        <w:rPr>
          <w:szCs w:val="28"/>
        </w:rPr>
      </w:pPr>
      <w:r>
        <w:rPr>
          <w:rFonts w:hint="eastAsia"/>
          <w:szCs w:val="28"/>
        </w:rPr>
        <w:t>7.</w:t>
      </w:r>
      <w:r>
        <w:rPr>
          <w:rFonts w:hint="eastAsia"/>
          <w:szCs w:val="28"/>
        </w:rPr>
        <w:t>以上验证都通过，则登录成功。</w:t>
      </w:r>
    </w:p>
    <w:p w14:paraId="2EB2F640" w14:textId="77777777" w:rsidR="00BF1566" w:rsidRDefault="00BF1566" w:rsidP="00BF1566">
      <w:pPr>
        <w:pStyle w:val="Normal158b0944"/>
        <w:ind w:leftChars="200" w:left="440" w:firstLineChars="0" w:firstLine="419"/>
        <w:rPr>
          <w:szCs w:val="28"/>
          <w:highlight w:val="yellow"/>
        </w:rPr>
      </w:pPr>
      <w:r>
        <w:rPr>
          <w:rFonts w:hint="eastAsia"/>
          <w:szCs w:val="28"/>
          <w:highlight w:val="yellow"/>
        </w:rPr>
        <w:t>{XX{</w:t>
      </w:r>
      <w:r>
        <w:rPr>
          <w:rFonts w:hint="eastAsia"/>
          <w:szCs w:val="28"/>
          <w:highlight w:val="yellow"/>
        </w:rPr>
        <w:t>用户类型，如普通用户</w:t>
      </w:r>
      <w:r>
        <w:rPr>
          <w:rFonts w:hint="eastAsia"/>
          <w:szCs w:val="28"/>
          <w:highlight w:val="yellow"/>
        </w:rPr>
        <w:t>}{</w:t>
      </w:r>
      <w:r>
        <w:rPr>
          <w:rFonts w:hint="eastAsia"/>
          <w:szCs w:val="28"/>
          <w:highlight w:val="yellow"/>
        </w:rPr>
        <w:t>通过</w:t>
      </w:r>
      <w:r>
        <w:rPr>
          <w:rFonts w:hint="eastAsia"/>
          <w:szCs w:val="28"/>
          <w:highlight w:val="yellow"/>
        </w:rPr>
        <w:t>XX</w:t>
      </w:r>
      <w:r>
        <w:rPr>
          <w:rFonts w:hint="eastAsia"/>
          <w:szCs w:val="28"/>
          <w:highlight w:val="yellow"/>
        </w:rPr>
        <w:t>系统（第三方系统名称，如省统一身份认证平台）登录，使用</w:t>
      </w:r>
      <w:r>
        <w:rPr>
          <w:rFonts w:hint="eastAsia"/>
          <w:szCs w:val="28"/>
          <w:highlight w:val="yellow"/>
        </w:rPr>
        <w:t>{</w:t>
      </w:r>
      <w:r>
        <w:rPr>
          <w:rFonts w:hint="eastAsia"/>
          <w:szCs w:val="28"/>
          <w:highlight w:val="yellow"/>
        </w:rPr>
        <w:t>账号口令</w:t>
      </w:r>
      <w:r>
        <w:rPr>
          <w:rFonts w:hint="eastAsia"/>
          <w:szCs w:val="28"/>
          <w:highlight w:val="yellow"/>
        </w:rPr>
        <w:t>+</w:t>
      </w:r>
      <w:r>
        <w:rPr>
          <w:rFonts w:hint="eastAsia"/>
          <w:szCs w:val="28"/>
          <w:highlight w:val="yellow"/>
        </w:rPr>
        <w:t>手机短信验证码</w:t>
      </w:r>
      <w:r>
        <w:rPr>
          <w:rFonts w:hint="eastAsia"/>
          <w:szCs w:val="28"/>
          <w:highlight w:val="yellow"/>
        </w:rPr>
        <w:t>/</w:t>
      </w:r>
      <w:r>
        <w:rPr>
          <w:rFonts w:hint="eastAsia"/>
          <w:szCs w:val="28"/>
          <w:highlight w:val="yellow"/>
        </w:rPr>
        <w:t>扫码</w:t>
      </w:r>
      <w:r>
        <w:rPr>
          <w:rFonts w:hint="eastAsia"/>
          <w:szCs w:val="28"/>
          <w:highlight w:val="yellow"/>
        </w:rPr>
        <w:t>/</w:t>
      </w:r>
      <w:r>
        <w:rPr>
          <w:rFonts w:hint="eastAsia"/>
          <w:szCs w:val="28"/>
          <w:highlight w:val="yellow"/>
        </w:rPr>
        <w:t>刷脸</w:t>
      </w:r>
      <w:r>
        <w:rPr>
          <w:rFonts w:hint="eastAsia"/>
          <w:szCs w:val="28"/>
          <w:highlight w:val="yellow"/>
        </w:rPr>
        <w:t>}</w:t>
      </w:r>
      <w:r>
        <w:rPr>
          <w:rFonts w:hint="eastAsia"/>
          <w:szCs w:val="28"/>
          <w:highlight w:val="yellow"/>
        </w:rPr>
        <w:t>方式登录业务系统，降低了应用和数据安全层面用户身份鉴别的风险。（缓解措施）</w:t>
      </w:r>
      <w:r>
        <w:rPr>
          <w:rFonts w:hint="eastAsia"/>
          <w:szCs w:val="28"/>
          <w:highlight w:val="yellow"/>
        </w:rPr>
        <w:t>}</w:t>
      </w:r>
    </w:p>
    <w:p w14:paraId="229DCF2B" w14:textId="77777777" w:rsidR="00BF1566" w:rsidRDefault="00BF1566" w:rsidP="00BF1566">
      <w:pPr>
        <w:pStyle w:val="Normal158b0944"/>
        <w:numPr>
          <w:ilvl w:val="0"/>
          <w:numId w:val="5"/>
        </w:numPr>
        <w:ind w:firstLine="560"/>
      </w:pPr>
      <w:r>
        <w:t>访问控制信息完整性：</w:t>
      </w:r>
      <w:r>
        <w:rPr>
          <w:rFonts w:hint="eastAsia"/>
        </w:rPr>
        <w:t>部署具有商密资质的服务器密码机，业务系统通过中间件调用服务器密码机，使用</w:t>
      </w:r>
      <w:r>
        <w:rPr>
          <w:rFonts w:hint="eastAsia"/>
        </w:rPr>
        <w:t>HMAC-SM3</w:t>
      </w:r>
      <w:r>
        <w:rPr>
          <w:rFonts w:hint="eastAsia"/>
        </w:rPr>
        <w:t>算法对系统应用的访问控制信息进行完整性保护，防止访问控制信息被篡改</w:t>
      </w:r>
      <w:r>
        <w:t>。</w:t>
      </w:r>
    </w:p>
    <w:p w14:paraId="1B2156E7" w14:textId="77777777" w:rsidR="00BF1566" w:rsidRDefault="00BF1566" w:rsidP="00BF1566">
      <w:pPr>
        <w:pStyle w:val="Normal158b0944"/>
        <w:numPr>
          <w:ilvl w:val="0"/>
          <w:numId w:val="5"/>
        </w:numPr>
        <w:ind w:firstLine="560"/>
      </w:pPr>
      <w:r>
        <w:t>重要信息资源安全标记完整性：本系统不涉及重要信息安全资源标记完整性。</w:t>
      </w:r>
    </w:p>
    <w:p w14:paraId="690F8AD2" w14:textId="77777777" w:rsidR="00BF1566" w:rsidRDefault="00BF1566" w:rsidP="00BF1566">
      <w:pPr>
        <w:pStyle w:val="Normal158b0944"/>
        <w:numPr>
          <w:ilvl w:val="0"/>
          <w:numId w:val="5"/>
        </w:numPr>
        <w:ind w:firstLine="560"/>
      </w:pPr>
      <w:r>
        <w:t>重要数据存储机密性：在密码基础设施区部署具有商密资质的服务器密码机</w:t>
      </w:r>
      <w:r>
        <w:rPr>
          <w:rFonts w:hint="eastAsia"/>
        </w:rPr>
        <w:t>和</w:t>
      </w:r>
      <w:r>
        <w:t>国密安全密码应用中间件，</w:t>
      </w:r>
      <w:r>
        <w:rPr>
          <w:highlight w:val="yellow"/>
        </w:rPr>
        <w:t>国密安全密码应用中间件</w:t>
      </w:r>
      <w:r>
        <w:rPr>
          <w:rFonts w:hint="eastAsia"/>
          <w:highlight w:val="yellow"/>
        </w:rPr>
        <w:t>采用插件模式</w:t>
      </w:r>
      <w:r>
        <w:rPr>
          <w:rFonts w:hint="eastAsia"/>
        </w:rPr>
        <w:t>，</w:t>
      </w:r>
      <w:r>
        <w:t>业务系统通过国密安全密码应用中间件调用</w:t>
      </w:r>
      <w:r>
        <w:rPr>
          <w:rFonts w:hint="eastAsia"/>
        </w:rPr>
        <w:t>服务器密码机，</w:t>
      </w:r>
      <w:r>
        <w:t>使用</w:t>
      </w:r>
      <w:r>
        <w:t>SM4</w:t>
      </w:r>
      <w:r>
        <w:t>算法对业务系统中的重要数据的存储进行机密性保护，防止其被非授权窃取。</w:t>
      </w:r>
    </w:p>
    <w:p w14:paraId="144D8F41" w14:textId="77777777" w:rsidR="00BF1566" w:rsidRDefault="00BF1566" w:rsidP="00BF1566">
      <w:pPr>
        <w:pStyle w:val="Normal3f050afc"/>
        <w:ind w:leftChars="200" w:left="440" w:firstLineChars="0" w:firstLine="0"/>
      </w:pPr>
      <w:r>
        <w:rPr>
          <w:rFonts w:hint="eastAsia"/>
          <w:noProof/>
        </w:rPr>
        <w:drawing>
          <wp:inline distT="0" distB="0" distL="114300" distR="114300" wp14:anchorId="193B7EF2" wp14:editId="1A81BB12">
            <wp:extent cx="5026025" cy="2886710"/>
            <wp:effectExtent l="0" t="0" r="3175" b="8890"/>
            <wp:docPr id="7" name="图片 7" descr="机密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机密性"/>
                    <pic:cNvPicPr>
                      <a:picLocks noChangeAspect="1"/>
                    </pic:cNvPicPr>
                  </pic:nvPicPr>
                  <pic:blipFill>
                    <a:blip r:embed="rId11"/>
                    <a:srcRect l="22494"/>
                    <a:stretch>
                      <a:fillRect/>
                    </a:stretch>
                  </pic:blipFill>
                  <pic:spPr>
                    <a:xfrm>
                      <a:off x="0" y="0"/>
                      <a:ext cx="5026025" cy="2886710"/>
                    </a:xfrm>
                    <a:prstGeom prst="rect">
                      <a:avLst/>
                    </a:prstGeom>
                  </pic:spPr>
                </pic:pic>
              </a:graphicData>
            </a:graphic>
          </wp:inline>
        </w:drawing>
      </w:r>
    </w:p>
    <w:p w14:paraId="7E7D78D7" w14:textId="77777777" w:rsidR="00BF1566" w:rsidRDefault="00BF1566" w:rsidP="00BF1566">
      <w:pPr>
        <w:pStyle w:val="Normal3f050afc"/>
        <w:ind w:left="560" w:firstLineChars="0" w:firstLine="0"/>
        <w:jc w:val="center"/>
        <w:rPr>
          <w:sz w:val="24"/>
          <w:szCs w:val="24"/>
        </w:rPr>
      </w:pPr>
      <w:r>
        <w:rPr>
          <w:sz w:val="24"/>
          <w:szCs w:val="24"/>
        </w:rPr>
        <w:t>图</w:t>
      </w:r>
      <w:r>
        <w:rPr>
          <w:sz w:val="24"/>
          <w:szCs w:val="24"/>
        </w:rPr>
        <w:t xml:space="preserve"> 3 </w:t>
      </w:r>
      <w:r>
        <w:rPr>
          <w:sz w:val="24"/>
          <w:szCs w:val="24"/>
        </w:rPr>
        <w:t>加密存储流程</w:t>
      </w:r>
    </w:p>
    <w:p w14:paraId="2E91D435" w14:textId="77777777" w:rsidR="00BF1566" w:rsidRDefault="00BF1566" w:rsidP="00BF1566">
      <w:pPr>
        <w:pStyle w:val="Normal3f050afc"/>
        <w:ind w:left="560" w:firstLineChars="0" w:firstLine="0"/>
      </w:pPr>
      <w:r>
        <w:rPr>
          <w:rFonts w:hint="eastAsia"/>
        </w:rPr>
        <w:lastRenderedPageBreak/>
        <w:t>对称加密业务流程说明：</w:t>
      </w:r>
    </w:p>
    <w:p w14:paraId="2B86B1B9" w14:textId="77777777" w:rsidR="00BF1566" w:rsidRDefault="00BF1566" w:rsidP="00BF1566">
      <w:pPr>
        <w:pStyle w:val="Normal3f050afc"/>
        <w:ind w:left="560" w:firstLineChars="0" w:firstLine="419"/>
      </w:pPr>
      <w:r>
        <w:rPr>
          <w:rFonts w:hint="eastAsia"/>
        </w:rPr>
        <w:t>1.</w:t>
      </w:r>
      <w:r>
        <w:rPr>
          <w:rFonts w:hint="eastAsia"/>
        </w:rPr>
        <w:t>业务系统调用密码服务平台对称加密接口，将明文数据作为参数传入。</w:t>
      </w:r>
    </w:p>
    <w:p w14:paraId="695CD016" w14:textId="77777777" w:rsidR="00BF1566" w:rsidRDefault="00BF1566" w:rsidP="00BF1566">
      <w:pPr>
        <w:pStyle w:val="Normal3f050afc"/>
        <w:ind w:left="560" w:firstLineChars="0" w:firstLine="419"/>
      </w:pPr>
      <w:r>
        <w:rPr>
          <w:rFonts w:hint="eastAsia"/>
        </w:rPr>
        <w:t>2.</w:t>
      </w:r>
      <w:r>
        <w:rPr>
          <w:rFonts w:hint="eastAsia"/>
        </w:rPr>
        <w:t>密服平台将密文数据返回给业务系统。</w:t>
      </w:r>
    </w:p>
    <w:p w14:paraId="28A7B994" w14:textId="77777777" w:rsidR="00BF1566" w:rsidRDefault="00BF1566" w:rsidP="00BF1566">
      <w:pPr>
        <w:pStyle w:val="Normal3f050afc"/>
        <w:ind w:left="560" w:firstLineChars="0" w:firstLine="419"/>
      </w:pPr>
      <w:r>
        <w:rPr>
          <w:rFonts w:hint="eastAsia"/>
        </w:rPr>
        <w:t>3.</w:t>
      </w:r>
      <w:r>
        <w:rPr>
          <w:rFonts w:hint="eastAsia"/>
        </w:rPr>
        <w:t>业务系统将密文数据存储到数据库对应字段。</w:t>
      </w:r>
    </w:p>
    <w:p w14:paraId="45873796" w14:textId="77777777" w:rsidR="00BF1566" w:rsidRDefault="00BF1566" w:rsidP="00BF1566">
      <w:pPr>
        <w:pStyle w:val="Normal3f050afc"/>
        <w:ind w:left="560" w:firstLineChars="0" w:firstLine="0"/>
      </w:pPr>
      <w:r>
        <w:rPr>
          <w:rFonts w:hint="eastAsia"/>
        </w:rPr>
        <w:t>对称解密业务流程说明：</w:t>
      </w:r>
    </w:p>
    <w:p w14:paraId="6F6C40A5" w14:textId="77777777" w:rsidR="00BF1566" w:rsidRDefault="00BF1566" w:rsidP="00BF1566">
      <w:pPr>
        <w:pStyle w:val="Normal3f050afc"/>
        <w:ind w:left="560" w:firstLineChars="0" w:firstLine="419"/>
      </w:pPr>
      <w:r>
        <w:rPr>
          <w:rFonts w:hint="eastAsia"/>
        </w:rPr>
        <w:t>1.</w:t>
      </w:r>
      <w:r>
        <w:rPr>
          <w:rFonts w:hint="eastAsia"/>
        </w:rPr>
        <w:t>业务系统从数据库获取需解密的密文数据。</w:t>
      </w:r>
    </w:p>
    <w:p w14:paraId="26F8DAE7" w14:textId="77777777" w:rsidR="00BF1566" w:rsidRDefault="00BF1566" w:rsidP="00BF1566">
      <w:pPr>
        <w:pStyle w:val="Normal3f050afc"/>
        <w:ind w:left="560" w:firstLineChars="0" w:firstLine="419"/>
      </w:pPr>
      <w:r>
        <w:rPr>
          <w:rFonts w:hint="eastAsia"/>
        </w:rPr>
        <w:t>2.</w:t>
      </w:r>
      <w:r>
        <w:rPr>
          <w:rFonts w:hint="eastAsia"/>
        </w:rPr>
        <w:t>业务系统调用密码服务平台对称解密接口，将密文数据作为参数传入。</w:t>
      </w:r>
    </w:p>
    <w:p w14:paraId="33F28531" w14:textId="77777777" w:rsidR="00BF1566" w:rsidRDefault="00BF1566" w:rsidP="00BF1566">
      <w:pPr>
        <w:pStyle w:val="Normal3f050afc"/>
        <w:ind w:left="560" w:firstLineChars="0" w:firstLine="419"/>
      </w:pPr>
      <w:r>
        <w:rPr>
          <w:rFonts w:hint="eastAsia"/>
        </w:rPr>
        <w:t>3.</w:t>
      </w:r>
      <w:r>
        <w:rPr>
          <w:rFonts w:hint="eastAsia"/>
        </w:rPr>
        <w:t>密服平台将明文数据返回给业务系统。</w:t>
      </w:r>
    </w:p>
    <w:p w14:paraId="79EC8842" w14:textId="77777777" w:rsidR="00BF1566" w:rsidRDefault="00BF1566" w:rsidP="00BF1566">
      <w:pPr>
        <w:pStyle w:val="Normal158b0944"/>
        <w:ind w:firstLineChars="0" w:firstLine="0"/>
        <w:rPr>
          <w:sz w:val="21"/>
          <w:szCs w:val="21"/>
        </w:rPr>
      </w:pPr>
    </w:p>
    <w:p w14:paraId="0234358E" w14:textId="77777777" w:rsidR="00BF1566" w:rsidRDefault="00BF1566" w:rsidP="00BF1566">
      <w:pPr>
        <w:pStyle w:val="Normal158b0944"/>
        <w:numPr>
          <w:ilvl w:val="0"/>
          <w:numId w:val="5"/>
        </w:numPr>
        <w:ind w:firstLine="560"/>
      </w:pPr>
      <w:r>
        <w:t>重要数据存储完整性：</w:t>
      </w:r>
      <w:r>
        <w:rPr>
          <w:rFonts w:hint="eastAsia"/>
        </w:rPr>
        <w:t>在密码基础设施区部署具有商密资质的服务器密码机和国密安全密码应用中间件，</w:t>
      </w:r>
      <w:r>
        <w:rPr>
          <w:rFonts w:hint="eastAsia"/>
          <w:highlight w:val="yellow"/>
        </w:rPr>
        <w:t>国密安全密码应用中间件采用插件模式</w:t>
      </w:r>
      <w:r>
        <w:rPr>
          <w:rFonts w:hint="eastAsia"/>
        </w:rPr>
        <w:t>，业务系统通过国密安全密码应用中间件调用服务器密码机，使用</w:t>
      </w:r>
      <w:r>
        <w:rPr>
          <w:rFonts w:hint="eastAsia"/>
        </w:rPr>
        <w:t>HMAC-SM3</w:t>
      </w:r>
      <w:r>
        <w:rPr>
          <w:rFonts w:hint="eastAsia"/>
        </w:rPr>
        <w:t>对业务系统中的重要数据进行存储完整性保护，定期校验数据存储完整性，防止其被非授权篡改</w:t>
      </w:r>
      <w:r>
        <w:t>。</w:t>
      </w:r>
    </w:p>
    <w:p w14:paraId="27F73984" w14:textId="77777777" w:rsidR="00BF1566" w:rsidRDefault="00BF1566" w:rsidP="00BF1566">
      <w:pPr>
        <w:pStyle w:val="Normal3f050afc"/>
        <w:ind w:left="560" w:firstLineChars="0" w:firstLine="0"/>
      </w:pPr>
      <w:r>
        <w:rPr>
          <w:rFonts w:hint="eastAsia"/>
          <w:noProof/>
        </w:rPr>
        <w:lastRenderedPageBreak/>
        <w:drawing>
          <wp:inline distT="0" distB="0" distL="114300" distR="114300" wp14:anchorId="7DF25B01" wp14:editId="559A41C7">
            <wp:extent cx="4774565" cy="3818890"/>
            <wp:effectExtent l="0" t="0" r="635" b="3810"/>
            <wp:docPr id="8" name="图片 8" descr="完整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完整性"/>
                    <pic:cNvPicPr>
                      <a:picLocks noChangeAspect="1"/>
                    </pic:cNvPicPr>
                  </pic:nvPicPr>
                  <pic:blipFill>
                    <a:blip r:embed="rId12"/>
                    <a:srcRect l="17082"/>
                    <a:stretch>
                      <a:fillRect/>
                    </a:stretch>
                  </pic:blipFill>
                  <pic:spPr>
                    <a:xfrm>
                      <a:off x="0" y="0"/>
                      <a:ext cx="4774565" cy="3818890"/>
                    </a:xfrm>
                    <a:prstGeom prst="rect">
                      <a:avLst/>
                    </a:prstGeom>
                  </pic:spPr>
                </pic:pic>
              </a:graphicData>
            </a:graphic>
          </wp:inline>
        </w:drawing>
      </w:r>
    </w:p>
    <w:p w14:paraId="526647E2" w14:textId="77777777" w:rsidR="00BF1566" w:rsidRDefault="00BF1566" w:rsidP="00BF1566">
      <w:pPr>
        <w:pStyle w:val="Normal3f050afc"/>
        <w:ind w:left="560" w:firstLineChars="0" w:firstLine="0"/>
        <w:jc w:val="center"/>
        <w:rPr>
          <w:sz w:val="24"/>
          <w:szCs w:val="24"/>
        </w:rPr>
      </w:pPr>
      <w:r>
        <w:rPr>
          <w:sz w:val="24"/>
          <w:szCs w:val="24"/>
        </w:rPr>
        <w:t>图</w:t>
      </w:r>
      <w:r>
        <w:rPr>
          <w:sz w:val="24"/>
          <w:szCs w:val="24"/>
        </w:rPr>
        <w:t xml:space="preserve"> </w:t>
      </w:r>
      <w:r>
        <w:rPr>
          <w:rFonts w:hint="eastAsia"/>
          <w:sz w:val="24"/>
          <w:szCs w:val="24"/>
        </w:rPr>
        <w:t>4</w:t>
      </w:r>
      <w:r>
        <w:rPr>
          <w:sz w:val="24"/>
          <w:szCs w:val="24"/>
        </w:rPr>
        <w:t xml:space="preserve"> </w:t>
      </w:r>
      <w:r>
        <w:rPr>
          <w:sz w:val="24"/>
          <w:szCs w:val="24"/>
        </w:rPr>
        <w:t>重要数据存储完整性保护</w:t>
      </w:r>
    </w:p>
    <w:p w14:paraId="38E08C28" w14:textId="77777777" w:rsidR="00BF1566" w:rsidRDefault="00BF1566" w:rsidP="00BF1566">
      <w:pPr>
        <w:pStyle w:val="Normal3f050afc"/>
        <w:ind w:left="560" w:firstLineChars="0" w:firstLine="0"/>
        <w:rPr>
          <w:szCs w:val="28"/>
        </w:rPr>
      </w:pPr>
      <w:r>
        <w:rPr>
          <w:rFonts w:hint="eastAsia"/>
          <w:szCs w:val="28"/>
        </w:rPr>
        <w:t>MAC</w:t>
      </w:r>
      <w:r>
        <w:rPr>
          <w:rFonts w:hint="eastAsia"/>
          <w:szCs w:val="28"/>
        </w:rPr>
        <w:t>计算业务流程说明：</w:t>
      </w:r>
    </w:p>
    <w:p w14:paraId="196DB951" w14:textId="77777777" w:rsidR="00BF1566" w:rsidRDefault="00BF1566" w:rsidP="00BF1566">
      <w:pPr>
        <w:pStyle w:val="Normal3f050afc"/>
        <w:ind w:left="560" w:firstLineChars="0" w:firstLine="419"/>
        <w:rPr>
          <w:szCs w:val="28"/>
        </w:rPr>
      </w:pPr>
      <w:r>
        <w:rPr>
          <w:rFonts w:hint="eastAsia"/>
          <w:szCs w:val="28"/>
        </w:rPr>
        <w:t>1.</w:t>
      </w:r>
      <w:r>
        <w:rPr>
          <w:rFonts w:hint="eastAsia"/>
          <w:szCs w:val="28"/>
        </w:rPr>
        <w:t>业务系统调用密码服务平台</w:t>
      </w:r>
      <w:r>
        <w:rPr>
          <w:rFonts w:hint="eastAsia"/>
          <w:szCs w:val="28"/>
        </w:rPr>
        <w:t>MAC</w:t>
      </w:r>
      <w:r>
        <w:rPr>
          <w:rFonts w:hint="eastAsia"/>
          <w:szCs w:val="28"/>
        </w:rPr>
        <w:t>计算接口，将明文数据作为参数传入。</w:t>
      </w:r>
    </w:p>
    <w:p w14:paraId="216B29A6" w14:textId="77777777" w:rsidR="00BF1566" w:rsidRDefault="00BF1566" w:rsidP="00BF1566">
      <w:pPr>
        <w:pStyle w:val="Normal3f050afc"/>
        <w:ind w:left="560" w:firstLineChars="0" w:firstLine="419"/>
        <w:rPr>
          <w:szCs w:val="28"/>
        </w:rPr>
      </w:pPr>
      <w:r>
        <w:rPr>
          <w:rFonts w:hint="eastAsia"/>
          <w:szCs w:val="28"/>
        </w:rPr>
        <w:t>2.</w:t>
      </w:r>
      <w:r>
        <w:rPr>
          <w:rFonts w:hint="eastAsia"/>
          <w:szCs w:val="28"/>
        </w:rPr>
        <w:t>密服平台将</w:t>
      </w:r>
      <w:r>
        <w:rPr>
          <w:rFonts w:hint="eastAsia"/>
          <w:szCs w:val="28"/>
        </w:rPr>
        <w:t>MAC</w:t>
      </w:r>
      <w:r>
        <w:rPr>
          <w:rFonts w:hint="eastAsia"/>
          <w:szCs w:val="28"/>
        </w:rPr>
        <w:t>值返回给业务系统。</w:t>
      </w:r>
    </w:p>
    <w:p w14:paraId="27299B40" w14:textId="77777777" w:rsidR="00BF1566" w:rsidRDefault="00BF1566" w:rsidP="00BF1566">
      <w:pPr>
        <w:pStyle w:val="Normal3f050afc"/>
        <w:ind w:left="560" w:firstLineChars="0" w:firstLine="419"/>
        <w:rPr>
          <w:szCs w:val="28"/>
        </w:rPr>
      </w:pPr>
      <w:r>
        <w:rPr>
          <w:rFonts w:hint="eastAsia"/>
          <w:szCs w:val="28"/>
        </w:rPr>
        <w:t>3.</w:t>
      </w:r>
      <w:r>
        <w:rPr>
          <w:rFonts w:hint="eastAsia"/>
          <w:szCs w:val="28"/>
        </w:rPr>
        <w:t>业务系统将</w:t>
      </w:r>
      <w:r>
        <w:rPr>
          <w:rFonts w:hint="eastAsia"/>
          <w:szCs w:val="28"/>
        </w:rPr>
        <w:t>MAC</w:t>
      </w:r>
      <w:r>
        <w:rPr>
          <w:rFonts w:hint="eastAsia"/>
          <w:szCs w:val="28"/>
        </w:rPr>
        <w:t>值存储到数据库。</w:t>
      </w:r>
    </w:p>
    <w:p w14:paraId="0235A6D8" w14:textId="77777777" w:rsidR="00BF1566" w:rsidRDefault="00BF1566" w:rsidP="00BF1566">
      <w:pPr>
        <w:pStyle w:val="Normal3f050afc"/>
        <w:ind w:left="560" w:firstLineChars="0" w:firstLine="419"/>
        <w:rPr>
          <w:szCs w:val="28"/>
        </w:rPr>
      </w:pPr>
      <w:r>
        <w:rPr>
          <w:rFonts w:hint="eastAsia"/>
          <w:szCs w:val="28"/>
        </w:rPr>
        <w:t>MAC</w:t>
      </w:r>
      <w:r>
        <w:rPr>
          <w:rFonts w:hint="eastAsia"/>
          <w:szCs w:val="28"/>
        </w:rPr>
        <w:t>验证业务流程说明：</w:t>
      </w:r>
    </w:p>
    <w:p w14:paraId="5F4E4F9C" w14:textId="77777777" w:rsidR="00BF1566" w:rsidRDefault="00BF1566" w:rsidP="00BF1566">
      <w:pPr>
        <w:pStyle w:val="Normal3f050afc"/>
        <w:ind w:left="560" w:firstLineChars="0" w:firstLine="419"/>
        <w:rPr>
          <w:szCs w:val="28"/>
        </w:rPr>
      </w:pPr>
      <w:r>
        <w:rPr>
          <w:rFonts w:hint="eastAsia"/>
          <w:szCs w:val="28"/>
        </w:rPr>
        <w:t>1.</w:t>
      </w:r>
      <w:r>
        <w:rPr>
          <w:rFonts w:hint="eastAsia"/>
          <w:szCs w:val="28"/>
        </w:rPr>
        <w:t>业务系统从数据库获取需验证数据的对应</w:t>
      </w:r>
      <w:r>
        <w:rPr>
          <w:rFonts w:hint="eastAsia"/>
          <w:szCs w:val="28"/>
        </w:rPr>
        <w:t>MAC</w:t>
      </w:r>
      <w:r>
        <w:rPr>
          <w:rFonts w:hint="eastAsia"/>
          <w:szCs w:val="28"/>
        </w:rPr>
        <w:t>值。</w:t>
      </w:r>
    </w:p>
    <w:p w14:paraId="5A50F4C8" w14:textId="77777777" w:rsidR="00BF1566" w:rsidRDefault="00BF1566" w:rsidP="00BF1566">
      <w:pPr>
        <w:pStyle w:val="Normal3f050afc"/>
        <w:ind w:left="560" w:firstLineChars="0" w:firstLine="419"/>
        <w:rPr>
          <w:szCs w:val="28"/>
        </w:rPr>
      </w:pPr>
      <w:r>
        <w:rPr>
          <w:rFonts w:hint="eastAsia"/>
          <w:szCs w:val="28"/>
        </w:rPr>
        <w:t>2.</w:t>
      </w:r>
      <w:r>
        <w:rPr>
          <w:rFonts w:hint="eastAsia"/>
          <w:szCs w:val="28"/>
        </w:rPr>
        <w:t>业务系统调用密码服务平台</w:t>
      </w:r>
      <w:r>
        <w:rPr>
          <w:rFonts w:hint="eastAsia"/>
          <w:szCs w:val="28"/>
        </w:rPr>
        <w:t>MAC</w:t>
      </w:r>
      <w:r>
        <w:rPr>
          <w:rFonts w:hint="eastAsia"/>
          <w:szCs w:val="28"/>
        </w:rPr>
        <w:t>验证接口，将原文数据及</w:t>
      </w:r>
      <w:r>
        <w:rPr>
          <w:rFonts w:hint="eastAsia"/>
          <w:szCs w:val="28"/>
        </w:rPr>
        <w:t>MAC</w:t>
      </w:r>
      <w:r>
        <w:rPr>
          <w:rFonts w:hint="eastAsia"/>
          <w:szCs w:val="28"/>
        </w:rPr>
        <w:t>值作为参数传入。</w:t>
      </w:r>
    </w:p>
    <w:p w14:paraId="6ECB76B8" w14:textId="77777777" w:rsidR="00BF1566" w:rsidRDefault="00BF1566" w:rsidP="00BF1566">
      <w:pPr>
        <w:pStyle w:val="Normal3f050afc"/>
        <w:ind w:left="560" w:firstLineChars="0" w:firstLine="419"/>
      </w:pPr>
      <w:r>
        <w:rPr>
          <w:rFonts w:hint="eastAsia"/>
          <w:szCs w:val="28"/>
        </w:rPr>
        <w:t>3.</w:t>
      </w:r>
      <w:r>
        <w:rPr>
          <w:rFonts w:hint="eastAsia"/>
          <w:szCs w:val="28"/>
        </w:rPr>
        <w:t>密服平台将验证结果返回给业务系统。</w:t>
      </w:r>
    </w:p>
    <w:p w14:paraId="0E96576D" w14:textId="77777777" w:rsidR="00BF1566" w:rsidRDefault="00BF1566" w:rsidP="00BF1566">
      <w:pPr>
        <w:pStyle w:val="Normal158b0944"/>
        <w:numPr>
          <w:ilvl w:val="0"/>
          <w:numId w:val="5"/>
        </w:numPr>
        <w:ind w:firstLine="560"/>
      </w:pPr>
      <w:r>
        <w:t>重要数据传输机密性：部署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安全通信链路对重要数据传输进行机密性保护。</w:t>
      </w:r>
    </w:p>
    <w:p w14:paraId="38A49756" w14:textId="77777777" w:rsidR="00BF1566" w:rsidRDefault="00BF1566" w:rsidP="00BF1566">
      <w:pPr>
        <w:pStyle w:val="Normal158b0944"/>
        <w:numPr>
          <w:ilvl w:val="0"/>
          <w:numId w:val="5"/>
        </w:numPr>
        <w:ind w:firstLine="560"/>
        <w:rPr>
          <w:rFonts w:ascii="仿宋" w:hAnsi="仿宋" w:cs="仿宋"/>
          <w:b/>
          <w:bCs/>
          <w:szCs w:val="28"/>
        </w:rPr>
      </w:pPr>
      <w:r>
        <w:lastRenderedPageBreak/>
        <w:t>重要数据传输完整性：部署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w:t>
      </w:r>
      <w:r>
        <w:rPr>
          <w:rFonts w:hint="eastAsia"/>
        </w:rPr>
        <w:t>完整性</w:t>
      </w:r>
      <w:r>
        <w:t>保护。</w:t>
      </w:r>
    </w:p>
    <w:p w14:paraId="1D4E9490" w14:textId="77777777" w:rsidR="00BF1566" w:rsidRDefault="00BF1566" w:rsidP="00BF1566">
      <w:pPr>
        <w:pStyle w:val="Normal158b0944"/>
        <w:numPr>
          <w:ilvl w:val="0"/>
          <w:numId w:val="5"/>
        </w:numPr>
        <w:ind w:firstLine="560"/>
        <w:rPr>
          <w:rFonts w:ascii="仿宋" w:hAnsi="仿宋" w:cs="仿宋"/>
          <w:b/>
          <w:bCs/>
          <w:szCs w:val="28"/>
        </w:rPr>
      </w:pPr>
      <w:r>
        <w:t>不可否认性：</w:t>
      </w:r>
      <w:r>
        <w:rPr>
          <w:rFonts w:hint="eastAsia"/>
        </w:rPr>
        <w:t>本系统不涉及法律责任认定的应用场景，在本次密码应用改造及测评时，作不适用项处理</w:t>
      </w:r>
      <w:r>
        <w:t>。</w:t>
      </w:r>
    </w:p>
    <w:p w14:paraId="6AA61560" w14:textId="77777777" w:rsidR="00BF1566" w:rsidRDefault="00BF1566" w:rsidP="00BF1566">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1.对于关键的操作行为，{操作者/应用系统}使用电子印章对关键操作行为和内容进行SM2算法/RSA算法的数字签名，签名内容为原数据的哈希值，签名主体为系统关键操作人员，签名位置为文件/网页，并由服务器端调用时间戳服务器加盖时间戳，把签名值、时间戳存到数据库。</w:t>
      </w:r>
    </w:p>
    <w:p w14:paraId="008F0581" w14:textId="77777777" w:rsidR="00BF1566" w:rsidRDefault="00BF1566" w:rsidP="00BF1566">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在验证操作行为时，调用XX{密码设备名称，如签名验签服务器}对签名值进行验证，调用时间戳服务器校验时间戳，以此来实现关键操作的不可否认性。所使用的密码产品（UKey、时间戳服务器以及XX{密码设备名称，如签名验签服务器}）经商用密码认证机构认证合格，且满足密码模块第二级安全要求。</w:t>
      </w:r>
    </w:p>
    <w:p w14:paraId="09D2E27C" w14:textId="77777777" w:rsidR="00BF1566" w:rsidRDefault="00BF1566" w:rsidP="00BF1566">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病例、处方单、凭证等文件和文书，通过电子签章实现不可否认性】3.应用系统输出的{病例、处方单、凭证等文件和文书}），使用签发单位/签发人的电子印章，通过电子签章系统，对{病例、处方单、凭证等文件和文书}进行电子签章，签名算法为SM3+SM2，签名主体为公众用户，签名位置为文件或文书指定签名位置。</w:t>
      </w:r>
    </w:p>
    <w:p w14:paraId="7A47607F" w14:textId="77777777" w:rsidR="00BF1566" w:rsidRDefault="00BF1566" w:rsidP="00BF1566">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验证相关文件或文书时，通过调用安全电子签章系统进行验证，使用公钥验证电子签名值，实现关键操作的不可否认性。所使用的Ukey、安全电子签章系统经商用密码认证机构认证合格，其组件满</w:t>
      </w:r>
      <w:r>
        <w:rPr>
          <w:rFonts w:ascii="仿宋" w:eastAsia="仿宋" w:hAnsi="仿宋" w:cs="仿宋" w:hint="eastAsia"/>
          <w:sz w:val="28"/>
          <w:szCs w:val="28"/>
          <w:highlight w:val="yellow"/>
          <w:lang w:eastAsia="zh-CN"/>
        </w:rPr>
        <w:lastRenderedPageBreak/>
        <w:t>足密码模块第二级安全要求，证书由合规的密码服务机构签发。}</w:t>
      </w:r>
    </w:p>
    <w:p w14:paraId="1F4DEF59" w14:textId="77777777" w:rsidR="00BF1566" w:rsidRDefault="00BF1566" w:rsidP="00BF1566">
      <w:pPr>
        <w:ind w:firstLineChars="200" w:firstLine="562"/>
        <w:rPr>
          <w:rFonts w:ascii="仿宋" w:eastAsia="仿宋" w:hAnsi="仿宋" w:cs="仿宋"/>
          <w:sz w:val="28"/>
          <w:szCs w:val="28"/>
          <w:lang w:eastAsia="zh-CN"/>
        </w:rPr>
      </w:pPr>
      <w:r>
        <w:rPr>
          <w:rFonts w:ascii="仿宋" w:eastAsia="仿宋" w:hAnsi="仿宋" w:cs="仿宋" w:hint="eastAsia"/>
          <w:b/>
          <w:bCs/>
          <w:sz w:val="28"/>
          <w:szCs w:val="28"/>
          <w:highlight w:val="yellow"/>
          <w:lang w:eastAsia="zh-CN"/>
        </w:rPr>
        <w:t>（添加流程）</w:t>
      </w:r>
    </w:p>
    <w:p w14:paraId="0BE3E74D" w14:textId="77777777" w:rsidR="00BF1566" w:rsidRDefault="00BF1566" w:rsidP="00BF1566">
      <w:pPr>
        <w:pStyle w:val="a9"/>
        <w:ind w:left="0" w:firstLineChars="200" w:firstLine="562"/>
        <w:rPr>
          <w:rFonts w:cs="仿宋"/>
          <w:b/>
          <w:bCs/>
          <w:lang w:eastAsia="zh-CN"/>
        </w:rPr>
      </w:pPr>
      <w:r>
        <w:rPr>
          <w:rFonts w:cs="仿宋" w:hint="eastAsia"/>
          <w:b/>
          <w:bCs/>
          <w:lang w:eastAsia="zh-CN"/>
        </w:rPr>
        <w:t>密钥管理策略：</w:t>
      </w:r>
    </w:p>
    <w:p w14:paraId="412D30C4" w14:textId="77777777" w:rsidR="00BF1566" w:rsidRDefault="00BF1566" w:rsidP="00BF1566">
      <w:pPr>
        <w:pStyle w:val="a9"/>
        <w:ind w:left="0" w:firstLineChars="200" w:firstLine="560"/>
        <w:rPr>
          <w:rFonts w:cs="仿宋"/>
          <w:lang w:eastAsia="zh-CN"/>
        </w:rPr>
      </w:pPr>
      <w:r>
        <w:rPr>
          <w:rFonts w:cs="仿宋" w:hint="eastAsia"/>
          <w:lang w:eastAsia="zh-CN"/>
        </w:rPr>
        <w:t>1)密钥管理</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593"/>
        <w:gridCol w:w="2660"/>
        <w:gridCol w:w="1894"/>
      </w:tblGrid>
      <w:tr w:rsidR="00BF1566" w14:paraId="526ED640" w14:textId="77777777" w:rsidTr="00061BC7">
        <w:trPr>
          <w:trHeight w:val="152"/>
          <w:tblHeader/>
          <w:jc w:val="center"/>
        </w:trPr>
        <w:tc>
          <w:tcPr>
            <w:tcW w:w="677" w:type="dxa"/>
            <w:shd w:val="clear" w:color="auto" w:fill="auto"/>
            <w:vAlign w:val="center"/>
          </w:tcPr>
          <w:p w14:paraId="7DB4A717" w14:textId="77777777" w:rsidR="00BF1566" w:rsidRDefault="00BF1566" w:rsidP="00061BC7">
            <w:pPr>
              <w:pStyle w:val="-ed9af0e5"/>
              <w:rPr>
                <w:b/>
                <w:bCs/>
                <w:sz w:val="28"/>
              </w:rPr>
            </w:pPr>
            <w:r>
              <w:rPr>
                <w:rFonts w:hint="eastAsia"/>
                <w:b/>
                <w:bCs/>
                <w:sz w:val="28"/>
              </w:rPr>
              <w:t>序号</w:t>
            </w:r>
          </w:p>
          <w:p w14:paraId="167B2009" w14:textId="77777777" w:rsidR="00BF1566" w:rsidRDefault="00BF1566" w:rsidP="00061BC7">
            <w:pPr>
              <w:pStyle w:val="-ed9af0e5"/>
              <w:rPr>
                <w:bCs/>
                <w:sz w:val="28"/>
              </w:rPr>
            </w:pPr>
          </w:p>
        </w:tc>
        <w:tc>
          <w:tcPr>
            <w:tcW w:w="1701" w:type="dxa"/>
            <w:shd w:val="clear" w:color="auto" w:fill="auto"/>
            <w:vAlign w:val="center"/>
          </w:tcPr>
          <w:p w14:paraId="0C88A45B" w14:textId="77777777" w:rsidR="00BF1566" w:rsidRDefault="00BF1566" w:rsidP="00061BC7">
            <w:pPr>
              <w:pStyle w:val="-ed9af0e5"/>
              <w:rPr>
                <w:bCs/>
                <w:sz w:val="28"/>
              </w:rPr>
            </w:pPr>
            <w:r>
              <w:rPr>
                <w:rFonts w:hint="eastAsia"/>
                <w:b/>
                <w:bCs/>
                <w:sz w:val="28"/>
              </w:rPr>
              <w:t>密钥名称</w:t>
            </w:r>
          </w:p>
        </w:tc>
        <w:tc>
          <w:tcPr>
            <w:tcW w:w="1593" w:type="dxa"/>
            <w:shd w:val="clear" w:color="auto" w:fill="auto"/>
            <w:vAlign w:val="center"/>
          </w:tcPr>
          <w:p w14:paraId="7115FB8A" w14:textId="77777777" w:rsidR="00BF1566" w:rsidRDefault="00BF1566" w:rsidP="00061BC7">
            <w:pPr>
              <w:pStyle w:val="-ed9af0e5"/>
              <w:rPr>
                <w:bCs/>
                <w:sz w:val="28"/>
              </w:rPr>
            </w:pPr>
            <w:r>
              <w:rPr>
                <w:rFonts w:hint="eastAsia"/>
                <w:b/>
                <w:bCs/>
                <w:sz w:val="28"/>
              </w:rPr>
              <w:t>算法</w:t>
            </w:r>
          </w:p>
        </w:tc>
        <w:tc>
          <w:tcPr>
            <w:tcW w:w="2660" w:type="dxa"/>
            <w:shd w:val="clear" w:color="auto" w:fill="auto"/>
            <w:vAlign w:val="center"/>
          </w:tcPr>
          <w:p w14:paraId="735FDE15" w14:textId="77777777" w:rsidR="00BF1566" w:rsidRDefault="00BF1566" w:rsidP="00061BC7">
            <w:pPr>
              <w:pStyle w:val="-ed9af0e5"/>
              <w:rPr>
                <w:bCs/>
                <w:sz w:val="28"/>
              </w:rPr>
            </w:pPr>
            <w:r>
              <w:rPr>
                <w:rFonts w:hint="eastAsia"/>
                <w:b/>
                <w:bCs/>
                <w:sz w:val="28"/>
              </w:rPr>
              <w:t>用途</w:t>
            </w:r>
          </w:p>
        </w:tc>
        <w:tc>
          <w:tcPr>
            <w:tcW w:w="1894" w:type="dxa"/>
            <w:shd w:val="clear" w:color="auto" w:fill="auto"/>
            <w:vAlign w:val="center"/>
          </w:tcPr>
          <w:p w14:paraId="3FD7BCB2" w14:textId="77777777" w:rsidR="00BF1566" w:rsidRDefault="00BF1566" w:rsidP="00061BC7">
            <w:pPr>
              <w:pStyle w:val="-ed9af0e5"/>
              <w:rPr>
                <w:bCs/>
                <w:sz w:val="28"/>
              </w:rPr>
            </w:pPr>
            <w:r>
              <w:rPr>
                <w:rFonts w:hint="eastAsia"/>
                <w:b/>
                <w:bCs/>
                <w:sz w:val="28"/>
              </w:rPr>
              <w:t>存储位置</w:t>
            </w:r>
          </w:p>
        </w:tc>
      </w:tr>
      <w:tr w:rsidR="00BF1566" w14:paraId="4D1CA1E1" w14:textId="77777777" w:rsidTr="00061BC7">
        <w:trPr>
          <w:trHeight w:val="152"/>
          <w:tblHeader/>
          <w:jc w:val="center"/>
        </w:trPr>
        <w:tc>
          <w:tcPr>
            <w:tcW w:w="677" w:type="dxa"/>
            <w:shd w:val="clear" w:color="auto" w:fill="auto"/>
            <w:vAlign w:val="center"/>
          </w:tcPr>
          <w:p w14:paraId="011E2A13" w14:textId="77777777" w:rsidR="00BF1566" w:rsidRDefault="00BF1566" w:rsidP="00061BC7">
            <w:pPr>
              <w:pStyle w:val="-ed9af0e5"/>
              <w:jc w:val="both"/>
              <w:rPr>
                <w:bCs/>
                <w:sz w:val="28"/>
              </w:rPr>
            </w:pPr>
            <w:r>
              <w:rPr>
                <w:rFonts w:hint="eastAsia"/>
                <w:bCs/>
                <w:sz w:val="28"/>
              </w:rPr>
              <w:t>1</w:t>
            </w:r>
          </w:p>
        </w:tc>
        <w:tc>
          <w:tcPr>
            <w:tcW w:w="1701" w:type="dxa"/>
            <w:shd w:val="clear" w:color="auto" w:fill="auto"/>
            <w:vAlign w:val="center"/>
          </w:tcPr>
          <w:p w14:paraId="7D40BFB0" w14:textId="77777777" w:rsidR="00BF1566" w:rsidRDefault="00BF1566" w:rsidP="00061BC7">
            <w:pPr>
              <w:spacing w:beforeLines="30" w:before="93" w:afterLines="30" w:after="93" w:line="240" w:lineRule="exact"/>
              <w:rPr>
                <w:bCs/>
                <w:lang w:eastAsia="zh-CN"/>
              </w:rPr>
            </w:pPr>
            <w:r>
              <w:rPr>
                <w:rFonts w:hint="eastAsia"/>
                <w:bCs/>
                <w:lang w:eastAsia="zh-CN"/>
              </w:rPr>
              <w:t>重要数据传输机密性保护密钥</w:t>
            </w:r>
          </w:p>
        </w:tc>
        <w:tc>
          <w:tcPr>
            <w:tcW w:w="1593" w:type="dxa"/>
            <w:shd w:val="clear" w:color="auto" w:fill="auto"/>
            <w:vAlign w:val="center"/>
          </w:tcPr>
          <w:p w14:paraId="3806CA43" w14:textId="77777777" w:rsidR="00BF1566" w:rsidRDefault="00BF1566" w:rsidP="00061BC7">
            <w:pPr>
              <w:pStyle w:val="-ed9af0e5"/>
              <w:jc w:val="both"/>
              <w:rPr>
                <w:bCs/>
                <w:sz w:val="28"/>
              </w:rPr>
            </w:pPr>
            <w:r>
              <w:rPr>
                <w:bCs/>
                <w:sz w:val="28"/>
              </w:rPr>
              <w:t>S</w:t>
            </w:r>
            <w:r>
              <w:rPr>
                <w:rFonts w:hint="eastAsia"/>
                <w:bCs/>
                <w:sz w:val="28"/>
              </w:rPr>
              <w:t>M</w:t>
            </w:r>
            <w:r>
              <w:rPr>
                <w:bCs/>
                <w:sz w:val="28"/>
              </w:rPr>
              <w:t>4</w:t>
            </w:r>
          </w:p>
        </w:tc>
        <w:tc>
          <w:tcPr>
            <w:tcW w:w="2660" w:type="dxa"/>
            <w:shd w:val="clear" w:color="auto" w:fill="auto"/>
            <w:vAlign w:val="center"/>
          </w:tcPr>
          <w:p w14:paraId="778A2D00" w14:textId="77777777" w:rsidR="00BF1566" w:rsidRDefault="00BF1566" w:rsidP="00061BC7">
            <w:pPr>
              <w:pStyle w:val="-ed9af0e5"/>
              <w:jc w:val="both"/>
              <w:rPr>
                <w:bCs/>
                <w:sz w:val="28"/>
              </w:rPr>
            </w:pPr>
            <w:r>
              <w:rPr>
                <w:rFonts w:hint="eastAsia"/>
                <w:bCs/>
                <w:sz w:val="28"/>
              </w:rPr>
              <w:t>用于保护</w:t>
            </w:r>
            <w:r>
              <w:rPr>
                <w:rFonts w:hint="eastAsia"/>
                <w:bCs/>
                <w:sz w:val="28"/>
              </w:rPr>
              <w:t>S</w:t>
            </w:r>
            <w:r>
              <w:rPr>
                <w:bCs/>
                <w:sz w:val="28"/>
              </w:rPr>
              <w:t>SL</w:t>
            </w:r>
            <w:r>
              <w:rPr>
                <w:rFonts w:hint="eastAsia"/>
                <w:bCs/>
                <w:sz w:val="28"/>
              </w:rPr>
              <w:t>通道中重要业务数据的传输机密性</w:t>
            </w:r>
          </w:p>
        </w:tc>
        <w:tc>
          <w:tcPr>
            <w:tcW w:w="1894" w:type="dxa"/>
            <w:shd w:val="clear" w:color="auto" w:fill="auto"/>
            <w:vAlign w:val="center"/>
          </w:tcPr>
          <w:p w14:paraId="0AED4FD7" w14:textId="77777777" w:rsidR="00BF1566" w:rsidRDefault="00BF1566" w:rsidP="00061BC7">
            <w:pPr>
              <w:pStyle w:val="-ed9af0e5"/>
              <w:jc w:val="both"/>
              <w:rPr>
                <w:bCs/>
                <w:sz w:val="28"/>
              </w:rPr>
            </w:pPr>
            <w:r>
              <w:rPr>
                <w:rFonts w:hint="eastAsia"/>
                <w:bCs/>
                <w:sz w:val="28"/>
              </w:rPr>
              <w:t>临时协商，用完销毁</w:t>
            </w:r>
          </w:p>
        </w:tc>
      </w:tr>
      <w:tr w:rsidR="00BF1566" w14:paraId="3B747B77" w14:textId="77777777" w:rsidTr="00061BC7">
        <w:trPr>
          <w:trHeight w:val="152"/>
          <w:tblHeader/>
          <w:jc w:val="center"/>
        </w:trPr>
        <w:tc>
          <w:tcPr>
            <w:tcW w:w="677" w:type="dxa"/>
            <w:shd w:val="clear" w:color="auto" w:fill="auto"/>
            <w:vAlign w:val="center"/>
          </w:tcPr>
          <w:p w14:paraId="5E7B061C" w14:textId="77777777" w:rsidR="00BF1566" w:rsidRDefault="00BF1566" w:rsidP="00061BC7">
            <w:pPr>
              <w:pStyle w:val="-ed9af0e5"/>
              <w:jc w:val="both"/>
              <w:rPr>
                <w:bCs/>
                <w:sz w:val="28"/>
              </w:rPr>
            </w:pPr>
            <w:r>
              <w:rPr>
                <w:rFonts w:hint="eastAsia"/>
                <w:bCs/>
                <w:sz w:val="28"/>
              </w:rPr>
              <w:t>2</w:t>
            </w:r>
          </w:p>
        </w:tc>
        <w:tc>
          <w:tcPr>
            <w:tcW w:w="1701" w:type="dxa"/>
            <w:shd w:val="clear" w:color="auto" w:fill="auto"/>
            <w:vAlign w:val="center"/>
          </w:tcPr>
          <w:p w14:paraId="30A6440D" w14:textId="77777777" w:rsidR="00BF1566" w:rsidRDefault="00BF1566" w:rsidP="00061BC7">
            <w:pPr>
              <w:pStyle w:val="-ed9af0e5"/>
              <w:jc w:val="both"/>
              <w:rPr>
                <w:bCs/>
                <w:sz w:val="28"/>
              </w:rPr>
            </w:pPr>
            <w:r>
              <w:rPr>
                <w:rFonts w:hint="eastAsia"/>
                <w:bCs/>
                <w:sz w:val="28"/>
              </w:rPr>
              <w:t>重要数据传输链路身份鉴别私钥</w:t>
            </w:r>
          </w:p>
        </w:tc>
        <w:tc>
          <w:tcPr>
            <w:tcW w:w="1593" w:type="dxa"/>
            <w:shd w:val="clear" w:color="auto" w:fill="auto"/>
            <w:vAlign w:val="center"/>
          </w:tcPr>
          <w:p w14:paraId="758D856E"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5144BD94" w14:textId="77777777" w:rsidR="00BF1566" w:rsidRDefault="00BF1566" w:rsidP="00061BC7">
            <w:pPr>
              <w:pStyle w:val="-ed9af0e5"/>
              <w:jc w:val="both"/>
              <w:rPr>
                <w:bCs/>
                <w:sz w:val="28"/>
              </w:rPr>
            </w:pPr>
            <w:r>
              <w:rPr>
                <w:rFonts w:hint="eastAsia"/>
                <w:bCs/>
                <w:sz w:val="28"/>
              </w:rPr>
              <w:t>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5529B0E7"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6EE37C92" w14:textId="77777777" w:rsidTr="00061BC7">
        <w:trPr>
          <w:trHeight w:val="152"/>
          <w:tblHeader/>
          <w:jc w:val="center"/>
        </w:trPr>
        <w:tc>
          <w:tcPr>
            <w:tcW w:w="677" w:type="dxa"/>
            <w:shd w:val="clear" w:color="auto" w:fill="auto"/>
            <w:vAlign w:val="center"/>
          </w:tcPr>
          <w:p w14:paraId="7EB14D22" w14:textId="77777777" w:rsidR="00BF1566" w:rsidRDefault="00BF1566" w:rsidP="00061BC7">
            <w:pPr>
              <w:pStyle w:val="-ed9af0e5"/>
              <w:jc w:val="both"/>
              <w:rPr>
                <w:bCs/>
                <w:sz w:val="28"/>
              </w:rPr>
            </w:pPr>
            <w:r>
              <w:rPr>
                <w:rFonts w:hint="eastAsia"/>
                <w:bCs/>
                <w:sz w:val="28"/>
              </w:rPr>
              <w:t>3</w:t>
            </w:r>
          </w:p>
        </w:tc>
        <w:tc>
          <w:tcPr>
            <w:tcW w:w="1701" w:type="dxa"/>
            <w:shd w:val="clear" w:color="auto" w:fill="auto"/>
            <w:vAlign w:val="center"/>
          </w:tcPr>
          <w:p w14:paraId="72E90770" w14:textId="77777777" w:rsidR="00BF1566" w:rsidRDefault="00BF1566" w:rsidP="00061BC7">
            <w:pPr>
              <w:pStyle w:val="-ed9af0e5"/>
              <w:jc w:val="both"/>
              <w:rPr>
                <w:bCs/>
                <w:sz w:val="28"/>
              </w:rPr>
            </w:pPr>
            <w:r>
              <w:rPr>
                <w:rFonts w:hint="eastAsia"/>
                <w:bCs/>
                <w:sz w:val="28"/>
              </w:rPr>
              <w:t>重要数据传输链路身份鉴别公钥</w:t>
            </w:r>
          </w:p>
        </w:tc>
        <w:tc>
          <w:tcPr>
            <w:tcW w:w="1593" w:type="dxa"/>
            <w:shd w:val="clear" w:color="auto" w:fill="auto"/>
            <w:vAlign w:val="center"/>
          </w:tcPr>
          <w:p w14:paraId="70CF37B7"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58995433" w14:textId="77777777" w:rsidR="00BF1566" w:rsidRDefault="00BF1566" w:rsidP="00061BC7">
            <w:pPr>
              <w:pStyle w:val="-ed9af0e5"/>
              <w:jc w:val="both"/>
              <w:rPr>
                <w:bCs/>
                <w:sz w:val="28"/>
              </w:rPr>
            </w:pPr>
            <w:r>
              <w:rPr>
                <w:rFonts w:hint="eastAsia"/>
                <w:bCs/>
                <w:sz w:val="28"/>
              </w:rPr>
              <w:t>以证书形式使用，用于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0D4017F3"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6631A248" w14:textId="77777777" w:rsidTr="00061BC7">
        <w:trPr>
          <w:trHeight w:val="152"/>
          <w:tblHeader/>
          <w:jc w:val="center"/>
        </w:trPr>
        <w:tc>
          <w:tcPr>
            <w:tcW w:w="677" w:type="dxa"/>
            <w:shd w:val="clear" w:color="auto" w:fill="auto"/>
            <w:vAlign w:val="center"/>
          </w:tcPr>
          <w:p w14:paraId="282EEF31" w14:textId="77777777" w:rsidR="00BF1566" w:rsidRDefault="00BF1566" w:rsidP="00061BC7">
            <w:pPr>
              <w:pStyle w:val="-ed9af0e5"/>
              <w:jc w:val="both"/>
              <w:rPr>
                <w:bCs/>
                <w:sz w:val="28"/>
              </w:rPr>
            </w:pPr>
            <w:r>
              <w:rPr>
                <w:rFonts w:hint="eastAsia"/>
                <w:bCs/>
                <w:sz w:val="28"/>
              </w:rPr>
              <w:t>4</w:t>
            </w:r>
          </w:p>
        </w:tc>
        <w:tc>
          <w:tcPr>
            <w:tcW w:w="1701" w:type="dxa"/>
            <w:shd w:val="clear" w:color="auto" w:fill="auto"/>
            <w:vAlign w:val="center"/>
          </w:tcPr>
          <w:p w14:paraId="2B9AF1E9" w14:textId="77777777" w:rsidR="00BF1566" w:rsidRDefault="00BF1566" w:rsidP="00061BC7">
            <w:pPr>
              <w:pStyle w:val="-ed9af0e5"/>
              <w:jc w:val="both"/>
              <w:rPr>
                <w:bCs/>
                <w:sz w:val="28"/>
              </w:rPr>
            </w:pPr>
            <w:r>
              <w:rPr>
                <w:rFonts w:hint="eastAsia"/>
                <w:bCs/>
                <w:sz w:val="28"/>
              </w:rPr>
              <w:t>重要数据传输链路密钥协商私钥</w:t>
            </w:r>
          </w:p>
        </w:tc>
        <w:tc>
          <w:tcPr>
            <w:tcW w:w="1593" w:type="dxa"/>
            <w:shd w:val="clear" w:color="auto" w:fill="auto"/>
            <w:vAlign w:val="center"/>
          </w:tcPr>
          <w:p w14:paraId="723F3994"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7E90DCF8" w14:textId="77777777" w:rsidR="00BF1566" w:rsidRDefault="00BF1566" w:rsidP="00061BC7">
            <w:pPr>
              <w:pStyle w:val="-ed9af0e5"/>
              <w:jc w:val="both"/>
              <w:rPr>
                <w:bCs/>
                <w:sz w:val="28"/>
              </w:rPr>
            </w:pPr>
            <w:r>
              <w:rPr>
                <w:rFonts w:hint="eastAsia"/>
                <w:bCs/>
                <w:sz w:val="28"/>
              </w:rPr>
              <w:t>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167A2031"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5FFF5FA5" w14:textId="77777777" w:rsidTr="00061BC7">
        <w:trPr>
          <w:trHeight w:val="152"/>
          <w:tblHeader/>
          <w:jc w:val="center"/>
        </w:trPr>
        <w:tc>
          <w:tcPr>
            <w:tcW w:w="677" w:type="dxa"/>
            <w:shd w:val="clear" w:color="auto" w:fill="auto"/>
            <w:vAlign w:val="center"/>
          </w:tcPr>
          <w:p w14:paraId="192BA3FD" w14:textId="77777777" w:rsidR="00BF1566" w:rsidRDefault="00BF1566" w:rsidP="00061BC7">
            <w:pPr>
              <w:pStyle w:val="-ed9af0e5"/>
              <w:jc w:val="both"/>
              <w:rPr>
                <w:bCs/>
                <w:sz w:val="28"/>
              </w:rPr>
            </w:pPr>
            <w:r>
              <w:rPr>
                <w:rFonts w:hint="eastAsia"/>
                <w:bCs/>
                <w:sz w:val="28"/>
              </w:rPr>
              <w:t>5</w:t>
            </w:r>
          </w:p>
        </w:tc>
        <w:tc>
          <w:tcPr>
            <w:tcW w:w="1701" w:type="dxa"/>
            <w:shd w:val="clear" w:color="auto" w:fill="auto"/>
            <w:vAlign w:val="center"/>
          </w:tcPr>
          <w:p w14:paraId="3A3ECFBE" w14:textId="77777777" w:rsidR="00BF1566" w:rsidRDefault="00BF1566" w:rsidP="00061BC7">
            <w:pPr>
              <w:pStyle w:val="-ed9af0e5"/>
              <w:jc w:val="both"/>
              <w:rPr>
                <w:bCs/>
                <w:sz w:val="28"/>
              </w:rPr>
            </w:pPr>
            <w:r>
              <w:rPr>
                <w:rFonts w:hint="eastAsia"/>
                <w:bCs/>
                <w:sz w:val="28"/>
              </w:rPr>
              <w:t>重要数据传输链路密钥协商公钥</w:t>
            </w:r>
          </w:p>
        </w:tc>
        <w:tc>
          <w:tcPr>
            <w:tcW w:w="1593" w:type="dxa"/>
            <w:shd w:val="clear" w:color="auto" w:fill="auto"/>
            <w:vAlign w:val="center"/>
          </w:tcPr>
          <w:p w14:paraId="16B473A8"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23C5C063" w14:textId="77777777" w:rsidR="00BF1566" w:rsidRDefault="00BF1566" w:rsidP="00061BC7">
            <w:pPr>
              <w:pStyle w:val="-ed9af0e5"/>
              <w:jc w:val="both"/>
              <w:rPr>
                <w:bCs/>
                <w:sz w:val="28"/>
              </w:rPr>
            </w:pPr>
            <w:r>
              <w:rPr>
                <w:rFonts w:hint="eastAsia"/>
                <w:bCs/>
                <w:sz w:val="28"/>
              </w:rPr>
              <w:t>以证书形式使用，用于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74724CF6"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0DC114F9" w14:textId="77777777" w:rsidTr="00061BC7">
        <w:trPr>
          <w:trHeight w:val="152"/>
          <w:tblHeader/>
          <w:jc w:val="center"/>
        </w:trPr>
        <w:tc>
          <w:tcPr>
            <w:tcW w:w="677" w:type="dxa"/>
            <w:shd w:val="clear" w:color="auto" w:fill="auto"/>
            <w:vAlign w:val="center"/>
          </w:tcPr>
          <w:p w14:paraId="63051488" w14:textId="77777777" w:rsidR="00BF1566" w:rsidRDefault="00BF1566" w:rsidP="00061BC7">
            <w:pPr>
              <w:pStyle w:val="-ed9af0e5"/>
              <w:jc w:val="both"/>
              <w:rPr>
                <w:bCs/>
                <w:sz w:val="28"/>
              </w:rPr>
            </w:pPr>
            <w:r>
              <w:rPr>
                <w:bCs/>
                <w:sz w:val="28"/>
              </w:rPr>
              <w:t>6</w:t>
            </w:r>
          </w:p>
        </w:tc>
        <w:tc>
          <w:tcPr>
            <w:tcW w:w="1701" w:type="dxa"/>
            <w:shd w:val="clear" w:color="auto" w:fill="auto"/>
            <w:vAlign w:val="center"/>
          </w:tcPr>
          <w:p w14:paraId="54F18C35" w14:textId="77777777" w:rsidR="00BF1566" w:rsidRDefault="00BF1566" w:rsidP="00061BC7">
            <w:pPr>
              <w:pStyle w:val="-ed9af0e5"/>
              <w:jc w:val="both"/>
              <w:rPr>
                <w:bCs/>
                <w:sz w:val="28"/>
              </w:rPr>
            </w:pPr>
            <w:r>
              <w:rPr>
                <w:rFonts w:hint="eastAsia"/>
                <w:bCs/>
                <w:sz w:val="28"/>
              </w:rPr>
              <w:t>用户签名私钥</w:t>
            </w:r>
          </w:p>
        </w:tc>
        <w:tc>
          <w:tcPr>
            <w:tcW w:w="1593" w:type="dxa"/>
            <w:shd w:val="clear" w:color="auto" w:fill="auto"/>
            <w:vAlign w:val="center"/>
          </w:tcPr>
          <w:p w14:paraId="519CAF2F" w14:textId="77777777" w:rsidR="00BF1566" w:rsidRDefault="00BF1566" w:rsidP="00061BC7">
            <w:pPr>
              <w:pStyle w:val="-ed9af0e5"/>
              <w:jc w:val="both"/>
              <w:rPr>
                <w:bCs/>
                <w:sz w:val="28"/>
              </w:rPr>
            </w:pPr>
            <w:r>
              <w:rPr>
                <w:rFonts w:hint="eastAsia"/>
                <w:bCs/>
                <w:sz w:val="28"/>
              </w:rPr>
              <w:t>SM2</w:t>
            </w:r>
          </w:p>
        </w:tc>
        <w:tc>
          <w:tcPr>
            <w:tcW w:w="2660" w:type="dxa"/>
            <w:shd w:val="clear" w:color="auto" w:fill="auto"/>
            <w:vAlign w:val="center"/>
          </w:tcPr>
          <w:p w14:paraId="02F9876D" w14:textId="77777777" w:rsidR="00BF1566" w:rsidRDefault="00BF1566" w:rsidP="00061BC7">
            <w:pPr>
              <w:pStyle w:val="-ed9af0e5"/>
              <w:jc w:val="both"/>
              <w:rPr>
                <w:bCs/>
                <w:sz w:val="28"/>
              </w:rPr>
            </w:pPr>
            <w:r>
              <w:rPr>
                <w:rFonts w:hint="eastAsia"/>
                <w:bCs/>
                <w:sz w:val="28"/>
              </w:rPr>
              <w:t>系统管理员登录应用系统</w:t>
            </w:r>
          </w:p>
        </w:tc>
        <w:tc>
          <w:tcPr>
            <w:tcW w:w="1894" w:type="dxa"/>
            <w:shd w:val="clear" w:color="auto" w:fill="auto"/>
            <w:vAlign w:val="center"/>
          </w:tcPr>
          <w:p w14:paraId="39CD22E9" w14:textId="77777777" w:rsidR="00BF1566" w:rsidRDefault="00BF1566" w:rsidP="00061BC7">
            <w:pPr>
              <w:pStyle w:val="-ed9af0e5"/>
              <w:jc w:val="both"/>
              <w:rPr>
                <w:bCs/>
                <w:sz w:val="28"/>
              </w:rPr>
            </w:pPr>
            <w:r>
              <w:rPr>
                <w:rFonts w:hint="eastAsia"/>
                <w:bCs/>
                <w:sz w:val="28"/>
              </w:rPr>
              <w:t>Ukey</w:t>
            </w:r>
          </w:p>
        </w:tc>
      </w:tr>
      <w:tr w:rsidR="00BF1566" w14:paraId="5636AB04" w14:textId="77777777" w:rsidTr="00061BC7">
        <w:trPr>
          <w:trHeight w:val="152"/>
          <w:tblHeader/>
          <w:jc w:val="center"/>
        </w:trPr>
        <w:tc>
          <w:tcPr>
            <w:tcW w:w="677" w:type="dxa"/>
            <w:shd w:val="clear" w:color="auto" w:fill="auto"/>
            <w:vAlign w:val="center"/>
          </w:tcPr>
          <w:p w14:paraId="434E5425" w14:textId="77777777" w:rsidR="00BF1566" w:rsidRDefault="00BF1566" w:rsidP="00061BC7">
            <w:pPr>
              <w:pStyle w:val="-ed9af0e5"/>
              <w:jc w:val="both"/>
              <w:rPr>
                <w:bCs/>
                <w:sz w:val="28"/>
              </w:rPr>
            </w:pPr>
            <w:r>
              <w:rPr>
                <w:bCs/>
                <w:sz w:val="28"/>
              </w:rPr>
              <w:t>7</w:t>
            </w:r>
          </w:p>
        </w:tc>
        <w:tc>
          <w:tcPr>
            <w:tcW w:w="1701" w:type="dxa"/>
            <w:shd w:val="clear" w:color="auto" w:fill="auto"/>
            <w:vAlign w:val="center"/>
          </w:tcPr>
          <w:p w14:paraId="2EFEF86B" w14:textId="77777777" w:rsidR="00BF1566" w:rsidRDefault="00BF1566" w:rsidP="00061BC7">
            <w:pPr>
              <w:pStyle w:val="-ed9af0e5"/>
              <w:jc w:val="both"/>
              <w:rPr>
                <w:bCs/>
                <w:sz w:val="28"/>
              </w:rPr>
            </w:pPr>
            <w:r>
              <w:rPr>
                <w:rFonts w:hint="eastAsia"/>
                <w:bCs/>
                <w:sz w:val="28"/>
              </w:rPr>
              <w:t>用户签名公钥</w:t>
            </w:r>
          </w:p>
        </w:tc>
        <w:tc>
          <w:tcPr>
            <w:tcW w:w="1593" w:type="dxa"/>
            <w:shd w:val="clear" w:color="auto" w:fill="auto"/>
            <w:vAlign w:val="center"/>
          </w:tcPr>
          <w:p w14:paraId="068CE6B5" w14:textId="77777777" w:rsidR="00BF1566" w:rsidRDefault="00BF1566" w:rsidP="00061BC7">
            <w:pPr>
              <w:pStyle w:val="-ed9af0e5"/>
              <w:jc w:val="both"/>
              <w:rPr>
                <w:bCs/>
                <w:sz w:val="28"/>
              </w:rPr>
            </w:pPr>
            <w:r>
              <w:rPr>
                <w:rFonts w:hint="eastAsia"/>
                <w:bCs/>
                <w:sz w:val="28"/>
              </w:rPr>
              <w:t>SM2</w:t>
            </w:r>
          </w:p>
        </w:tc>
        <w:tc>
          <w:tcPr>
            <w:tcW w:w="2660" w:type="dxa"/>
            <w:shd w:val="clear" w:color="auto" w:fill="auto"/>
            <w:vAlign w:val="center"/>
          </w:tcPr>
          <w:p w14:paraId="667B6C51" w14:textId="77777777" w:rsidR="00BF1566" w:rsidRDefault="00BF1566" w:rsidP="00061BC7">
            <w:pPr>
              <w:pStyle w:val="-ed9af0e5"/>
              <w:jc w:val="both"/>
              <w:rPr>
                <w:bCs/>
                <w:sz w:val="28"/>
              </w:rPr>
            </w:pPr>
            <w:r>
              <w:rPr>
                <w:rFonts w:hint="eastAsia"/>
                <w:bCs/>
                <w:sz w:val="28"/>
              </w:rPr>
              <w:t>以证书形式使用，用于系统管理员登录应用系统</w:t>
            </w:r>
          </w:p>
        </w:tc>
        <w:tc>
          <w:tcPr>
            <w:tcW w:w="1894" w:type="dxa"/>
            <w:shd w:val="clear" w:color="auto" w:fill="auto"/>
            <w:vAlign w:val="center"/>
          </w:tcPr>
          <w:p w14:paraId="27F752F8" w14:textId="77777777" w:rsidR="00BF1566" w:rsidRDefault="00BF1566" w:rsidP="00061BC7">
            <w:pPr>
              <w:pStyle w:val="-ed9af0e5"/>
              <w:jc w:val="both"/>
              <w:rPr>
                <w:bCs/>
                <w:sz w:val="28"/>
              </w:rPr>
            </w:pPr>
            <w:r>
              <w:rPr>
                <w:rFonts w:hint="eastAsia"/>
                <w:bCs/>
                <w:sz w:val="28"/>
              </w:rPr>
              <w:t>Ukey</w:t>
            </w:r>
          </w:p>
        </w:tc>
      </w:tr>
      <w:tr w:rsidR="00BF1566" w14:paraId="03E48C9D" w14:textId="77777777" w:rsidTr="00061BC7">
        <w:trPr>
          <w:trHeight w:val="152"/>
          <w:tblHeader/>
          <w:jc w:val="center"/>
        </w:trPr>
        <w:tc>
          <w:tcPr>
            <w:tcW w:w="677" w:type="dxa"/>
            <w:shd w:val="clear" w:color="auto" w:fill="auto"/>
            <w:vAlign w:val="center"/>
          </w:tcPr>
          <w:p w14:paraId="0A4B97C4" w14:textId="77777777" w:rsidR="00BF1566" w:rsidRDefault="00BF1566" w:rsidP="00061BC7">
            <w:pPr>
              <w:pStyle w:val="-ed9af0e5"/>
              <w:jc w:val="both"/>
              <w:rPr>
                <w:bCs/>
                <w:sz w:val="28"/>
              </w:rPr>
            </w:pPr>
            <w:r>
              <w:rPr>
                <w:rFonts w:hint="eastAsia"/>
                <w:bCs/>
                <w:sz w:val="28"/>
              </w:rPr>
              <w:t>6</w:t>
            </w:r>
          </w:p>
        </w:tc>
        <w:tc>
          <w:tcPr>
            <w:tcW w:w="1701" w:type="dxa"/>
            <w:shd w:val="clear" w:color="auto" w:fill="auto"/>
            <w:vAlign w:val="center"/>
          </w:tcPr>
          <w:p w14:paraId="1109EF7B" w14:textId="77777777" w:rsidR="00BF1566" w:rsidRDefault="00BF1566" w:rsidP="00061BC7">
            <w:pPr>
              <w:pStyle w:val="-ed9af0e5"/>
              <w:jc w:val="both"/>
              <w:rPr>
                <w:bCs/>
                <w:sz w:val="28"/>
              </w:rPr>
            </w:pPr>
            <w:r>
              <w:rPr>
                <w:rFonts w:hint="eastAsia"/>
                <w:bCs/>
                <w:sz w:val="28"/>
              </w:rPr>
              <w:t>应用系统主密钥</w:t>
            </w:r>
          </w:p>
        </w:tc>
        <w:tc>
          <w:tcPr>
            <w:tcW w:w="1593" w:type="dxa"/>
            <w:shd w:val="clear" w:color="auto" w:fill="auto"/>
            <w:vAlign w:val="center"/>
          </w:tcPr>
          <w:p w14:paraId="4534FAC7" w14:textId="77777777" w:rsidR="00BF1566" w:rsidRDefault="00BF1566" w:rsidP="00061BC7">
            <w:pPr>
              <w:pStyle w:val="-ed9af0e5"/>
              <w:jc w:val="both"/>
              <w:rPr>
                <w:bCs/>
                <w:sz w:val="28"/>
              </w:rPr>
            </w:pPr>
            <w:r>
              <w:rPr>
                <w:rFonts w:hint="eastAsia"/>
                <w:bCs/>
                <w:sz w:val="28"/>
              </w:rPr>
              <w:t>S</w:t>
            </w:r>
            <w:r>
              <w:rPr>
                <w:bCs/>
                <w:sz w:val="28"/>
              </w:rPr>
              <w:t>M4</w:t>
            </w:r>
          </w:p>
        </w:tc>
        <w:tc>
          <w:tcPr>
            <w:tcW w:w="2660" w:type="dxa"/>
            <w:shd w:val="clear" w:color="auto" w:fill="auto"/>
            <w:vAlign w:val="center"/>
          </w:tcPr>
          <w:p w14:paraId="1C858DDF" w14:textId="77777777" w:rsidR="00BF1566" w:rsidRDefault="00BF1566" w:rsidP="00061BC7">
            <w:pPr>
              <w:pStyle w:val="-ed9af0e5"/>
              <w:jc w:val="both"/>
              <w:rPr>
                <w:bCs/>
                <w:sz w:val="28"/>
              </w:rPr>
            </w:pPr>
            <w:r>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4AA054DD" w14:textId="77777777" w:rsidR="00BF1566" w:rsidRDefault="00BF1566" w:rsidP="00061BC7">
            <w:pPr>
              <w:pStyle w:val="-ed9af0e5"/>
              <w:jc w:val="both"/>
              <w:rPr>
                <w:bCs/>
                <w:sz w:val="28"/>
              </w:rPr>
            </w:pPr>
            <w:r>
              <w:rPr>
                <w:rFonts w:hint="eastAsia"/>
                <w:bCs/>
                <w:sz w:val="28"/>
              </w:rPr>
              <w:t>密码应用中间件数据库</w:t>
            </w:r>
          </w:p>
        </w:tc>
      </w:tr>
      <w:tr w:rsidR="00BF1566" w14:paraId="77BE998E" w14:textId="77777777" w:rsidTr="00061BC7">
        <w:trPr>
          <w:trHeight w:val="152"/>
          <w:tblHeader/>
          <w:jc w:val="center"/>
        </w:trPr>
        <w:tc>
          <w:tcPr>
            <w:tcW w:w="677" w:type="dxa"/>
            <w:shd w:val="clear" w:color="auto" w:fill="auto"/>
            <w:vAlign w:val="center"/>
          </w:tcPr>
          <w:p w14:paraId="71F30CD8" w14:textId="77777777" w:rsidR="00BF1566" w:rsidRDefault="00BF1566" w:rsidP="00061BC7">
            <w:pPr>
              <w:pStyle w:val="-ed9af0e5"/>
              <w:jc w:val="both"/>
              <w:rPr>
                <w:bCs/>
                <w:sz w:val="28"/>
              </w:rPr>
            </w:pPr>
            <w:r>
              <w:rPr>
                <w:rFonts w:hint="eastAsia"/>
                <w:bCs/>
                <w:sz w:val="28"/>
              </w:rPr>
              <w:lastRenderedPageBreak/>
              <w:t>7</w:t>
            </w:r>
          </w:p>
        </w:tc>
        <w:tc>
          <w:tcPr>
            <w:tcW w:w="1701" w:type="dxa"/>
            <w:shd w:val="clear" w:color="auto" w:fill="auto"/>
            <w:vAlign w:val="center"/>
          </w:tcPr>
          <w:p w14:paraId="1440A1F3" w14:textId="77777777" w:rsidR="00BF1566" w:rsidRDefault="00BF1566" w:rsidP="00061BC7">
            <w:pPr>
              <w:pStyle w:val="-ed9af0e5"/>
              <w:jc w:val="both"/>
              <w:rPr>
                <w:bCs/>
                <w:sz w:val="28"/>
              </w:rPr>
            </w:pPr>
            <w:r>
              <w:rPr>
                <w:rFonts w:hint="eastAsia"/>
                <w:bCs/>
                <w:sz w:val="28"/>
              </w:rPr>
              <w:t>应用系统主密钥保护密钥</w:t>
            </w:r>
          </w:p>
        </w:tc>
        <w:tc>
          <w:tcPr>
            <w:tcW w:w="1593" w:type="dxa"/>
            <w:shd w:val="clear" w:color="auto" w:fill="auto"/>
            <w:vAlign w:val="center"/>
          </w:tcPr>
          <w:p w14:paraId="0E9194E9" w14:textId="77777777" w:rsidR="00BF1566" w:rsidRDefault="00BF1566" w:rsidP="00061BC7">
            <w:pPr>
              <w:pStyle w:val="-ed9af0e5"/>
              <w:jc w:val="both"/>
              <w:rPr>
                <w:bCs/>
                <w:sz w:val="28"/>
              </w:rPr>
            </w:pPr>
            <w:r>
              <w:rPr>
                <w:rFonts w:hint="eastAsia"/>
                <w:bCs/>
                <w:sz w:val="28"/>
              </w:rPr>
              <w:t>S</w:t>
            </w:r>
            <w:r>
              <w:rPr>
                <w:bCs/>
                <w:sz w:val="28"/>
              </w:rPr>
              <w:t>M4</w:t>
            </w:r>
          </w:p>
        </w:tc>
        <w:tc>
          <w:tcPr>
            <w:tcW w:w="2660" w:type="dxa"/>
            <w:shd w:val="clear" w:color="auto" w:fill="auto"/>
            <w:vAlign w:val="center"/>
          </w:tcPr>
          <w:p w14:paraId="020A79E0" w14:textId="77777777" w:rsidR="00BF1566" w:rsidRDefault="00BF1566" w:rsidP="00061BC7">
            <w:pPr>
              <w:pStyle w:val="-ed9af0e5"/>
              <w:jc w:val="both"/>
              <w:rPr>
                <w:bCs/>
                <w:sz w:val="28"/>
              </w:rPr>
            </w:pPr>
            <w:r>
              <w:rPr>
                <w:rFonts w:hint="eastAsia"/>
                <w:bCs/>
                <w:sz w:val="28"/>
              </w:rPr>
              <w:t>用于保护应用系统主密钥</w:t>
            </w:r>
          </w:p>
        </w:tc>
        <w:tc>
          <w:tcPr>
            <w:tcW w:w="1894" w:type="dxa"/>
            <w:shd w:val="clear" w:color="auto" w:fill="auto"/>
            <w:vAlign w:val="center"/>
          </w:tcPr>
          <w:p w14:paraId="66F247EF" w14:textId="77777777" w:rsidR="00BF1566" w:rsidRDefault="00BF1566" w:rsidP="00061BC7">
            <w:pPr>
              <w:pStyle w:val="-ed9af0e5"/>
              <w:jc w:val="both"/>
              <w:rPr>
                <w:bCs/>
                <w:sz w:val="28"/>
              </w:rPr>
            </w:pPr>
            <w:r>
              <w:rPr>
                <w:rFonts w:hint="eastAsia"/>
                <w:bCs/>
                <w:sz w:val="28"/>
              </w:rPr>
              <w:t>服务器密码机</w:t>
            </w:r>
          </w:p>
        </w:tc>
      </w:tr>
      <w:tr w:rsidR="00BF1566" w14:paraId="315B3FE4" w14:textId="77777777" w:rsidTr="00061BC7">
        <w:trPr>
          <w:trHeight w:val="152"/>
          <w:tblHeader/>
          <w:jc w:val="center"/>
        </w:trPr>
        <w:tc>
          <w:tcPr>
            <w:tcW w:w="677" w:type="dxa"/>
            <w:shd w:val="clear" w:color="auto" w:fill="auto"/>
            <w:vAlign w:val="center"/>
          </w:tcPr>
          <w:p w14:paraId="6615C57C" w14:textId="77777777" w:rsidR="00BF1566" w:rsidRDefault="00BF1566" w:rsidP="00061BC7">
            <w:pPr>
              <w:pStyle w:val="-ed9af0e5"/>
              <w:jc w:val="both"/>
              <w:rPr>
                <w:bCs/>
                <w:sz w:val="28"/>
              </w:rPr>
            </w:pPr>
            <w:r>
              <w:rPr>
                <w:rFonts w:hint="eastAsia"/>
                <w:bCs/>
                <w:sz w:val="28"/>
              </w:rPr>
              <w:t>8</w:t>
            </w:r>
          </w:p>
        </w:tc>
        <w:tc>
          <w:tcPr>
            <w:tcW w:w="1701" w:type="dxa"/>
            <w:shd w:val="clear" w:color="auto" w:fill="auto"/>
            <w:vAlign w:val="center"/>
          </w:tcPr>
          <w:p w14:paraId="6C460B46" w14:textId="77777777" w:rsidR="00BF1566" w:rsidRDefault="00BF1566" w:rsidP="00061BC7">
            <w:pPr>
              <w:pStyle w:val="-ed9af0e5"/>
              <w:jc w:val="both"/>
              <w:rPr>
                <w:bCs/>
                <w:sz w:val="28"/>
              </w:rPr>
            </w:pPr>
            <w:r>
              <w:rPr>
                <w:rFonts w:hint="eastAsia"/>
                <w:bCs/>
                <w:sz w:val="28"/>
              </w:rPr>
              <w:t>重要数据存储完整性保护密钥</w:t>
            </w:r>
          </w:p>
        </w:tc>
        <w:tc>
          <w:tcPr>
            <w:tcW w:w="1593" w:type="dxa"/>
            <w:shd w:val="clear" w:color="auto" w:fill="auto"/>
            <w:vAlign w:val="center"/>
          </w:tcPr>
          <w:p w14:paraId="562B657A" w14:textId="77777777" w:rsidR="00BF1566" w:rsidRDefault="00BF1566" w:rsidP="00061BC7">
            <w:pPr>
              <w:pStyle w:val="-ed9af0e5"/>
              <w:jc w:val="both"/>
              <w:rPr>
                <w:bCs/>
                <w:sz w:val="28"/>
              </w:rPr>
            </w:pPr>
            <w:r>
              <w:rPr>
                <w:rFonts w:hint="eastAsia"/>
                <w:bCs/>
                <w:sz w:val="28"/>
              </w:rPr>
              <w:t>HMAC</w:t>
            </w:r>
          </w:p>
        </w:tc>
        <w:tc>
          <w:tcPr>
            <w:tcW w:w="2660" w:type="dxa"/>
            <w:shd w:val="clear" w:color="auto" w:fill="auto"/>
            <w:vAlign w:val="center"/>
          </w:tcPr>
          <w:p w14:paraId="59E0ECA2" w14:textId="77777777" w:rsidR="00BF1566" w:rsidRDefault="00BF1566" w:rsidP="00061BC7">
            <w:pPr>
              <w:pStyle w:val="-ed9af0e5"/>
              <w:jc w:val="both"/>
              <w:rPr>
                <w:bCs/>
                <w:sz w:val="28"/>
              </w:rPr>
            </w:pPr>
            <w:r>
              <w:rPr>
                <w:rFonts w:hint="eastAsia"/>
                <w:bCs/>
                <w:sz w:val="28"/>
              </w:rPr>
              <w:t>用于保护身份鉴别信息、重要业务数据、日志数据的存储完整性</w:t>
            </w:r>
          </w:p>
        </w:tc>
        <w:tc>
          <w:tcPr>
            <w:tcW w:w="1894" w:type="dxa"/>
            <w:shd w:val="clear" w:color="auto" w:fill="auto"/>
            <w:vAlign w:val="center"/>
          </w:tcPr>
          <w:p w14:paraId="24E2F199" w14:textId="77777777" w:rsidR="00BF1566" w:rsidRDefault="00BF1566" w:rsidP="00061BC7">
            <w:pPr>
              <w:pStyle w:val="-ed9af0e5"/>
              <w:jc w:val="both"/>
              <w:rPr>
                <w:bCs/>
                <w:sz w:val="28"/>
              </w:rPr>
            </w:pPr>
            <w:r>
              <w:rPr>
                <w:rFonts w:hint="eastAsia"/>
                <w:bCs/>
                <w:sz w:val="28"/>
              </w:rPr>
              <w:t>临时分散，用完销毁</w:t>
            </w:r>
          </w:p>
        </w:tc>
      </w:tr>
      <w:tr w:rsidR="00BF1566" w14:paraId="623C5C78" w14:textId="77777777" w:rsidTr="00061BC7">
        <w:trPr>
          <w:trHeight w:val="152"/>
          <w:tblHeader/>
          <w:jc w:val="center"/>
        </w:trPr>
        <w:tc>
          <w:tcPr>
            <w:tcW w:w="677" w:type="dxa"/>
            <w:shd w:val="clear" w:color="auto" w:fill="auto"/>
            <w:vAlign w:val="center"/>
          </w:tcPr>
          <w:p w14:paraId="14AEE858" w14:textId="77777777" w:rsidR="00BF1566" w:rsidRDefault="00BF1566" w:rsidP="00061BC7">
            <w:pPr>
              <w:pStyle w:val="-ed9af0e5"/>
              <w:jc w:val="both"/>
              <w:rPr>
                <w:bCs/>
                <w:sz w:val="28"/>
              </w:rPr>
            </w:pPr>
            <w:r>
              <w:rPr>
                <w:rFonts w:hint="eastAsia"/>
                <w:bCs/>
                <w:sz w:val="28"/>
              </w:rPr>
              <w:t>9</w:t>
            </w:r>
          </w:p>
        </w:tc>
        <w:tc>
          <w:tcPr>
            <w:tcW w:w="1701" w:type="dxa"/>
            <w:shd w:val="clear" w:color="auto" w:fill="auto"/>
            <w:vAlign w:val="center"/>
          </w:tcPr>
          <w:p w14:paraId="15143BA2" w14:textId="77777777" w:rsidR="00BF1566" w:rsidRDefault="00BF1566" w:rsidP="00061BC7">
            <w:pPr>
              <w:pStyle w:val="-ed9af0e5"/>
              <w:jc w:val="both"/>
              <w:rPr>
                <w:bCs/>
                <w:sz w:val="28"/>
              </w:rPr>
            </w:pPr>
            <w:r>
              <w:rPr>
                <w:rFonts w:hint="eastAsia"/>
                <w:bCs/>
                <w:sz w:val="28"/>
              </w:rPr>
              <w:t>重要数据存储机密性保护密钥</w:t>
            </w:r>
          </w:p>
        </w:tc>
        <w:tc>
          <w:tcPr>
            <w:tcW w:w="1593" w:type="dxa"/>
            <w:shd w:val="clear" w:color="auto" w:fill="auto"/>
            <w:vAlign w:val="center"/>
          </w:tcPr>
          <w:p w14:paraId="44406A27" w14:textId="77777777" w:rsidR="00BF1566" w:rsidRDefault="00BF1566" w:rsidP="00061BC7">
            <w:pPr>
              <w:pStyle w:val="-ed9af0e5"/>
              <w:jc w:val="both"/>
              <w:rPr>
                <w:bCs/>
                <w:sz w:val="28"/>
              </w:rPr>
            </w:pPr>
            <w:r>
              <w:rPr>
                <w:rFonts w:hint="eastAsia"/>
                <w:bCs/>
                <w:sz w:val="28"/>
              </w:rPr>
              <w:t>SM4</w:t>
            </w:r>
          </w:p>
        </w:tc>
        <w:tc>
          <w:tcPr>
            <w:tcW w:w="2660" w:type="dxa"/>
            <w:shd w:val="clear" w:color="auto" w:fill="auto"/>
            <w:vAlign w:val="center"/>
          </w:tcPr>
          <w:p w14:paraId="76352BC3" w14:textId="77777777" w:rsidR="00BF1566" w:rsidRDefault="00BF1566" w:rsidP="00061BC7">
            <w:pPr>
              <w:pStyle w:val="-ed9af0e5"/>
              <w:jc w:val="both"/>
              <w:rPr>
                <w:bCs/>
                <w:sz w:val="28"/>
              </w:rPr>
            </w:pPr>
            <w:r>
              <w:rPr>
                <w:rFonts w:hint="eastAsia"/>
                <w:bCs/>
                <w:sz w:val="28"/>
              </w:rPr>
              <w:t>用于保护身份鉴别信息、重要业务数据的存储机密性</w:t>
            </w:r>
          </w:p>
        </w:tc>
        <w:tc>
          <w:tcPr>
            <w:tcW w:w="1894" w:type="dxa"/>
            <w:shd w:val="clear" w:color="auto" w:fill="auto"/>
            <w:vAlign w:val="center"/>
          </w:tcPr>
          <w:p w14:paraId="70DCD09F" w14:textId="77777777" w:rsidR="00BF1566" w:rsidRDefault="00BF1566" w:rsidP="00061BC7">
            <w:pPr>
              <w:pStyle w:val="-ed9af0e5"/>
              <w:jc w:val="both"/>
              <w:rPr>
                <w:bCs/>
                <w:sz w:val="28"/>
              </w:rPr>
            </w:pPr>
            <w:r>
              <w:rPr>
                <w:rFonts w:hint="eastAsia"/>
                <w:bCs/>
                <w:sz w:val="28"/>
              </w:rPr>
              <w:t>临时分散，用完销毁</w:t>
            </w:r>
          </w:p>
        </w:tc>
      </w:tr>
    </w:tbl>
    <w:p w14:paraId="40B45969" w14:textId="77777777" w:rsidR="00BF1566" w:rsidRDefault="00BF1566" w:rsidP="00BF1566">
      <w:pPr>
        <w:pStyle w:val="Normalbe11a1a4"/>
        <w:ind w:firstLine="560"/>
      </w:pPr>
    </w:p>
    <w:p w14:paraId="61D6E79C" w14:textId="77777777" w:rsidR="00BF1566" w:rsidRDefault="00BF1566" w:rsidP="00BF1566">
      <w:pPr>
        <w:pStyle w:val="Normalbe11a1a4"/>
        <w:ind w:firstLine="560"/>
      </w:pPr>
      <w:r>
        <w:rPr>
          <w:rFonts w:hint="eastAsia"/>
        </w:rPr>
        <w:t>2)</w:t>
      </w:r>
      <w:r>
        <w:rPr>
          <w:rFonts w:hint="eastAsia"/>
        </w:rPr>
        <w:tab/>
      </w:r>
      <w:r>
        <w:rPr>
          <w:rFonts w:hint="eastAsia"/>
        </w:rPr>
        <w:t>密钥生命周期</w:t>
      </w:r>
    </w:p>
    <w:tbl>
      <w:tblPr>
        <w:tblStyle w:val="TableGrid6f65ee42"/>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BF1566" w14:paraId="2091327F" w14:textId="77777777" w:rsidTr="00061BC7">
        <w:trPr>
          <w:trHeight w:val="604"/>
        </w:trPr>
        <w:tc>
          <w:tcPr>
            <w:tcW w:w="414" w:type="dxa"/>
            <w:tcBorders>
              <w:top w:val="single" w:sz="18" w:space="0" w:color="auto"/>
              <w:bottom w:val="single" w:sz="4" w:space="0" w:color="auto"/>
            </w:tcBorders>
            <w:shd w:val="clear" w:color="auto" w:fill="auto"/>
            <w:vAlign w:val="center"/>
          </w:tcPr>
          <w:p w14:paraId="0C803D0B" w14:textId="77777777" w:rsidR="00BF1566" w:rsidRDefault="00BF1566" w:rsidP="00061BC7">
            <w:pPr>
              <w:pStyle w:val="-ed9af0e5"/>
              <w:rPr>
                <w:b/>
                <w:bCs/>
                <w:sz w:val="28"/>
              </w:rPr>
            </w:pPr>
            <w:r>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EB27BA8" w14:textId="77777777" w:rsidR="00BF1566" w:rsidRDefault="00BF1566" w:rsidP="00061BC7">
            <w:pPr>
              <w:pStyle w:val="-ed9af0e5"/>
              <w:rPr>
                <w:b/>
                <w:bCs/>
                <w:sz w:val="28"/>
              </w:rPr>
            </w:pPr>
            <w:r>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103E9967" w14:textId="77777777" w:rsidR="00BF1566" w:rsidRDefault="00BF1566" w:rsidP="00061BC7">
            <w:pPr>
              <w:pStyle w:val="-ed9af0e5"/>
              <w:rPr>
                <w:b/>
                <w:bCs/>
                <w:sz w:val="28"/>
              </w:rPr>
            </w:pPr>
            <w:r>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4C8FAED4" w14:textId="77777777" w:rsidR="00BF1566" w:rsidRDefault="00BF1566" w:rsidP="00061BC7">
            <w:pPr>
              <w:pStyle w:val="-ed9af0e5"/>
              <w:rPr>
                <w:b/>
                <w:bCs/>
                <w:sz w:val="28"/>
              </w:rPr>
            </w:pPr>
            <w:r>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3F32CD83" w14:textId="77777777" w:rsidR="00BF1566" w:rsidRDefault="00BF1566" w:rsidP="00061BC7">
            <w:pPr>
              <w:pStyle w:val="-ed9af0e5"/>
              <w:rPr>
                <w:b/>
                <w:bCs/>
                <w:sz w:val="28"/>
              </w:rPr>
            </w:pPr>
            <w:r>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1B02F3E8" w14:textId="77777777" w:rsidR="00BF1566" w:rsidRDefault="00BF1566" w:rsidP="00061BC7">
            <w:pPr>
              <w:pStyle w:val="-ed9af0e5"/>
              <w:rPr>
                <w:b/>
                <w:bCs/>
                <w:sz w:val="28"/>
              </w:rPr>
            </w:pPr>
            <w:r>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5B53D289" w14:textId="77777777" w:rsidR="00BF1566" w:rsidRDefault="00BF1566" w:rsidP="00061BC7">
            <w:pPr>
              <w:pStyle w:val="-ed9af0e5"/>
              <w:rPr>
                <w:b/>
                <w:bCs/>
                <w:sz w:val="28"/>
              </w:rPr>
            </w:pPr>
            <w:r>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39C0C802" w14:textId="77777777" w:rsidR="00BF1566" w:rsidRDefault="00BF1566" w:rsidP="00061BC7">
            <w:pPr>
              <w:pStyle w:val="-ed9af0e5"/>
              <w:rPr>
                <w:b/>
                <w:bCs/>
                <w:sz w:val="28"/>
              </w:rPr>
            </w:pPr>
            <w:r>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3C5C055" w14:textId="77777777" w:rsidR="00BF1566" w:rsidRDefault="00BF1566" w:rsidP="00061BC7">
            <w:pPr>
              <w:pStyle w:val="-ed9af0e5"/>
              <w:rPr>
                <w:b/>
                <w:bCs/>
                <w:sz w:val="28"/>
              </w:rPr>
            </w:pPr>
            <w:r>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44703AEB" w14:textId="77777777" w:rsidR="00BF1566" w:rsidRDefault="00BF1566" w:rsidP="00061BC7">
            <w:pPr>
              <w:pStyle w:val="-ed9af0e5"/>
              <w:rPr>
                <w:b/>
                <w:bCs/>
                <w:sz w:val="28"/>
              </w:rPr>
            </w:pPr>
            <w:r>
              <w:rPr>
                <w:rFonts w:hint="eastAsia"/>
                <w:b/>
                <w:bCs/>
                <w:sz w:val="28"/>
              </w:rPr>
              <w:t>销毁</w:t>
            </w:r>
          </w:p>
        </w:tc>
      </w:tr>
      <w:tr w:rsidR="00BF1566" w14:paraId="48BD8195" w14:textId="77777777" w:rsidTr="00061BC7">
        <w:trPr>
          <w:trHeight w:val="1220"/>
        </w:trPr>
        <w:tc>
          <w:tcPr>
            <w:tcW w:w="414" w:type="dxa"/>
            <w:tcBorders>
              <w:top w:val="single" w:sz="4" w:space="0" w:color="auto"/>
            </w:tcBorders>
            <w:vAlign w:val="center"/>
          </w:tcPr>
          <w:p w14:paraId="7D4B05E7" w14:textId="77777777" w:rsidR="00BF1566" w:rsidRDefault="00BF1566" w:rsidP="00061BC7">
            <w:pPr>
              <w:pStyle w:val="-ed9af0e5"/>
              <w:jc w:val="both"/>
              <w:rPr>
                <w:bCs/>
                <w:sz w:val="28"/>
              </w:rPr>
            </w:pPr>
            <w:r>
              <w:rPr>
                <w:rFonts w:hint="eastAsia"/>
                <w:bCs/>
                <w:sz w:val="28"/>
              </w:rPr>
              <w:t>1</w:t>
            </w:r>
          </w:p>
        </w:tc>
        <w:tc>
          <w:tcPr>
            <w:tcW w:w="851" w:type="dxa"/>
            <w:tcBorders>
              <w:top w:val="single" w:sz="4" w:space="0" w:color="auto"/>
            </w:tcBorders>
            <w:vAlign w:val="center"/>
          </w:tcPr>
          <w:p w14:paraId="422E71F8" w14:textId="77777777" w:rsidR="00BF1566" w:rsidRDefault="00BF1566" w:rsidP="00061BC7">
            <w:pPr>
              <w:pStyle w:val="-ed9af0e5"/>
              <w:jc w:val="both"/>
              <w:rPr>
                <w:bCs/>
                <w:sz w:val="28"/>
              </w:rPr>
            </w:pPr>
            <w:r>
              <w:rPr>
                <w:rFonts w:hint="eastAsia"/>
                <w:bCs/>
                <w:sz w:val="28"/>
              </w:rPr>
              <w:t>重要数据传输机密性保护密钥</w:t>
            </w:r>
          </w:p>
        </w:tc>
        <w:tc>
          <w:tcPr>
            <w:tcW w:w="1145" w:type="dxa"/>
            <w:tcBorders>
              <w:top w:val="single" w:sz="4" w:space="0" w:color="auto"/>
            </w:tcBorders>
            <w:vAlign w:val="center"/>
          </w:tcPr>
          <w:p w14:paraId="0AD70519" w14:textId="77777777" w:rsidR="00BF1566" w:rsidRDefault="00BF1566" w:rsidP="00061BC7">
            <w:pPr>
              <w:pStyle w:val="-ed9af0e5"/>
              <w:jc w:val="both"/>
              <w:rPr>
                <w:bCs/>
                <w:sz w:val="28"/>
              </w:rPr>
            </w:pPr>
            <w:r>
              <w:rPr>
                <w:bCs/>
                <w:sz w:val="28"/>
              </w:rPr>
              <w:t>SSL VPN</w:t>
            </w:r>
            <w:r>
              <w:rPr>
                <w:rFonts w:hint="eastAsia"/>
                <w:bCs/>
                <w:sz w:val="28"/>
              </w:rPr>
              <w:t>客户端和服务端通过重要数据传密钥协商公私钥协商产生</w:t>
            </w:r>
          </w:p>
        </w:tc>
        <w:tc>
          <w:tcPr>
            <w:tcW w:w="698" w:type="dxa"/>
            <w:tcBorders>
              <w:top w:val="single" w:sz="4" w:space="0" w:color="auto"/>
            </w:tcBorders>
            <w:vAlign w:val="center"/>
          </w:tcPr>
          <w:p w14:paraId="75EB46ED" w14:textId="77777777" w:rsidR="00BF1566" w:rsidRDefault="00BF1566" w:rsidP="00061BC7">
            <w:pPr>
              <w:pStyle w:val="-ed9af0e5"/>
              <w:jc w:val="both"/>
              <w:rPr>
                <w:bCs/>
                <w:sz w:val="28"/>
              </w:rPr>
            </w:pPr>
            <w:r>
              <w:rPr>
                <w:rFonts w:hint="eastAsia"/>
                <w:bCs/>
                <w:sz w:val="28"/>
              </w:rPr>
              <w:t>临时协商、用完销毁</w:t>
            </w:r>
          </w:p>
        </w:tc>
        <w:tc>
          <w:tcPr>
            <w:tcW w:w="1134" w:type="dxa"/>
            <w:tcBorders>
              <w:top w:val="single" w:sz="4" w:space="0" w:color="auto"/>
            </w:tcBorders>
            <w:vAlign w:val="center"/>
          </w:tcPr>
          <w:p w14:paraId="5E0CF0CD" w14:textId="77777777" w:rsidR="00BF1566" w:rsidRDefault="00BF1566" w:rsidP="00061BC7">
            <w:pPr>
              <w:pStyle w:val="-ed9af0e5"/>
              <w:jc w:val="both"/>
              <w:rPr>
                <w:bCs/>
                <w:sz w:val="28"/>
              </w:rPr>
            </w:pPr>
            <w:r>
              <w:rPr>
                <w:rFonts w:hint="eastAsia"/>
                <w:bCs/>
                <w:sz w:val="28"/>
              </w:rPr>
              <w:t>不涉及</w:t>
            </w:r>
          </w:p>
        </w:tc>
        <w:tc>
          <w:tcPr>
            <w:tcW w:w="708" w:type="dxa"/>
            <w:tcBorders>
              <w:top w:val="single" w:sz="4" w:space="0" w:color="auto"/>
            </w:tcBorders>
            <w:vAlign w:val="center"/>
          </w:tcPr>
          <w:p w14:paraId="317EC84F" w14:textId="77777777" w:rsidR="00BF1566" w:rsidRDefault="00BF1566" w:rsidP="00061BC7">
            <w:pPr>
              <w:pStyle w:val="-ed9af0e5"/>
              <w:jc w:val="both"/>
              <w:rPr>
                <w:bCs/>
                <w:sz w:val="28"/>
              </w:rPr>
            </w:pPr>
            <w:r>
              <w:rPr>
                <w:rFonts w:hint="eastAsia"/>
                <w:bCs/>
                <w:sz w:val="28"/>
              </w:rPr>
              <w:t>不涉及</w:t>
            </w:r>
          </w:p>
        </w:tc>
        <w:tc>
          <w:tcPr>
            <w:tcW w:w="709" w:type="dxa"/>
            <w:tcBorders>
              <w:top w:val="single" w:sz="4" w:space="0" w:color="auto"/>
            </w:tcBorders>
            <w:vAlign w:val="center"/>
          </w:tcPr>
          <w:p w14:paraId="67D73E63"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tcBorders>
              <w:top w:val="single" w:sz="4" w:space="0" w:color="auto"/>
            </w:tcBorders>
            <w:vAlign w:val="center"/>
          </w:tcPr>
          <w:p w14:paraId="478144F0" w14:textId="77777777" w:rsidR="00BF1566" w:rsidRDefault="00BF1566" w:rsidP="00061BC7">
            <w:pPr>
              <w:pStyle w:val="-ed9af0e5"/>
              <w:jc w:val="both"/>
              <w:rPr>
                <w:bCs/>
                <w:sz w:val="28"/>
              </w:rPr>
            </w:pPr>
            <w:r>
              <w:rPr>
                <w:rFonts w:hint="eastAsia"/>
                <w:bCs/>
                <w:sz w:val="28"/>
              </w:rPr>
              <w:t>不涉及</w:t>
            </w:r>
          </w:p>
        </w:tc>
        <w:tc>
          <w:tcPr>
            <w:tcW w:w="709" w:type="dxa"/>
            <w:tcBorders>
              <w:top w:val="single" w:sz="4" w:space="0" w:color="auto"/>
            </w:tcBorders>
            <w:vAlign w:val="center"/>
          </w:tcPr>
          <w:p w14:paraId="453E9762" w14:textId="77777777" w:rsidR="00BF1566" w:rsidRDefault="00BF1566" w:rsidP="00061BC7">
            <w:pPr>
              <w:pStyle w:val="-ed9af0e5"/>
              <w:jc w:val="both"/>
              <w:rPr>
                <w:bCs/>
                <w:sz w:val="28"/>
              </w:rPr>
            </w:pPr>
            <w:r>
              <w:rPr>
                <w:rFonts w:hint="eastAsia"/>
                <w:bCs/>
                <w:sz w:val="28"/>
              </w:rPr>
              <w:t>不涉及</w:t>
            </w:r>
          </w:p>
        </w:tc>
        <w:tc>
          <w:tcPr>
            <w:tcW w:w="1145" w:type="dxa"/>
            <w:tcBorders>
              <w:top w:val="single" w:sz="4" w:space="0" w:color="auto"/>
            </w:tcBorders>
            <w:vAlign w:val="center"/>
          </w:tcPr>
          <w:p w14:paraId="0D426F89" w14:textId="77777777" w:rsidR="00BF1566" w:rsidRDefault="00BF1566" w:rsidP="00061BC7">
            <w:pPr>
              <w:pStyle w:val="-ed9af0e5"/>
              <w:jc w:val="both"/>
              <w:rPr>
                <w:bCs/>
                <w:sz w:val="28"/>
              </w:rPr>
            </w:pPr>
            <w:r>
              <w:rPr>
                <w:rFonts w:hint="eastAsia"/>
                <w:bCs/>
                <w:sz w:val="28"/>
              </w:rPr>
              <w:t>临时协商、用完销毁</w:t>
            </w:r>
          </w:p>
        </w:tc>
      </w:tr>
      <w:tr w:rsidR="00BF1566" w14:paraId="286A47A7" w14:textId="77777777" w:rsidTr="00061BC7">
        <w:trPr>
          <w:trHeight w:val="367"/>
        </w:trPr>
        <w:tc>
          <w:tcPr>
            <w:tcW w:w="414" w:type="dxa"/>
            <w:vAlign w:val="center"/>
          </w:tcPr>
          <w:p w14:paraId="29210E6B" w14:textId="77777777" w:rsidR="00BF1566" w:rsidRDefault="00BF1566" w:rsidP="00061BC7">
            <w:pPr>
              <w:pStyle w:val="-ed9af0e5"/>
              <w:jc w:val="both"/>
              <w:rPr>
                <w:bCs/>
                <w:sz w:val="28"/>
              </w:rPr>
            </w:pPr>
            <w:r>
              <w:rPr>
                <w:rFonts w:hint="eastAsia"/>
                <w:bCs/>
                <w:sz w:val="28"/>
              </w:rPr>
              <w:t>2</w:t>
            </w:r>
          </w:p>
        </w:tc>
        <w:tc>
          <w:tcPr>
            <w:tcW w:w="851" w:type="dxa"/>
            <w:vAlign w:val="center"/>
          </w:tcPr>
          <w:p w14:paraId="7432D7D0" w14:textId="77777777" w:rsidR="00BF1566" w:rsidRDefault="00BF1566" w:rsidP="00061BC7">
            <w:pPr>
              <w:pStyle w:val="-ed9af0e5"/>
              <w:jc w:val="both"/>
              <w:rPr>
                <w:bCs/>
                <w:sz w:val="28"/>
              </w:rPr>
            </w:pPr>
            <w:r>
              <w:rPr>
                <w:rFonts w:hint="eastAsia"/>
                <w:bCs/>
                <w:sz w:val="28"/>
              </w:rPr>
              <w:t>重要数据传输链路身份鉴别私钥</w:t>
            </w:r>
          </w:p>
        </w:tc>
        <w:tc>
          <w:tcPr>
            <w:tcW w:w="1145" w:type="dxa"/>
            <w:vAlign w:val="center"/>
          </w:tcPr>
          <w:p w14:paraId="5D8E4890"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密码卡内部产生</w:t>
            </w:r>
          </w:p>
        </w:tc>
        <w:tc>
          <w:tcPr>
            <w:tcW w:w="698" w:type="dxa"/>
            <w:vAlign w:val="center"/>
          </w:tcPr>
          <w:p w14:paraId="36829BD9"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4BA19E03"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1237AC30"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7CD571C5"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237A8595"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2E637813"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39024DAA"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51DF43D2" w14:textId="77777777" w:rsidTr="00061BC7">
        <w:trPr>
          <w:trHeight w:val="131"/>
        </w:trPr>
        <w:tc>
          <w:tcPr>
            <w:tcW w:w="414" w:type="dxa"/>
            <w:vAlign w:val="center"/>
          </w:tcPr>
          <w:p w14:paraId="104BA3CB" w14:textId="77777777" w:rsidR="00BF1566" w:rsidRDefault="00BF1566" w:rsidP="00061BC7">
            <w:pPr>
              <w:pStyle w:val="-ed9af0e5"/>
              <w:jc w:val="both"/>
              <w:rPr>
                <w:bCs/>
                <w:sz w:val="28"/>
              </w:rPr>
            </w:pPr>
            <w:r>
              <w:rPr>
                <w:rFonts w:hint="eastAsia"/>
                <w:bCs/>
                <w:sz w:val="28"/>
              </w:rPr>
              <w:t>3</w:t>
            </w:r>
          </w:p>
        </w:tc>
        <w:tc>
          <w:tcPr>
            <w:tcW w:w="851" w:type="dxa"/>
            <w:vAlign w:val="center"/>
          </w:tcPr>
          <w:p w14:paraId="40D75938" w14:textId="77777777" w:rsidR="00BF1566" w:rsidRDefault="00BF1566" w:rsidP="00061BC7">
            <w:pPr>
              <w:pStyle w:val="-ed9af0e5"/>
              <w:jc w:val="both"/>
              <w:rPr>
                <w:bCs/>
                <w:sz w:val="28"/>
              </w:rPr>
            </w:pPr>
            <w:r>
              <w:rPr>
                <w:rFonts w:hint="eastAsia"/>
                <w:bCs/>
                <w:sz w:val="28"/>
              </w:rPr>
              <w:t>重要</w:t>
            </w:r>
            <w:r>
              <w:rPr>
                <w:rFonts w:hint="eastAsia"/>
                <w:bCs/>
                <w:sz w:val="28"/>
              </w:rPr>
              <w:lastRenderedPageBreak/>
              <w:t>数据传输链路身份鉴别公钥</w:t>
            </w:r>
          </w:p>
        </w:tc>
        <w:tc>
          <w:tcPr>
            <w:tcW w:w="1145" w:type="dxa"/>
            <w:vAlign w:val="center"/>
          </w:tcPr>
          <w:p w14:paraId="20869535"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t>密</w:t>
            </w:r>
            <w:r>
              <w:rPr>
                <w:rFonts w:hint="eastAsia"/>
                <w:bCs/>
                <w:sz w:val="28"/>
              </w:rPr>
              <w:lastRenderedPageBreak/>
              <w:t>码卡内部产生</w:t>
            </w:r>
          </w:p>
        </w:tc>
        <w:tc>
          <w:tcPr>
            <w:tcW w:w="698" w:type="dxa"/>
            <w:vAlign w:val="center"/>
          </w:tcPr>
          <w:p w14:paraId="6616E041" w14:textId="77777777" w:rsidR="00BF1566" w:rsidRDefault="00BF1566" w:rsidP="00061BC7">
            <w:pPr>
              <w:pStyle w:val="-ed9af0e5"/>
              <w:jc w:val="both"/>
              <w:rPr>
                <w:bCs/>
                <w:sz w:val="28"/>
              </w:rPr>
            </w:pPr>
            <w:r>
              <w:rPr>
                <w:bCs/>
                <w:sz w:val="28"/>
              </w:rPr>
              <w:lastRenderedPageBreak/>
              <w:t>VP</w:t>
            </w:r>
            <w:r>
              <w:rPr>
                <w:bCs/>
                <w:sz w:val="28"/>
              </w:rPr>
              <w:lastRenderedPageBreak/>
              <w:t>N</w:t>
            </w:r>
            <w:r>
              <w:rPr>
                <w:rFonts w:hint="eastAsia"/>
                <w:bCs/>
                <w:sz w:val="28"/>
              </w:rPr>
              <w:t>密码卡内部存储</w:t>
            </w:r>
          </w:p>
        </w:tc>
        <w:tc>
          <w:tcPr>
            <w:tcW w:w="1134" w:type="dxa"/>
            <w:vAlign w:val="center"/>
          </w:tcPr>
          <w:p w14:paraId="16A5FAD4" w14:textId="77777777" w:rsidR="00BF1566" w:rsidRDefault="00BF1566" w:rsidP="00061BC7">
            <w:pPr>
              <w:pStyle w:val="-ed9af0e5"/>
              <w:jc w:val="both"/>
              <w:rPr>
                <w:bCs/>
                <w:sz w:val="28"/>
              </w:rPr>
            </w:pPr>
            <w:r>
              <w:rPr>
                <w:rFonts w:hint="eastAsia"/>
                <w:bCs/>
                <w:sz w:val="28"/>
              </w:rPr>
              <w:lastRenderedPageBreak/>
              <w:t>不涉及</w:t>
            </w:r>
          </w:p>
        </w:tc>
        <w:tc>
          <w:tcPr>
            <w:tcW w:w="708" w:type="dxa"/>
            <w:vAlign w:val="center"/>
          </w:tcPr>
          <w:p w14:paraId="789448FD" w14:textId="77777777" w:rsidR="00BF1566" w:rsidRDefault="00BF1566" w:rsidP="00061BC7">
            <w:pPr>
              <w:pStyle w:val="-ed9af0e5"/>
              <w:jc w:val="both"/>
              <w:rPr>
                <w:bCs/>
                <w:sz w:val="28"/>
              </w:rPr>
            </w:pPr>
            <w:r>
              <w:rPr>
                <w:bCs/>
                <w:sz w:val="28"/>
              </w:rPr>
              <w:t>以</w:t>
            </w:r>
            <w:r>
              <w:rPr>
                <w:bCs/>
                <w:sz w:val="28"/>
              </w:rPr>
              <w:lastRenderedPageBreak/>
              <w:t>公钥证书形式导入导出</w:t>
            </w:r>
          </w:p>
        </w:tc>
        <w:tc>
          <w:tcPr>
            <w:tcW w:w="709" w:type="dxa"/>
            <w:vAlign w:val="center"/>
          </w:tcPr>
          <w:p w14:paraId="6BC11808" w14:textId="77777777" w:rsidR="00BF1566" w:rsidRDefault="00BF1566" w:rsidP="00061BC7">
            <w:pPr>
              <w:pStyle w:val="-ed9af0e5"/>
              <w:jc w:val="both"/>
              <w:rPr>
                <w:bCs/>
                <w:sz w:val="28"/>
              </w:rPr>
            </w:pPr>
            <w:r>
              <w:rPr>
                <w:bCs/>
                <w:sz w:val="28"/>
              </w:rPr>
              <w:lastRenderedPageBreak/>
              <w:t>以</w:t>
            </w:r>
            <w:r>
              <w:rPr>
                <w:bCs/>
                <w:sz w:val="28"/>
              </w:rPr>
              <w:lastRenderedPageBreak/>
              <w:t>公钥证书形式</w:t>
            </w:r>
            <w:r>
              <w:rPr>
                <w:rFonts w:hint="eastAsia"/>
                <w:bCs/>
                <w:sz w:val="28"/>
              </w:rPr>
              <w:t>使用</w:t>
            </w:r>
          </w:p>
        </w:tc>
        <w:tc>
          <w:tcPr>
            <w:tcW w:w="992" w:type="dxa"/>
            <w:vAlign w:val="center"/>
          </w:tcPr>
          <w:p w14:paraId="69C3CA23"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lastRenderedPageBreak/>
              <w:t>内部备份和恢复</w:t>
            </w:r>
          </w:p>
        </w:tc>
        <w:tc>
          <w:tcPr>
            <w:tcW w:w="709" w:type="dxa"/>
            <w:vAlign w:val="center"/>
          </w:tcPr>
          <w:p w14:paraId="172E9BD3" w14:textId="77777777" w:rsidR="00BF1566" w:rsidRDefault="00BF1566" w:rsidP="00061BC7">
            <w:pPr>
              <w:pStyle w:val="-ed9af0e5"/>
              <w:jc w:val="both"/>
              <w:rPr>
                <w:bCs/>
                <w:sz w:val="28"/>
              </w:rPr>
            </w:pPr>
            <w:r>
              <w:rPr>
                <w:rFonts w:hint="eastAsia"/>
                <w:bCs/>
                <w:sz w:val="28"/>
              </w:rPr>
              <w:lastRenderedPageBreak/>
              <w:t>V</w:t>
            </w:r>
            <w:r>
              <w:rPr>
                <w:bCs/>
                <w:sz w:val="28"/>
              </w:rPr>
              <w:t>P</w:t>
            </w:r>
            <w:r>
              <w:rPr>
                <w:bCs/>
                <w:sz w:val="28"/>
              </w:rPr>
              <w:lastRenderedPageBreak/>
              <w:t>N</w:t>
            </w:r>
            <w:r>
              <w:rPr>
                <w:rFonts w:hint="eastAsia"/>
                <w:bCs/>
                <w:sz w:val="28"/>
              </w:rPr>
              <w:t>内部归档</w:t>
            </w:r>
          </w:p>
        </w:tc>
        <w:tc>
          <w:tcPr>
            <w:tcW w:w="1145" w:type="dxa"/>
            <w:vAlign w:val="center"/>
          </w:tcPr>
          <w:p w14:paraId="721CB1D6"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t>内</w:t>
            </w:r>
            <w:r>
              <w:rPr>
                <w:rFonts w:hint="eastAsia"/>
                <w:bCs/>
                <w:sz w:val="28"/>
              </w:rPr>
              <w:lastRenderedPageBreak/>
              <w:t>部销毁</w:t>
            </w:r>
          </w:p>
        </w:tc>
      </w:tr>
      <w:tr w:rsidR="00BF1566" w14:paraId="2BEA84C4" w14:textId="77777777" w:rsidTr="00061BC7">
        <w:trPr>
          <w:trHeight w:val="131"/>
        </w:trPr>
        <w:tc>
          <w:tcPr>
            <w:tcW w:w="414" w:type="dxa"/>
            <w:vAlign w:val="center"/>
          </w:tcPr>
          <w:p w14:paraId="7D39AA79" w14:textId="77777777" w:rsidR="00BF1566" w:rsidRDefault="00BF1566" w:rsidP="00061BC7">
            <w:pPr>
              <w:pStyle w:val="-ed9af0e5"/>
              <w:jc w:val="both"/>
              <w:rPr>
                <w:bCs/>
                <w:sz w:val="28"/>
              </w:rPr>
            </w:pPr>
            <w:r>
              <w:rPr>
                <w:rFonts w:hint="eastAsia"/>
                <w:bCs/>
                <w:sz w:val="28"/>
              </w:rPr>
              <w:lastRenderedPageBreak/>
              <w:t>4</w:t>
            </w:r>
          </w:p>
        </w:tc>
        <w:tc>
          <w:tcPr>
            <w:tcW w:w="851" w:type="dxa"/>
            <w:vAlign w:val="center"/>
          </w:tcPr>
          <w:p w14:paraId="284DE656" w14:textId="77777777" w:rsidR="00BF1566" w:rsidRDefault="00BF1566" w:rsidP="00061BC7">
            <w:pPr>
              <w:pStyle w:val="-ed9af0e5"/>
              <w:jc w:val="both"/>
              <w:rPr>
                <w:bCs/>
                <w:sz w:val="28"/>
              </w:rPr>
            </w:pPr>
            <w:r>
              <w:rPr>
                <w:rFonts w:hint="eastAsia"/>
                <w:bCs/>
                <w:sz w:val="28"/>
              </w:rPr>
              <w:t>重要数据传输链路密钥协商私钥</w:t>
            </w:r>
          </w:p>
        </w:tc>
        <w:tc>
          <w:tcPr>
            <w:tcW w:w="1145" w:type="dxa"/>
            <w:vAlign w:val="center"/>
          </w:tcPr>
          <w:p w14:paraId="4F8A26D1" w14:textId="77777777" w:rsidR="00BF1566" w:rsidRDefault="00BF1566" w:rsidP="00061BC7">
            <w:pPr>
              <w:pStyle w:val="-ed9af0e5"/>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01FFF4E6"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5362CE48"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109078E0"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1179F641"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0EE8DD07"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16741EFA"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7FD51098"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642553F8" w14:textId="77777777" w:rsidTr="00061BC7">
        <w:trPr>
          <w:trHeight w:val="131"/>
        </w:trPr>
        <w:tc>
          <w:tcPr>
            <w:tcW w:w="414" w:type="dxa"/>
            <w:vAlign w:val="center"/>
          </w:tcPr>
          <w:p w14:paraId="5EF41C42" w14:textId="77777777" w:rsidR="00BF1566" w:rsidRDefault="00BF1566" w:rsidP="00061BC7">
            <w:pPr>
              <w:pStyle w:val="-ed9af0e5"/>
              <w:jc w:val="both"/>
              <w:rPr>
                <w:bCs/>
                <w:sz w:val="28"/>
              </w:rPr>
            </w:pPr>
            <w:r>
              <w:rPr>
                <w:rFonts w:hint="eastAsia"/>
                <w:bCs/>
                <w:sz w:val="28"/>
              </w:rPr>
              <w:t>5</w:t>
            </w:r>
          </w:p>
        </w:tc>
        <w:tc>
          <w:tcPr>
            <w:tcW w:w="851" w:type="dxa"/>
            <w:vAlign w:val="center"/>
          </w:tcPr>
          <w:p w14:paraId="55ECEDA3" w14:textId="77777777" w:rsidR="00BF1566" w:rsidRDefault="00BF1566" w:rsidP="00061BC7">
            <w:pPr>
              <w:pStyle w:val="-ed9af0e5"/>
              <w:jc w:val="both"/>
              <w:rPr>
                <w:bCs/>
                <w:sz w:val="28"/>
              </w:rPr>
            </w:pPr>
            <w:r>
              <w:rPr>
                <w:rFonts w:hint="eastAsia"/>
                <w:bCs/>
                <w:sz w:val="28"/>
              </w:rPr>
              <w:t>重要数据传输链路密钥协商公钥</w:t>
            </w:r>
          </w:p>
        </w:tc>
        <w:tc>
          <w:tcPr>
            <w:tcW w:w="1145" w:type="dxa"/>
            <w:vAlign w:val="center"/>
          </w:tcPr>
          <w:p w14:paraId="7D656200" w14:textId="77777777" w:rsidR="00BF1566" w:rsidRDefault="00BF1566" w:rsidP="00061BC7">
            <w:pPr>
              <w:pStyle w:val="-ed9af0e5"/>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356D8765"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45F00F06"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257D3126" w14:textId="77777777" w:rsidR="00BF1566" w:rsidRDefault="00BF1566" w:rsidP="00061BC7">
            <w:pPr>
              <w:pStyle w:val="-ed9af0e5"/>
              <w:jc w:val="both"/>
              <w:rPr>
                <w:bCs/>
                <w:sz w:val="28"/>
              </w:rPr>
            </w:pPr>
            <w:r>
              <w:rPr>
                <w:bCs/>
                <w:sz w:val="28"/>
              </w:rPr>
              <w:t>以公钥证书形式导入导出</w:t>
            </w:r>
          </w:p>
        </w:tc>
        <w:tc>
          <w:tcPr>
            <w:tcW w:w="709" w:type="dxa"/>
            <w:vAlign w:val="center"/>
          </w:tcPr>
          <w:p w14:paraId="4ED33BB9" w14:textId="77777777" w:rsidR="00BF1566" w:rsidRDefault="00BF1566" w:rsidP="00061BC7">
            <w:pPr>
              <w:pStyle w:val="-ed9af0e5"/>
              <w:jc w:val="both"/>
              <w:rPr>
                <w:bCs/>
                <w:sz w:val="28"/>
              </w:rPr>
            </w:pPr>
            <w:r>
              <w:rPr>
                <w:bCs/>
                <w:sz w:val="28"/>
              </w:rPr>
              <w:t>以公钥证书形式</w:t>
            </w:r>
            <w:r>
              <w:rPr>
                <w:rFonts w:hint="eastAsia"/>
                <w:bCs/>
                <w:sz w:val="28"/>
              </w:rPr>
              <w:t>使用</w:t>
            </w:r>
          </w:p>
        </w:tc>
        <w:tc>
          <w:tcPr>
            <w:tcW w:w="992" w:type="dxa"/>
            <w:vAlign w:val="center"/>
          </w:tcPr>
          <w:p w14:paraId="18A6F589"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58264DA1"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507CF08E"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4A0B2BE4" w14:textId="77777777" w:rsidTr="00061BC7">
        <w:trPr>
          <w:trHeight w:val="131"/>
        </w:trPr>
        <w:tc>
          <w:tcPr>
            <w:tcW w:w="414" w:type="dxa"/>
            <w:vAlign w:val="center"/>
          </w:tcPr>
          <w:p w14:paraId="07134FE0" w14:textId="77777777" w:rsidR="00BF1566" w:rsidRDefault="00BF1566" w:rsidP="00061BC7">
            <w:pPr>
              <w:pStyle w:val="-ed9af0e5"/>
              <w:jc w:val="both"/>
              <w:rPr>
                <w:bCs/>
                <w:sz w:val="28"/>
              </w:rPr>
            </w:pPr>
            <w:r>
              <w:rPr>
                <w:rFonts w:hint="eastAsia"/>
                <w:bCs/>
                <w:sz w:val="28"/>
              </w:rPr>
              <w:t>6</w:t>
            </w:r>
          </w:p>
        </w:tc>
        <w:tc>
          <w:tcPr>
            <w:tcW w:w="851" w:type="dxa"/>
            <w:vAlign w:val="center"/>
          </w:tcPr>
          <w:p w14:paraId="0AEC04BE" w14:textId="77777777" w:rsidR="00BF1566" w:rsidRDefault="00BF1566" w:rsidP="00061BC7">
            <w:pPr>
              <w:pStyle w:val="-ed9af0e5"/>
              <w:jc w:val="both"/>
              <w:rPr>
                <w:bCs/>
                <w:sz w:val="28"/>
              </w:rPr>
            </w:pPr>
            <w:r>
              <w:rPr>
                <w:rFonts w:hint="eastAsia"/>
                <w:bCs/>
                <w:sz w:val="28"/>
              </w:rPr>
              <w:t>用户签名私钥</w:t>
            </w:r>
          </w:p>
        </w:tc>
        <w:tc>
          <w:tcPr>
            <w:tcW w:w="1145" w:type="dxa"/>
            <w:vAlign w:val="center"/>
          </w:tcPr>
          <w:p w14:paraId="1B7EA1A0" w14:textId="77777777" w:rsidR="00BF1566" w:rsidRDefault="00BF1566" w:rsidP="00061BC7">
            <w:pPr>
              <w:pStyle w:val="-ed9af0e5"/>
              <w:jc w:val="both"/>
              <w:rPr>
                <w:bCs/>
                <w:sz w:val="28"/>
              </w:rPr>
            </w:pPr>
            <w:r>
              <w:rPr>
                <w:rFonts w:hint="eastAsia"/>
                <w:bCs/>
                <w:sz w:val="28"/>
              </w:rPr>
              <w:t>由</w:t>
            </w:r>
            <w:r>
              <w:rPr>
                <w:rFonts w:hint="eastAsia"/>
                <w:bCs/>
                <w:sz w:val="28"/>
              </w:rPr>
              <w:t>ukey</w:t>
            </w:r>
            <w:r>
              <w:rPr>
                <w:rFonts w:hint="eastAsia"/>
                <w:bCs/>
                <w:sz w:val="28"/>
              </w:rPr>
              <w:t>产生</w:t>
            </w:r>
          </w:p>
        </w:tc>
        <w:tc>
          <w:tcPr>
            <w:tcW w:w="698" w:type="dxa"/>
            <w:vAlign w:val="center"/>
          </w:tcPr>
          <w:p w14:paraId="640B3E3B" w14:textId="77777777" w:rsidR="00BF1566" w:rsidRDefault="00BF1566" w:rsidP="00061BC7">
            <w:pPr>
              <w:pStyle w:val="-ed9af0e5"/>
              <w:jc w:val="both"/>
              <w:rPr>
                <w:bCs/>
                <w:sz w:val="28"/>
              </w:rPr>
            </w:pPr>
            <w:r>
              <w:rPr>
                <w:rFonts w:hint="eastAsia"/>
                <w:bCs/>
                <w:sz w:val="28"/>
              </w:rPr>
              <w:t>Ukey</w:t>
            </w:r>
            <w:r>
              <w:rPr>
                <w:rFonts w:hint="eastAsia"/>
                <w:bCs/>
                <w:sz w:val="28"/>
              </w:rPr>
              <w:t>内部存储</w:t>
            </w:r>
          </w:p>
        </w:tc>
        <w:tc>
          <w:tcPr>
            <w:tcW w:w="1134" w:type="dxa"/>
            <w:vAlign w:val="center"/>
          </w:tcPr>
          <w:p w14:paraId="1E5F45BC"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48031124"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38B575BC" w14:textId="77777777" w:rsidR="00BF1566" w:rsidRDefault="00BF1566" w:rsidP="00061BC7">
            <w:pPr>
              <w:pStyle w:val="-ed9af0e5"/>
              <w:jc w:val="both"/>
              <w:rPr>
                <w:bCs/>
                <w:sz w:val="28"/>
              </w:rPr>
            </w:pPr>
            <w:r>
              <w:rPr>
                <w:rFonts w:hint="eastAsia"/>
                <w:bCs/>
                <w:sz w:val="28"/>
              </w:rPr>
              <w:t>Ukey</w:t>
            </w:r>
            <w:r>
              <w:rPr>
                <w:rFonts w:hint="eastAsia"/>
                <w:bCs/>
                <w:sz w:val="28"/>
              </w:rPr>
              <w:t>内部使用</w:t>
            </w:r>
          </w:p>
        </w:tc>
        <w:tc>
          <w:tcPr>
            <w:tcW w:w="992" w:type="dxa"/>
            <w:vAlign w:val="center"/>
          </w:tcPr>
          <w:p w14:paraId="2472771A"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64FF710" w14:textId="77777777" w:rsidR="00BF1566" w:rsidRDefault="00BF1566" w:rsidP="00061BC7">
            <w:pPr>
              <w:pStyle w:val="-ed9af0e5"/>
              <w:jc w:val="both"/>
              <w:rPr>
                <w:bCs/>
                <w:sz w:val="28"/>
              </w:rPr>
            </w:pPr>
            <w:r>
              <w:rPr>
                <w:rFonts w:hint="eastAsia"/>
                <w:bCs/>
                <w:sz w:val="28"/>
              </w:rPr>
              <w:t>不涉及</w:t>
            </w:r>
          </w:p>
        </w:tc>
        <w:tc>
          <w:tcPr>
            <w:tcW w:w="1145" w:type="dxa"/>
            <w:vAlign w:val="center"/>
          </w:tcPr>
          <w:p w14:paraId="54C5F9C0" w14:textId="77777777" w:rsidR="00BF1566" w:rsidRDefault="00BF1566" w:rsidP="00061BC7">
            <w:pPr>
              <w:pStyle w:val="-ed9af0e5"/>
              <w:jc w:val="both"/>
              <w:rPr>
                <w:bCs/>
                <w:sz w:val="28"/>
              </w:rPr>
            </w:pPr>
            <w:r>
              <w:rPr>
                <w:bCs/>
                <w:sz w:val="28"/>
              </w:rPr>
              <w:t>U</w:t>
            </w:r>
            <w:r>
              <w:rPr>
                <w:rFonts w:hint="eastAsia"/>
                <w:bCs/>
                <w:sz w:val="28"/>
              </w:rPr>
              <w:t>key</w:t>
            </w:r>
            <w:r>
              <w:rPr>
                <w:rFonts w:hint="eastAsia"/>
                <w:bCs/>
                <w:sz w:val="28"/>
              </w:rPr>
              <w:t>内部销毁</w:t>
            </w:r>
          </w:p>
        </w:tc>
      </w:tr>
      <w:tr w:rsidR="00BF1566" w14:paraId="66A368CB" w14:textId="77777777" w:rsidTr="00061BC7">
        <w:trPr>
          <w:trHeight w:val="131"/>
        </w:trPr>
        <w:tc>
          <w:tcPr>
            <w:tcW w:w="414" w:type="dxa"/>
            <w:vAlign w:val="center"/>
          </w:tcPr>
          <w:p w14:paraId="299FAE4F" w14:textId="77777777" w:rsidR="00BF1566" w:rsidRDefault="00BF1566" w:rsidP="00061BC7">
            <w:pPr>
              <w:pStyle w:val="-ed9af0e5"/>
              <w:jc w:val="both"/>
              <w:rPr>
                <w:bCs/>
                <w:sz w:val="28"/>
              </w:rPr>
            </w:pPr>
            <w:r>
              <w:rPr>
                <w:rFonts w:hint="eastAsia"/>
                <w:bCs/>
                <w:sz w:val="28"/>
              </w:rPr>
              <w:t>7</w:t>
            </w:r>
          </w:p>
        </w:tc>
        <w:tc>
          <w:tcPr>
            <w:tcW w:w="851" w:type="dxa"/>
            <w:vAlign w:val="center"/>
          </w:tcPr>
          <w:p w14:paraId="6DEED66D" w14:textId="77777777" w:rsidR="00BF1566" w:rsidRDefault="00BF1566" w:rsidP="00061BC7">
            <w:pPr>
              <w:pStyle w:val="-ed9af0e5"/>
              <w:jc w:val="both"/>
              <w:rPr>
                <w:bCs/>
                <w:sz w:val="28"/>
              </w:rPr>
            </w:pPr>
            <w:r>
              <w:rPr>
                <w:rFonts w:hint="eastAsia"/>
                <w:bCs/>
                <w:sz w:val="28"/>
              </w:rPr>
              <w:t>用户签名公钥</w:t>
            </w:r>
          </w:p>
        </w:tc>
        <w:tc>
          <w:tcPr>
            <w:tcW w:w="1145" w:type="dxa"/>
            <w:vAlign w:val="center"/>
          </w:tcPr>
          <w:p w14:paraId="7EA5099B" w14:textId="77777777" w:rsidR="00BF1566" w:rsidRDefault="00BF1566" w:rsidP="00061BC7">
            <w:pPr>
              <w:pStyle w:val="-ed9af0e5"/>
              <w:jc w:val="both"/>
              <w:rPr>
                <w:bCs/>
                <w:sz w:val="28"/>
              </w:rPr>
            </w:pPr>
            <w:r>
              <w:rPr>
                <w:rFonts w:hint="eastAsia"/>
                <w:bCs/>
                <w:sz w:val="28"/>
              </w:rPr>
              <w:t>由</w:t>
            </w:r>
            <w:r>
              <w:rPr>
                <w:rFonts w:hint="eastAsia"/>
                <w:bCs/>
                <w:sz w:val="28"/>
              </w:rPr>
              <w:t>ukey</w:t>
            </w:r>
            <w:r>
              <w:rPr>
                <w:rFonts w:hint="eastAsia"/>
                <w:bCs/>
                <w:sz w:val="28"/>
              </w:rPr>
              <w:t>产生，由</w:t>
            </w:r>
            <w:r>
              <w:rPr>
                <w:rFonts w:hint="eastAsia"/>
                <w:bCs/>
                <w:sz w:val="28"/>
              </w:rPr>
              <w:t>C</w:t>
            </w:r>
            <w:r>
              <w:rPr>
                <w:bCs/>
                <w:sz w:val="28"/>
              </w:rPr>
              <w:t>A</w:t>
            </w:r>
            <w:r>
              <w:rPr>
                <w:rFonts w:hint="eastAsia"/>
                <w:bCs/>
                <w:sz w:val="28"/>
              </w:rPr>
              <w:lastRenderedPageBreak/>
              <w:t>签发为公钥证书形式</w:t>
            </w:r>
          </w:p>
        </w:tc>
        <w:tc>
          <w:tcPr>
            <w:tcW w:w="698" w:type="dxa"/>
            <w:vAlign w:val="center"/>
          </w:tcPr>
          <w:p w14:paraId="1C6E82CF" w14:textId="77777777" w:rsidR="00BF1566" w:rsidRDefault="00BF1566" w:rsidP="00061BC7">
            <w:pPr>
              <w:pStyle w:val="-ed9af0e5"/>
              <w:jc w:val="both"/>
              <w:rPr>
                <w:bCs/>
                <w:sz w:val="28"/>
              </w:rPr>
            </w:pPr>
            <w:r>
              <w:rPr>
                <w:rFonts w:hint="eastAsia"/>
                <w:bCs/>
                <w:sz w:val="28"/>
              </w:rPr>
              <w:lastRenderedPageBreak/>
              <w:t>以公钥</w:t>
            </w:r>
            <w:r>
              <w:rPr>
                <w:rFonts w:hint="eastAsia"/>
                <w:bCs/>
                <w:sz w:val="28"/>
              </w:rPr>
              <w:lastRenderedPageBreak/>
              <w:t>证书形式存储</w:t>
            </w:r>
          </w:p>
        </w:tc>
        <w:tc>
          <w:tcPr>
            <w:tcW w:w="1134" w:type="dxa"/>
            <w:vAlign w:val="center"/>
          </w:tcPr>
          <w:p w14:paraId="569D10A5" w14:textId="77777777" w:rsidR="00BF1566" w:rsidRDefault="00BF1566" w:rsidP="00061BC7">
            <w:pPr>
              <w:pStyle w:val="-ed9af0e5"/>
              <w:jc w:val="both"/>
              <w:rPr>
                <w:bCs/>
                <w:sz w:val="28"/>
              </w:rPr>
            </w:pPr>
            <w:r>
              <w:rPr>
                <w:rFonts w:hint="eastAsia"/>
                <w:bCs/>
                <w:sz w:val="28"/>
              </w:rPr>
              <w:lastRenderedPageBreak/>
              <w:t>以公钥证书形式分发</w:t>
            </w:r>
          </w:p>
        </w:tc>
        <w:tc>
          <w:tcPr>
            <w:tcW w:w="708" w:type="dxa"/>
            <w:vAlign w:val="center"/>
          </w:tcPr>
          <w:p w14:paraId="629474CA" w14:textId="77777777" w:rsidR="00BF1566" w:rsidRDefault="00BF1566" w:rsidP="00061BC7">
            <w:pPr>
              <w:pStyle w:val="-ed9af0e5"/>
              <w:jc w:val="both"/>
              <w:rPr>
                <w:bCs/>
                <w:sz w:val="28"/>
              </w:rPr>
            </w:pPr>
            <w:r>
              <w:rPr>
                <w:rFonts w:hint="eastAsia"/>
                <w:bCs/>
                <w:sz w:val="28"/>
              </w:rPr>
              <w:t>以公钥</w:t>
            </w:r>
            <w:r>
              <w:rPr>
                <w:rFonts w:hint="eastAsia"/>
                <w:bCs/>
                <w:sz w:val="28"/>
              </w:rPr>
              <w:lastRenderedPageBreak/>
              <w:t>证书导入导出</w:t>
            </w:r>
          </w:p>
        </w:tc>
        <w:tc>
          <w:tcPr>
            <w:tcW w:w="709" w:type="dxa"/>
            <w:vAlign w:val="center"/>
          </w:tcPr>
          <w:p w14:paraId="745143F8" w14:textId="77777777" w:rsidR="00BF1566" w:rsidRDefault="00BF1566" w:rsidP="00061BC7">
            <w:pPr>
              <w:pStyle w:val="-ed9af0e5"/>
              <w:jc w:val="both"/>
              <w:rPr>
                <w:bCs/>
                <w:sz w:val="28"/>
              </w:rPr>
            </w:pPr>
            <w:r>
              <w:rPr>
                <w:rFonts w:hint="eastAsia"/>
                <w:bCs/>
                <w:sz w:val="28"/>
              </w:rPr>
              <w:lastRenderedPageBreak/>
              <w:t>以公钥</w:t>
            </w:r>
            <w:r>
              <w:rPr>
                <w:rFonts w:hint="eastAsia"/>
                <w:bCs/>
                <w:sz w:val="28"/>
              </w:rPr>
              <w:lastRenderedPageBreak/>
              <w:t>证书形式使用</w:t>
            </w:r>
          </w:p>
        </w:tc>
        <w:tc>
          <w:tcPr>
            <w:tcW w:w="992" w:type="dxa"/>
            <w:vAlign w:val="center"/>
          </w:tcPr>
          <w:p w14:paraId="6CA97215" w14:textId="77777777" w:rsidR="00BF1566" w:rsidRDefault="00BF1566" w:rsidP="00061BC7">
            <w:pPr>
              <w:pStyle w:val="-ed9af0e5"/>
              <w:jc w:val="both"/>
              <w:rPr>
                <w:bCs/>
                <w:sz w:val="28"/>
              </w:rPr>
            </w:pPr>
            <w:r>
              <w:rPr>
                <w:rFonts w:hint="eastAsia"/>
                <w:bCs/>
                <w:sz w:val="28"/>
              </w:rPr>
              <w:lastRenderedPageBreak/>
              <w:t>不涉及、由</w:t>
            </w:r>
            <w:r>
              <w:rPr>
                <w:rFonts w:hint="eastAsia"/>
                <w:bCs/>
                <w:sz w:val="28"/>
              </w:rPr>
              <w:t>CA</w:t>
            </w:r>
            <w:r>
              <w:rPr>
                <w:rFonts w:hint="eastAsia"/>
                <w:bCs/>
                <w:sz w:val="28"/>
              </w:rPr>
              <w:lastRenderedPageBreak/>
              <w:t>备份和恢复</w:t>
            </w:r>
          </w:p>
        </w:tc>
        <w:tc>
          <w:tcPr>
            <w:tcW w:w="709" w:type="dxa"/>
            <w:vAlign w:val="center"/>
          </w:tcPr>
          <w:p w14:paraId="3B8A8C89" w14:textId="77777777" w:rsidR="00BF1566" w:rsidRDefault="00BF1566" w:rsidP="00061BC7">
            <w:pPr>
              <w:pStyle w:val="-ed9af0e5"/>
              <w:jc w:val="both"/>
              <w:rPr>
                <w:bCs/>
                <w:sz w:val="28"/>
              </w:rPr>
            </w:pPr>
            <w:r>
              <w:rPr>
                <w:rFonts w:hint="eastAsia"/>
                <w:bCs/>
                <w:sz w:val="28"/>
              </w:rPr>
              <w:lastRenderedPageBreak/>
              <w:t>不涉及</w:t>
            </w:r>
            <w:r>
              <w:rPr>
                <w:rFonts w:hint="eastAsia"/>
                <w:bCs/>
                <w:sz w:val="28"/>
              </w:rPr>
              <w:lastRenderedPageBreak/>
              <w:t>、</w:t>
            </w:r>
            <w:r>
              <w:rPr>
                <w:rFonts w:hint="eastAsia"/>
                <w:bCs/>
                <w:sz w:val="28"/>
              </w:rPr>
              <w:t xml:space="preserve"> </w:t>
            </w:r>
            <w:r>
              <w:rPr>
                <w:rFonts w:hint="eastAsia"/>
                <w:bCs/>
                <w:sz w:val="28"/>
              </w:rPr>
              <w:t>由</w:t>
            </w:r>
            <w:r>
              <w:rPr>
                <w:rFonts w:hint="eastAsia"/>
                <w:bCs/>
                <w:sz w:val="28"/>
              </w:rPr>
              <w:t>CA</w:t>
            </w:r>
            <w:r>
              <w:rPr>
                <w:rFonts w:hint="eastAsia"/>
                <w:bCs/>
                <w:sz w:val="28"/>
              </w:rPr>
              <w:t>归档</w:t>
            </w:r>
          </w:p>
        </w:tc>
        <w:tc>
          <w:tcPr>
            <w:tcW w:w="1145" w:type="dxa"/>
            <w:vAlign w:val="center"/>
          </w:tcPr>
          <w:p w14:paraId="4D3E35D1" w14:textId="77777777" w:rsidR="00BF1566" w:rsidRDefault="00BF1566" w:rsidP="00061BC7">
            <w:pPr>
              <w:pStyle w:val="-ed9af0e5"/>
              <w:jc w:val="both"/>
              <w:rPr>
                <w:bCs/>
                <w:sz w:val="28"/>
              </w:rPr>
            </w:pPr>
            <w:r>
              <w:rPr>
                <w:rFonts w:hint="eastAsia"/>
                <w:bCs/>
                <w:sz w:val="28"/>
              </w:rPr>
              <w:lastRenderedPageBreak/>
              <w:t>不涉及、</w:t>
            </w:r>
            <w:r>
              <w:rPr>
                <w:rFonts w:hint="eastAsia"/>
                <w:bCs/>
                <w:sz w:val="28"/>
              </w:rPr>
              <w:t xml:space="preserve"> </w:t>
            </w:r>
            <w:r>
              <w:rPr>
                <w:rFonts w:hint="eastAsia"/>
                <w:bCs/>
                <w:sz w:val="28"/>
              </w:rPr>
              <w:t>由</w:t>
            </w:r>
            <w:r>
              <w:rPr>
                <w:rFonts w:hint="eastAsia"/>
                <w:bCs/>
                <w:sz w:val="28"/>
              </w:rPr>
              <w:t>CA</w:t>
            </w:r>
            <w:r>
              <w:rPr>
                <w:rFonts w:hint="eastAsia"/>
                <w:bCs/>
                <w:sz w:val="28"/>
              </w:rPr>
              <w:t>销</w:t>
            </w:r>
            <w:r>
              <w:rPr>
                <w:rFonts w:hint="eastAsia"/>
                <w:bCs/>
                <w:sz w:val="28"/>
              </w:rPr>
              <w:lastRenderedPageBreak/>
              <w:t>毁</w:t>
            </w:r>
          </w:p>
        </w:tc>
      </w:tr>
      <w:tr w:rsidR="00BF1566" w14:paraId="59366A8C" w14:textId="77777777" w:rsidTr="00061BC7">
        <w:trPr>
          <w:trHeight w:val="131"/>
        </w:trPr>
        <w:tc>
          <w:tcPr>
            <w:tcW w:w="414" w:type="dxa"/>
            <w:vAlign w:val="center"/>
          </w:tcPr>
          <w:p w14:paraId="25F813BB" w14:textId="77777777" w:rsidR="00BF1566" w:rsidRDefault="00BF1566" w:rsidP="00061BC7">
            <w:pPr>
              <w:pStyle w:val="-ed9af0e5"/>
              <w:jc w:val="both"/>
              <w:rPr>
                <w:bCs/>
                <w:sz w:val="28"/>
              </w:rPr>
            </w:pPr>
            <w:r>
              <w:rPr>
                <w:rFonts w:hint="eastAsia"/>
                <w:bCs/>
                <w:sz w:val="28"/>
              </w:rPr>
              <w:lastRenderedPageBreak/>
              <w:t>8</w:t>
            </w:r>
          </w:p>
        </w:tc>
        <w:tc>
          <w:tcPr>
            <w:tcW w:w="851" w:type="dxa"/>
            <w:vAlign w:val="center"/>
          </w:tcPr>
          <w:p w14:paraId="3919BA8F" w14:textId="77777777" w:rsidR="00BF1566" w:rsidRDefault="00BF1566" w:rsidP="00061BC7">
            <w:pPr>
              <w:pStyle w:val="-ed9af0e5"/>
              <w:jc w:val="both"/>
              <w:rPr>
                <w:bCs/>
                <w:sz w:val="28"/>
              </w:rPr>
            </w:pPr>
            <w:r>
              <w:rPr>
                <w:rFonts w:hint="eastAsia"/>
                <w:bCs/>
                <w:sz w:val="28"/>
              </w:rPr>
              <w:t>应用系统主密钥</w:t>
            </w:r>
          </w:p>
        </w:tc>
        <w:tc>
          <w:tcPr>
            <w:tcW w:w="1145" w:type="dxa"/>
            <w:vAlign w:val="center"/>
          </w:tcPr>
          <w:p w14:paraId="2B16E0AF" w14:textId="77777777" w:rsidR="00BF1566" w:rsidRDefault="00BF1566" w:rsidP="00061BC7">
            <w:pPr>
              <w:pStyle w:val="-ed9af0e5"/>
              <w:jc w:val="both"/>
              <w:rPr>
                <w:bCs/>
                <w:sz w:val="28"/>
              </w:rPr>
            </w:pPr>
            <w:r>
              <w:rPr>
                <w:rFonts w:hint="eastAsia"/>
                <w:bCs/>
                <w:sz w:val="28"/>
              </w:rPr>
              <w:t>由密钥管理系统产生</w:t>
            </w:r>
          </w:p>
        </w:tc>
        <w:tc>
          <w:tcPr>
            <w:tcW w:w="698" w:type="dxa"/>
            <w:vAlign w:val="center"/>
          </w:tcPr>
          <w:p w14:paraId="27B66029" w14:textId="77777777" w:rsidR="00BF1566" w:rsidRDefault="00BF1566" w:rsidP="00061BC7">
            <w:pPr>
              <w:pStyle w:val="-ed9af0e5"/>
              <w:jc w:val="both"/>
              <w:rPr>
                <w:bCs/>
                <w:sz w:val="28"/>
              </w:rPr>
            </w:pPr>
            <w:r>
              <w:rPr>
                <w:rFonts w:hint="eastAsia"/>
                <w:bCs/>
                <w:sz w:val="28"/>
              </w:rPr>
              <w:t>密钥管理系统内部存储；</w:t>
            </w:r>
          </w:p>
          <w:p w14:paraId="1A93BC6B" w14:textId="77777777" w:rsidR="00BF1566" w:rsidRDefault="00BF1566" w:rsidP="00061BC7">
            <w:pPr>
              <w:pStyle w:val="-ed9af0e5"/>
              <w:jc w:val="both"/>
              <w:rPr>
                <w:bCs/>
                <w:sz w:val="28"/>
              </w:rPr>
            </w:pPr>
            <w:r>
              <w:rPr>
                <w:rFonts w:hint="eastAsia"/>
                <w:bCs/>
                <w:sz w:val="28"/>
              </w:rPr>
              <w:t>密码应用中间数据库密文存储；</w:t>
            </w:r>
          </w:p>
          <w:p w14:paraId="30B01F34" w14:textId="77777777" w:rsidR="00BF1566" w:rsidRDefault="00BF1566" w:rsidP="00061BC7">
            <w:pPr>
              <w:pStyle w:val="-ed9af0e5"/>
              <w:jc w:val="both"/>
              <w:rPr>
                <w:bCs/>
                <w:sz w:val="28"/>
              </w:rPr>
            </w:pPr>
          </w:p>
        </w:tc>
        <w:tc>
          <w:tcPr>
            <w:tcW w:w="1134" w:type="dxa"/>
            <w:vAlign w:val="center"/>
          </w:tcPr>
          <w:p w14:paraId="6FA9C88F" w14:textId="77777777" w:rsidR="00BF1566" w:rsidRDefault="00BF1566" w:rsidP="00061BC7">
            <w:pPr>
              <w:pStyle w:val="-ed9af0e5"/>
              <w:jc w:val="both"/>
              <w:rPr>
                <w:bCs/>
                <w:sz w:val="28"/>
              </w:rPr>
            </w:pPr>
            <w:r>
              <w:rPr>
                <w:rFonts w:hint="eastAsia"/>
                <w:bCs/>
                <w:sz w:val="28"/>
              </w:rPr>
              <w:t>密钥管理系统使用密码应用中间平台根证书加密后分发至密码应用中间件；</w:t>
            </w:r>
          </w:p>
          <w:p w14:paraId="5F7FF867" w14:textId="77777777" w:rsidR="00BF1566" w:rsidRDefault="00BF1566" w:rsidP="00061BC7">
            <w:pPr>
              <w:pStyle w:val="-ed9af0e5"/>
              <w:jc w:val="both"/>
              <w:rPr>
                <w:bCs/>
                <w:sz w:val="28"/>
              </w:rPr>
            </w:pPr>
            <w:r>
              <w:rPr>
                <w:rFonts w:hint="eastAsia"/>
                <w:bCs/>
                <w:sz w:val="28"/>
              </w:rPr>
              <w:t>密码应用中间将密文形式的应用系统主密钥分发至服务器密码机；</w:t>
            </w:r>
          </w:p>
        </w:tc>
        <w:tc>
          <w:tcPr>
            <w:tcW w:w="708" w:type="dxa"/>
            <w:vAlign w:val="center"/>
          </w:tcPr>
          <w:p w14:paraId="4B697B55"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28AD45A5"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1A5595A6" w14:textId="77777777" w:rsidR="00BF1566" w:rsidRDefault="00BF1566" w:rsidP="00061BC7">
            <w:pPr>
              <w:pStyle w:val="-ed9af0e5"/>
              <w:jc w:val="both"/>
              <w:rPr>
                <w:bCs/>
                <w:sz w:val="28"/>
              </w:rPr>
            </w:pPr>
            <w:r>
              <w:rPr>
                <w:rFonts w:hint="eastAsia"/>
                <w:bCs/>
                <w:sz w:val="28"/>
              </w:rPr>
              <w:t>密钥管理系统内部备份恢复</w:t>
            </w:r>
          </w:p>
        </w:tc>
        <w:tc>
          <w:tcPr>
            <w:tcW w:w="709" w:type="dxa"/>
            <w:vAlign w:val="center"/>
          </w:tcPr>
          <w:p w14:paraId="605AB873" w14:textId="77777777" w:rsidR="00BF1566" w:rsidRDefault="00BF1566" w:rsidP="00061BC7">
            <w:pPr>
              <w:pStyle w:val="-ed9af0e5"/>
              <w:jc w:val="both"/>
              <w:rPr>
                <w:bCs/>
                <w:sz w:val="28"/>
              </w:rPr>
            </w:pPr>
            <w:r>
              <w:rPr>
                <w:rFonts w:hint="eastAsia"/>
                <w:bCs/>
                <w:sz w:val="28"/>
              </w:rPr>
              <w:t>密钥管理系统内部归档</w:t>
            </w:r>
          </w:p>
        </w:tc>
        <w:tc>
          <w:tcPr>
            <w:tcW w:w="1145" w:type="dxa"/>
            <w:vAlign w:val="center"/>
          </w:tcPr>
          <w:p w14:paraId="136307FF" w14:textId="77777777" w:rsidR="00BF1566" w:rsidRDefault="00BF1566" w:rsidP="00061BC7">
            <w:pPr>
              <w:pStyle w:val="-ed9af0e5"/>
              <w:jc w:val="both"/>
              <w:rPr>
                <w:bCs/>
                <w:sz w:val="28"/>
              </w:rPr>
            </w:pPr>
            <w:r>
              <w:rPr>
                <w:rFonts w:hint="eastAsia"/>
                <w:bCs/>
                <w:sz w:val="28"/>
              </w:rPr>
              <w:t>密钥管理系统内部销毁；密码应用中间件内部销毁</w:t>
            </w:r>
          </w:p>
        </w:tc>
      </w:tr>
      <w:tr w:rsidR="00BF1566" w14:paraId="5DDA0DCE" w14:textId="77777777" w:rsidTr="00061BC7">
        <w:trPr>
          <w:trHeight w:val="131"/>
        </w:trPr>
        <w:tc>
          <w:tcPr>
            <w:tcW w:w="414" w:type="dxa"/>
            <w:vAlign w:val="center"/>
          </w:tcPr>
          <w:p w14:paraId="17A25D72" w14:textId="77777777" w:rsidR="00BF1566" w:rsidRDefault="00BF1566" w:rsidP="00061BC7">
            <w:pPr>
              <w:pStyle w:val="-ed9af0e5"/>
              <w:jc w:val="both"/>
              <w:rPr>
                <w:bCs/>
                <w:sz w:val="28"/>
              </w:rPr>
            </w:pPr>
            <w:r>
              <w:rPr>
                <w:rFonts w:hint="eastAsia"/>
                <w:bCs/>
                <w:sz w:val="28"/>
              </w:rPr>
              <w:t>9</w:t>
            </w:r>
          </w:p>
        </w:tc>
        <w:tc>
          <w:tcPr>
            <w:tcW w:w="851" w:type="dxa"/>
            <w:vAlign w:val="center"/>
          </w:tcPr>
          <w:p w14:paraId="4AE7970F" w14:textId="77777777" w:rsidR="00BF1566" w:rsidRDefault="00BF1566" w:rsidP="00061BC7">
            <w:pPr>
              <w:pStyle w:val="-ed9af0e5"/>
              <w:jc w:val="both"/>
              <w:rPr>
                <w:bCs/>
                <w:sz w:val="28"/>
              </w:rPr>
            </w:pPr>
            <w:r>
              <w:rPr>
                <w:rFonts w:hint="eastAsia"/>
                <w:bCs/>
                <w:sz w:val="28"/>
              </w:rPr>
              <w:t>应用系统主密钥保护密钥</w:t>
            </w:r>
          </w:p>
        </w:tc>
        <w:tc>
          <w:tcPr>
            <w:tcW w:w="1145" w:type="dxa"/>
            <w:vAlign w:val="center"/>
          </w:tcPr>
          <w:p w14:paraId="319B0094" w14:textId="77777777" w:rsidR="00BF1566" w:rsidRDefault="00BF1566" w:rsidP="00061BC7">
            <w:pPr>
              <w:pStyle w:val="-ed9af0e5"/>
              <w:jc w:val="both"/>
              <w:rPr>
                <w:bCs/>
                <w:sz w:val="28"/>
              </w:rPr>
            </w:pPr>
            <w:r>
              <w:rPr>
                <w:rFonts w:hint="eastAsia"/>
                <w:bCs/>
                <w:sz w:val="28"/>
              </w:rPr>
              <w:t>由服务器密码机内部产生</w:t>
            </w:r>
          </w:p>
        </w:tc>
        <w:tc>
          <w:tcPr>
            <w:tcW w:w="698" w:type="dxa"/>
            <w:vAlign w:val="center"/>
          </w:tcPr>
          <w:p w14:paraId="2271F759" w14:textId="77777777" w:rsidR="00BF1566" w:rsidRDefault="00BF1566" w:rsidP="00061BC7">
            <w:pPr>
              <w:pStyle w:val="-ed9af0e5"/>
              <w:jc w:val="both"/>
              <w:rPr>
                <w:bCs/>
                <w:sz w:val="28"/>
              </w:rPr>
            </w:pPr>
            <w:r>
              <w:rPr>
                <w:rFonts w:hint="eastAsia"/>
                <w:bCs/>
                <w:sz w:val="28"/>
              </w:rPr>
              <w:t>由服务器密码</w:t>
            </w:r>
            <w:r>
              <w:rPr>
                <w:rFonts w:hint="eastAsia"/>
                <w:bCs/>
                <w:sz w:val="28"/>
              </w:rPr>
              <w:lastRenderedPageBreak/>
              <w:t>机内部存储</w:t>
            </w:r>
          </w:p>
        </w:tc>
        <w:tc>
          <w:tcPr>
            <w:tcW w:w="1134" w:type="dxa"/>
            <w:vAlign w:val="center"/>
          </w:tcPr>
          <w:p w14:paraId="092AD30C" w14:textId="77777777" w:rsidR="00BF1566" w:rsidRDefault="00BF1566" w:rsidP="00061BC7">
            <w:pPr>
              <w:pStyle w:val="-ed9af0e5"/>
              <w:jc w:val="both"/>
              <w:rPr>
                <w:bCs/>
                <w:sz w:val="28"/>
              </w:rPr>
            </w:pPr>
            <w:r>
              <w:rPr>
                <w:rFonts w:hint="eastAsia"/>
                <w:bCs/>
                <w:sz w:val="28"/>
              </w:rPr>
              <w:lastRenderedPageBreak/>
              <w:t>不涉及</w:t>
            </w:r>
          </w:p>
        </w:tc>
        <w:tc>
          <w:tcPr>
            <w:tcW w:w="708" w:type="dxa"/>
            <w:vAlign w:val="center"/>
          </w:tcPr>
          <w:p w14:paraId="4AEF324C"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5697DA0" w14:textId="77777777" w:rsidR="00BF1566" w:rsidRDefault="00BF1566" w:rsidP="00061BC7">
            <w:pPr>
              <w:pStyle w:val="-ed9af0e5"/>
              <w:jc w:val="both"/>
              <w:rPr>
                <w:bCs/>
                <w:sz w:val="28"/>
              </w:rPr>
            </w:pPr>
            <w:r>
              <w:rPr>
                <w:rFonts w:hint="eastAsia"/>
                <w:bCs/>
                <w:sz w:val="28"/>
              </w:rPr>
              <w:t>服务器密码机</w:t>
            </w:r>
            <w:r>
              <w:rPr>
                <w:rFonts w:hint="eastAsia"/>
                <w:bCs/>
                <w:sz w:val="28"/>
              </w:rPr>
              <w:lastRenderedPageBreak/>
              <w:t>内部使用</w:t>
            </w:r>
          </w:p>
        </w:tc>
        <w:tc>
          <w:tcPr>
            <w:tcW w:w="992" w:type="dxa"/>
            <w:vAlign w:val="center"/>
          </w:tcPr>
          <w:p w14:paraId="4B05522B" w14:textId="77777777" w:rsidR="00BF1566" w:rsidRDefault="00BF1566" w:rsidP="00061BC7">
            <w:pPr>
              <w:pStyle w:val="-ed9af0e5"/>
              <w:jc w:val="both"/>
              <w:rPr>
                <w:bCs/>
                <w:sz w:val="28"/>
              </w:rPr>
            </w:pPr>
            <w:r>
              <w:rPr>
                <w:rFonts w:hint="eastAsia"/>
                <w:bCs/>
                <w:sz w:val="28"/>
              </w:rPr>
              <w:lastRenderedPageBreak/>
              <w:t>服务器密码机内部备份恢复</w:t>
            </w:r>
          </w:p>
        </w:tc>
        <w:tc>
          <w:tcPr>
            <w:tcW w:w="709" w:type="dxa"/>
            <w:vAlign w:val="center"/>
          </w:tcPr>
          <w:p w14:paraId="262E1CCE" w14:textId="77777777" w:rsidR="00BF1566" w:rsidRDefault="00BF1566" w:rsidP="00061BC7">
            <w:pPr>
              <w:pStyle w:val="-ed9af0e5"/>
              <w:jc w:val="both"/>
              <w:rPr>
                <w:bCs/>
                <w:sz w:val="28"/>
              </w:rPr>
            </w:pPr>
            <w:r>
              <w:rPr>
                <w:rFonts w:hint="eastAsia"/>
                <w:bCs/>
                <w:sz w:val="28"/>
              </w:rPr>
              <w:t>不涉及</w:t>
            </w:r>
          </w:p>
        </w:tc>
        <w:tc>
          <w:tcPr>
            <w:tcW w:w="1145" w:type="dxa"/>
            <w:vAlign w:val="center"/>
          </w:tcPr>
          <w:p w14:paraId="5213D4DD" w14:textId="77777777" w:rsidR="00BF1566" w:rsidRDefault="00BF1566" w:rsidP="00061BC7">
            <w:pPr>
              <w:pStyle w:val="-ed9af0e5"/>
              <w:jc w:val="both"/>
              <w:rPr>
                <w:bCs/>
                <w:sz w:val="28"/>
              </w:rPr>
            </w:pPr>
            <w:r>
              <w:rPr>
                <w:rFonts w:hint="eastAsia"/>
                <w:bCs/>
                <w:sz w:val="28"/>
              </w:rPr>
              <w:t>服务器密码机内部销毁</w:t>
            </w:r>
          </w:p>
        </w:tc>
      </w:tr>
      <w:tr w:rsidR="00BF1566" w14:paraId="48729ADA" w14:textId="77777777" w:rsidTr="00061BC7">
        <w:trPr>
          <w:trHeight w:val="131"/>
        </w:trPr>
        <w:tc>
          <w:tcPr>
            <w:tcW w:w="414" w:type="dxa"/>
            <w:vAlign w:val="center"/>
          </w:tcPr>
          <w:p w14:paraId="11508AC7" w14:textId="77777777" w:rsidR="00BF1566" w:rsidRDefault="00BF1566" w:rsidP="00061BC7">
            <w:pPr>
              <w:pStyle w:val="-ed9af0e5"/>
              <w:jc w:val="both"/>
              <w:rPr>
                <w:bCs/>
                <w:sz w:val="28"/>
              </w:rPr>
            </w:pPr>
            <w:r>
              <w:rPr>
                <w:rFonts w:hint="eastAsia"/>
                <w:bCs/>
                <w:sz w:val="28"/>
              </w:rPr>
              <w:t>1</w:t>
            </w:r>
            <w:r>
              <w:rPr>
                <w:bCs/>
                <w:sz w:val="28"/>
              </w:rPr>
              <w:t>0</w:t>
            </w:r>
          </w:p>
        </w:tc>
        <w:tc>
          <w:tcPr>
            <w:tcW w:w="851" w:type="dxa"/>
            <w:vAlign w:val="center"/>
          </w:tcPr>
          <w:p w14:paraId="59E8C032" w14:textId="77777777" w:rsidR="00BF1566" w:rsidRDefault="00BF1566" w:rsidP="00061BC7">
            <w:pPr>
              <w:pStyle w:val="-ed9af0e5"/>
              <w:jc w:val="both"/>
              <w:rPr>
                <w:bCs/>
                <w:sz w:val="28"/>
              </w:rPr>
            </w:pPr>
            <w:r>
              <w:rPr>
                <w:rFonts w:hint="eastAsia"/>
                <w:bCs/>
                <w:sz w:val="28"/>
              </w:rPr>
              <w:t>重要数据存储完整性保护密钥</w:t>
            </w:r>
          </w:p>
        </w:tc>
        <w:tc>
          <w:tcPr>
            <w:tcW w:w="1145" w:type="dxa"/>
            <w:vAlign w:val="center"/>
          </w:tcPr>
          <w:p w14:paraId="51221814" w14:textId="77777777" w:rsidR="00BF1566" w:rsidRDefault="00BF1566" w:rsidP="00061BC7">
            <w:pPr>
              <w:pStyle w:val="-ed9af0e5"/>
              <w:jc w:val="both"/>
              <w:rPr>
                <w:bCs/>
                <w:sz w:val="28"/>
              </w:rPr>
            </w:pPr>
            <w:r>
              <w:rPr>
                <w:rFonts w:hint="eastAsia"/>
                <w:bCs/>
                <w:sz w:val="28"/>
              </w:rPr>
              <w:t>由服务器密码机通过应用系统主密钥进行密钥分散内部产生</w:t>
            </w:r>
          </w:p>
        </w:tc>
        <w:tc>
          <w:tcPr>
            <w:tcW w:w="698" w:type="dxa"/>
            <w:vAlign w:val="center"/>
          </w:tcPr>
          <w:p w14:paraId="24028FE8" w14:textId="77777777" w:rsidR="00BF1566" w:rsidRDefault="00BF1566" w:rsidP="00061BC7">
            <w:pPr>
              <w:pStyle w:val="-ed9af0e5"/>
              <w:jc w:val="both"/>
              <w:rPr>
                <w:bCs/>
                <w:sz w:val="28"/>
              </w:rPr>
            </w:pPr>
            <w:r>
              <w:rPr>
                <w:rFonts w:hint="eastAsia"/>
                <w:bCs/>
                <w:sz w:val="28"/>
              </w:rPr>
              <w:t>临时分散，用完销毁</w:t>
            </w:r>
          </w:p>
        </w:tc>
        <w:tc>
          <w:tcPr>
            <w:tcW w:w="1134" w:type="dxa"/>
            <w:vAlign w:val="center"/>
          </w:tcPr>
          <w:p w14:paraId="11578C8E"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66B7CBD2"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341325E2"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5DA12CD6" w14:textId="77777777" w:rsidR="00BF1566" w:rsidRDefault="00BF1566" w:rsidP="00061BC7">
            <w:pPr>
              <w:pStyle w:val="-ed9af0e5"/>
              <w:jc w:val="both"/>
              <w:rPr>
                <w:bCs/>
                <w:sz w:val="28"/>
              </w:rPr>
            </w:pPr>
            <w:r>
              <w:rPr>
                <w:rFonts w:hint="eastAsia"/>
                <w:bCs/>
                <w:sz w:val="28"/>
              </w:rPr>
              <w:t>临时分散，用完销毁</w:t>
            </w:r>
          </w:p>
        </w:tc>
        <w:tc>
          <w:tcPr>
            <w:tcW w:w="709" w:type="dxa"/>
            <w:vAlign w:val="center"/>
          </w:tcPr>
          <w:p w14:paraId="0B41F080" w14:textId="77777777" w:rsidR="00BF1566" w:rsidRDefault="00BF1566" w:rsidP="00061BC7">
            <w:pPr>
              <w:pStyle w:val="-ed9af0e5"/>
              <w:jc w:val="both"/>
              <w:rPr>
                <w:bCs/>
                <w:sz w:val="28"/>
              </w:rPr>
            </w:pPr>
            <w:r>
              <w:rPr>
                <w:rFonts w:hint="eastAsia"/>
                <w:bCs/>
                <w:sz w:val="28"/>
              </w:rPr>
              <w:t>临时分散，用完销毁</w:t>
            </w:r>
          </w:p>
        </w:tc>
        <w:tc>
          <w:tcPr>
            <w:tcW w:w="1145" w:type="dxa"/>
            <w:vAlign w:val="center"/>
          </w:tcPr>
          <w:p w14:paraId="7BB42168" w14:textId="77777777" w:rsidR="00BF1566" w:rsidRDefault="00BF1566" w:rsidP="00061BC7">
            <w:pPr>
              <w:pStyle w:val="-ed9af0e5"/>
              <w:jc w:val="both"/>
              <w:rPr>
                <w:bCs/>
                <w:sz w:val="28"/>
              </w:rPr>
            </w:pPr>
            <w:r>
              <w:rPr>
                <w:rFonts w:hint="eastAsia"/>
                <w:bCs/>
                <w:sz w:val="28"/>
              </w:rPr>
              <w:t>临时分散，用完销毁</w:t>
            </w:r>
          </w:p>
        </w:tc>
      </w:tr>
      <w:tr w:rsidR="00BF1566" w14:paraId="32956BAF" w14:textId="77777777" w:rsidTr="00061BC7">
        <w:trPr>
          <w:trHeight w:val="131"/>
        </w:trPr>
        <w:tc>
          <w:tcPr>
            <w:tcW w:w="414" w:type="dxa"/>
            <w:vAlign w:val="center"/>
          </w:tcPr>
          <w:p w14:paraId="6FAB71A3" w14:textId="77777777" w:rsidR="00BF1566" w:rsidRDefault="00BF1566" w:rsidP="00061BC7">
            <w:pPr>
              <w:pStyle w:val="-ed9af0e5"/>
              <w:jc w:val="both"/>
              <w:rPr>
                <w:bCs/>
                <w:sz w:val="28"/>
              </w:rPr>
            </w:pPr>
            <w:r>
              <w:rPr>
                <w:rFonts w:hint="eastAsia"/>
                <w:bCs/>
                <w:sz w:val="28"/>
              </w:rPr>
              <w:t>1</w:t>
            </w:r>
            <w:r>
              <w:rPr>
                <w:bCs/>
                <w:sz w:val="28"/>
              </w:rPr>
              <w:t>1</w:t>
            </w:r>
          </w:p>
        </w:tc>
        <w:tc>
          <w:tcPr>
            <w:tcW w:w="851" w:type="dxa"/>
            <w:vAlign w:val="center"/>
          </w:tcPr>
          <w:p w14:paraId="1F336F41" w14:textId="77777777" w:rsidR="00BF1566" w:rsidRDefault="00BF1566" w:rsidP="00061BC7">
            <w:pPr>
              <w:pStyle w:val="-ed9af0e5"/>
              <w:jc w:val="both"/>
              <w:rPr>
                <w:bCs/>
                <w:sz w:val="28"/>
              </w:rPr>
            </w:pPr>
            <w:r>
              <w:rPr>
                <w:rFonts w:hint="eastAsia"/>
                <w:bCs/>
                <w:sz w:val="28"/>
              </w:rPr>
              <w:t>重要数据存储机密性保护密钥</w:t>
            </w:r>
          </w:p>
        </w:tc>
        <w:tc>
          <w:tcPr>
            <w:tcW w:w="1145" w:type="dxa"/>
            <w:vAlign w:val="center"/>
          </w:tcPr>
          <w:p w14:paraId="133FDFF7" w14:textId="77777777" w:rsidR="00BF1566" w:rsidRDefault="00BF1566" w:rsidP="00061BC7">
            <w:pPr>
              <w:pStyle w:val="-ed9af0e5"/>
              <w:jc w:val="both"/>
              <w:rPr>
                <w:bCs/>
                <w:sz w:val="28"/>
              </w:rPr>
            </w:pPr>
            <w:r>
              <w:rPr>
                <w:rFonts w:hint="eastAsia"/>
                <w:bCs/>
                <w:sz w:val="28"/>
              </w:rPr>
              <w:t>由服务器密码机通过应用系统主密钥进行密钥分散内部产生</w:t>
            </w:r>
          </w:p>
        </w:tc>
        <w:tc>
          <w:tcPr>
            <w:tcW w:w="698" w:type="dxa"/>
            <w:vAlign w:val="center"/>
          </w:tcPr>
          <w:p w14:paraId="147FC7EC" w14:textId="77777777" w:rsidR="00BF1566" w:rsidRDefault="00BF1566" w:rsidP="00061BC7">
            <w:pPr>
              <w:pStyle w:val="-ed9af0e5"/>
              <w:jc w:val="both"/>
              <w:rPr>
                <w:bCs/>
                <w:sz w:val="28"/>
              </w:rPr>
            </w:pPr>
            <w:r>
              <w:rPr>
                <w:rFonts w:hint="eastAsia"/>
                <w:bCs/>
                <w:sz w:val="28"/>
              </w:rPr>
              <w:t>临时分散，用完销毁</w:t>
            </w:r>
          </w:p>
        </w:tc>
        <w:tc>
          <w:tcPr>
            <w:tcW w:w="1134" w:type="dxa"/>
            <w:vAlign w:val="center"/>
          </w:tcPr>
          <w:p w14:paraId="05255D43"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0577937B"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7619BBE"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56A09B7E" w14:textId="77777777" w:rsidR="00BF1566" w:rsidRDefault="00BF1566" w:rsidP="00061BC7">
            <w:pPr>
              <w:pStyle w:val="-ed9af0e5"/>
              <w:jc w:val="both"/>
              <w:rPr>
                <w:bCs/>
                <w:sz w:val="28"/>
              </w:rPr>
            </w:pPr>
            <w:r>
              <w:rPr>
                <w:rFonts w:hint="eastAsia"/>
                <w:bCs/>
                <w:sz w:val="28"/>
              </w:rPr>
              <w:t>临时分散，用完销毁</w:t>
            </w:r>
          </w:p>
        </w:tc>
        <w:tc>
          <w:tcPr>
            <w:tcW w:w="709" w:type="dxa"/>
            <w:vAlign w:val="center"/>
          </w:tcPr>
          <w:p w14:paraId="6A7A17F3" w14:textId="77777777" w:rsidR="00BF1566" w:rsidRDefault="00BF1566" w:rsidP="00061BC7">
            <w:pPr>
              <w:pStyle w:val="-ed9af0e5"/>
              <w:jc w:val="both"/>
              <w:rPr>
                <w:bCs/>
                <w:sz w:val="28"/>
              </w:rPr>
            </w:pPr>
            <w:r>
              <w:rPr>
                <w:rFonts w:hint="eastAsia"/>
                <w:bCs/>
                <w:sz w:val="28"/>
              </w:rPr>
              <w:t>临时分散，用完销毁</w:t>
            </w:r>
          </w:p>
        </w:tc>
        <w:tc>
          <w:tcPr>
            <w:tcW w:w="1145" w:type="dxa"/>
            <w:vAlign w:val="center"/>
          </w:tcPr>
          <w:p w14:paraId="68F5A3AF" w14:textId="77777777" w:rsidR="00BF1566" w:rsidRDefault="00BF1566" w:rsidP="00061BC7">
            <w:pPr>
              <w:pStyle w:val="-ed9af0e5"/>
              <w:jc w:val="both"/>
              <w:rPr>
                <w:bCs/>
                <w:sz w:val="28"/>
              </w:rPr>
            </w:pPr>
            <w:r>
              <w:rPr>
                <w:rFonts w:hint="eastAsia"/>
                <w:bCs/>
                <w:sz w:val="28"/>
              </w:rPr>
              <w:t>临时分散，用完销毁</w:t>
            </w:r>
          </w:p>
        </w:tc>
      </w:tr>
    </w:tbl>
    <w:p w14:paraId="2950DCC3" w14:textId="77777777" w:rsidR="00BF1566" w:rsidRDefault="00BF1566" w:rsidP="00BF1566">
      <w:pPr>
        <w:rPr>
          <w:rFonts w:ascii="仿宋" w:eastAsia="仿宋" w:hAnsi="仿宋" w:cs="仿宋"/>
          <w:b/>
          <w:bCs/>
          <w:color w:val="FF0000"/>
          <w:sz w:val="21"/>
          <w:szCs w:val="21"/>
          <w:lang w:eastAsia="zh-CN"/>
        </w:rPr>
      </w:pPr>
    </w:p>
    <w:p w14:paraId="1E31E38F" w14:textId="77777777" w:rsidR="00BF1566" w:rsidRDefault="00BF1566" w:rsidP="00BF1566">
      <w:pPr>
        <w:ind w:firstLineChars="200" w:firstLine="422"/>
        <w:rPr>
          <w:rFonts w:ascii="仿宋" w:eastAsia="仿宋" w:hAnsi="仿宋" w:cs="仿宋"/>
          <w:b/>
          <w:bCs/>
          <w:color w:val="FF0000"/>
          <w:sz w:val="21"/>
          <w:szCs w:val="21"/>
          <w:lang w:eastAsia="zh-CN"/>
        </w:rPr>
      </w:pPr>
    </w:p>
    <w:p w14:paraId="7AF399B2" w14:textId="77777777" w:rsidR="00BF1566" w:rsidRDefault="00BF1566" w:rsidP="00BF1566">
      <w:pPr>
        <w:pStyle w:val="2"/>
        <w:rPr>
          <w:lang w:eastAsia="zh-CN"/>
        </w:rPr>
      </w:pPr>
      <w:bookmarkStart w:id="33" w:name="_Toc167377463"/>
      <w:r>
        <w:rPr>
          <w:rFonts w:hint="eastAsia"/>
          <w:lang w:eastAsia="zh-CN"/>
        </w:rPr>
        <w:t>5.5</w:t>
      </w:r>
      <w:r>
        <w:rPr>
          <w:rFonts w:hint="eastAsia"/>
          <w:lang w:eastAsia="zh-CN"/>
        </w:rPr>
        <w:t>密码应用部署</w:t>
      </w:r>
      <w:bookmarkEnd w:id="33"/>
    </w:p>
    <w:p w14:paraId="6E5C3D12"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包括软硬件设备清单(软硬件设备均需包括已有的密码产品清单)、部署示意图及说明等,新增加的密码设备需要明确标识。</w:t>
      </w:r>
      <w:r>
        <w:rPr>
          <w:rFonts w:ascii="仿宋" w:eastAsia="仿宋" w:hAnsi="仿宋" w:cs="仿宋" w:hint="eastAsia"/>
          <w:b/>
          <w:bCs/>
          <w:color w:val="FF0000"/>
          <w:sz w:val="21"/>
          <w:szCs w:val="21"/>
          <w:lang w:eastAsia="zh-CN"/>
        </w:rPr>
        <w:t>示例写法如下：</w:t>
      </w:r>
    </w:p>
    <w:p w14:paraId="639FBBAC" w14:textId="77777777" w:rsidR="00BF1566" w:rsidRDefault="00BF1566" w:rsidP="00BF1566">
      <w:pPr>
        <w:ind w:firstLineChars="200" w:firstLine="422"/>
        <w:rPr>
          <w:rFonts w:ascii="仿宋" w:eastAsia="仿宋" w:hAnsi="仿宋" w:cs="仿宋"/>
          <w:b/>
          <w:bCs/>
          <w:color w:val="FF0000"/>
          <w:sz w:val="21"/>
          <w:szCs w:val="21"/>
          <w:lang w:eastAsia="zh-CN"/>
        </w:rPr>
      </w:pPr>
    </w:p>
    <w:p w14:paraId="01EF9120" w14:textId="77777777" w:rsidR="00BF1566" w:rsidRDefault="00BF1566" w:rsidP="00BF1566">
      <w:pPr>
        <w:pStyle w:val="a9"/>
        <w:ind w:left="0" w:firstLineChars="200" w:firstLine="560"/>
        <w:rPr>
          <w:rFonts w:cs="仿宋"/>
          <w:lang w:eastAsia="zh-CN"/>
        </w:rPr>
      </w:pPr>
      <w:r>
        <w:rPr>
          <w:rFonts w:cs="仿宋"/>
          <w:lang w:eastAsia="zh-CN"/>
        </w:rPr>
        <w:t>本系统部署和使用了</w:t>
      </w:r>
      <w:r>
        <w:rPr>
          <w:rFonts w:cs="仿宋" w:hint="eastAsia"/>
          <w:lang w:eastAsia="zh-CN"/>
        </w:rPr>
        <w:t>【服务器密码机、签名验签服务器、SSL VPN</w:t>
      </w:r>
      <w:r>
        <w:rPr>
          <w:rFonts w:cs="仿宋"/>
          <w:lang w:eastAsia="zh-CN"/>
        </w:rPr>
        <w:t>安全网关、</w:t>
      </w:r>
      <w:r>
        <w:rPr>
          <w:rFonts w:cs="仿宋" w:hint="eastAsia"/>
          <w:lang w:eastAsia="zh-CN"/>
        </w:rPr>
        <w:t>国密安全密码应用中间件</w:t>
      </w:r>
      <w:r>
        <w:rPr>
          <w:rFonts w:cs="仿宋"/>
          <w:lang w:eastAsia="zh-CN"/>
        </w:rPr>
        <w:t>、USBKey、IPSec VPN、电子签章系统、时间戳服务器</w:t>
      </w:r>
      <w:r>
        <w:rPr>
          <w:rFonts w:cs="仿宋" w:hint="eastAsia"/>
          <w:lang w:eastAsia="zh-CN"/>
        </w:rPr>
        <w:t>】</w:t>
      </w:r>
      <w:r>
        <w:rPr>
          <w:rFonts w:cs="仿宋"/>
          <w:lang w:eastAsia="zh-CN"/>
        </w:rPr>
        <w:t>等密码产品，均</w:t>
      </w:r>
      <w:r>
        <w:rPr>
          <w:rFonts w:cs="仿宋" w:hint="eastAsia"/>
          <w:lang w:eastAsia="zh-CN"/>
        </w:rPr>
        <w:t>具有商用密码产品认</w:t>
      </w:r>
      <w:r>
        <w:rPr>
          <w:rFonts w:cs="仿宋" w:hint="eastAsia"/>
          <w:lang w:eastAsia="zh-CN"/>
        </w:rPr>
        <w:lastRenderedPageBreak/>
        <w:t>证证书，满足</w:t>
      </w:r>
      <w:r>
        <w:rPr>
          <w:rFonts w:cs="仿宋"/>
          <w:lang w:eastAsia="zh-CN"/>
        </w:rPr>
        <w:t>GB/T 37092-2018 《信息安全技术密码模块安全要求》标准</w:t>
      </w:r>
      <w:r>
        <w:rPr>
          <w:rFonts w:cs="仿宋" w:hint="eastAsia"/>
          <w:lang w:eastAsia="zh-CN"/>
        </w:rPr>
        <w:t>二级模块</w:t>
      </w:r>
      <w:r>
        <w:rPr>
          <w:rFonts w:cs="仿宋"/>
          <w:lang w:eastAsia="zh-CN"/>
        </w:rPr>
        <w:t>要求</w:t>
      </w:r>
      <w:r>
        <w:rPr>
          <w:rFonts w:cs="仿宋" w:hint="eastAsia"/>
          <w:lang w:eastAsia="zh-CN"/>
        </w:rPr>
        <w:t>。密码应用部署示意图如下：</w:t>
      </w:r>
    </w:p>
    <w:p w14:paraId="5E9F31B8" w14:textId="77777777" w:rsidR="00BF1566" w:rsidRDefault="00BF1566" w:rsidP="00BF1566">
      <w:pPr>
        <w:pStyle w:val="a9"/>
        <w:ind w:left="0" w:firstLineChars="0" w:firstLine="0"/>
        <w:rPr>
          <w:rFonts w:cs="仿宋"/>
          <w:position w:val="-142"/>
          <w:sz w:val="20"/>
          <w:szCs w:val="20"/>
          <w:lang w:eastAsia="zh-CN"/>
        </w:rPr>
      </w:pPr>
      <w:r>
        <w:rPr>
          <w:rFonts w:cs="仿宋" w:hint="eastAsia"/>
          <w:noProof/>
          <w:lang w:eastAsia="zh-CN"/>
        </w:rPr>
        <w:drawing>
          <wp:inline distT="0" distB="0" distL="114300" distR="114300" wp14:anchorId="19DA586C" wp14:editId="687ED4A4">
            <wp:extent cx="5271770" cy="4426585"/>
            <wp:effectExtent l="0" t="0" r="1270" b="825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3"/>
                    <a:stretch>
                      <a:fillRect/>
                    </a:stretch>
                  </pic:blipFill>
                  <pic:spPr>
                    <a:xfrm>
                      <a:off x="0" y="0"/>
                      <a:ext cx="5271770" cy="4426585"/>
                    </a:xfrm>
                    <a:prstGeom prst="rect">
                      <a:avLst/>
                    </a:prstGeom>
                  </pic:spPr>
                </pic:pic>
              </a:graphicData>
            </a:graphic>
          </wp:inline>
        </w:drawing>
      </w:r>
    </w:p>
    <w:p w14:paraId="1C43496C" w14:textId="77777777" w:rsidR="00BF1566" w:rsidRDefault="00BF1566" w:rsidP="00BF1566">
      <w:pPr>
        <w:pStyle w:val="a9"/>
        <w:ind w:left="0" w:firstLineChars="200" w:firstLine="562"/>
        <w:jc w:val="center"/>
        <w:rPr>
          <w:rFonts w:cs="仿宋"/>
          <w:b/>
          <w:bCs/>
          <w:lang w:eastAsia="zh-CN"/>
        </w:rPr>
      </w:pPr>
      <w:r>
        <w:rPr>
          <w:rFonts w:cs="仿宋" w:hint="eastAsia"/>
          <w:b/>
          <w:bCs/>
          <w:lang w:eastAsia="zh-CN"/>
        </w:rPr>
        <w:t>图3密码部署示意图</w:t>
      </w:r>
    </w:p>
    <w:p w14:paraId="5C647C17" w14:textId="77777777" w:rsidR="00BF1566" w:rsidRDefault="00BF1566" w:rsidP="00BF1566">
      <w:pPr>
        <w:pStyle w:val="ListParagraphec02e1fb"/>
        <w:ind w:left="556" w:firstLineChars="0" w:firstLine="0"/>
      </w:pPr>
    </w:p>
    <w:p w14:paraId="15F95F9E" w14:textId="77777777" w:rsidR="00BF1566" w:rsidRDefault="00BF1566" w:rsidP="00BF1566">
      <w:pPr>
        <w:pStyle w:val="ListParagraphec02e1fb"/>
        <w:numPr>
          <w:ilvl w:val="0"/>
          <w:numId w:val="6"/>
        </w:numPr>
        <w:ind w:firstLineChars="0"/>
      </w:pPr>
      <w:r>
        <w:rPr>
          <w:rFonts w:hint="eastAsia"/>
        </w:rPr>
        <w:t>在</w:t>
      </w:r>
      <w:r>
        <w:rPr>
          <w:rFonts w:hint="eastAsia"/>
        </w:rPr>
        <w:t>PC</w:t>
      </w:r>
      <w:r>
        <w:rPr>
          <w:rFonts w:hint="eastAsia"/>
        </w:rPr>
        <w:t>端配发</w:t>
      </w:r>
      <w:r>
        <w:rPr>
          <w:rFonts w:hint="eastAsia"/>
        </w:rPr>
        <w:t>USBKey</w:t>
      </w:r>
      <w:r>
        <w:rPr>
          <w:rFonts w:hint="eastAsia"/>
        </w:rPr>
        <w:t>智能密码钥匙。授权用户通过</w:t>
      </w:r>
      <w:r>
        <w:rPr>
          <w:rFonts w:hint="eastAsia"/>
        </w:rPr>
        <w:t>PC</w:t>
      </w:r>
      <w:r>
        <w:rPr>
          <w:rFonts w:hint="eastAsia"/>
        </w:rPr>
        <w:t>端登录，采用</w:t>
      </w:r>
      <w:r>
        <w:rPr>
          <w:rFonts w:hint="eastAsia"/>
        </w:rPr>
        <w:t>SM2</w:t>
      </w:r>
      <w:r>
        <w:rPr>
          <w:rFonts w:hint="eastAsia"/>
        </w:rPr>
        <w:t>数字证书认证机制，使用</w:t>
      </w:r>
      <w:r>
        <w:rPr>
          <w:rFonts w:hint="eastAsia"/>
        </w:rPr>
        <w:t>USBKey</w:t>
      </w:r>
      <w:r>
        <w:rPr>
          <w:rFonts w:hint="eastAsia"/>
        </w:rPr>
        <w:t>，与安全通道中的</w:t>
      </w:r>
      <w:r>
        <w:rPr>
          <w:rFonts w:hint="eastAsia"/>
        </w:rPr>
        <w:t>SSL</w:t>
      </w:r>
      <w:r>
        <w:t xml:space="preserve"> </w:t>
      </w:r>
      <w:r>
        <w:rPr>
          <w:rFonts w:hint="eastAsia"/>
        </w:rPr>
        <w:t>VPN</w:t>
      </w:r>
      <w:r>
        <w:rPr>
          <w:rFonts w:hint="eastAsia"/>
        </w:rPr>
        <w:t>安全网关之间，实现单向身份认证，确保授权用户身份的真实性。</w:t>
      </w:r>
    </w:p>
    <w:p w14:paraId="1AD5DB09" w14:textId="77777777" w:rsidR="00BF1566" w:rsidRDefault="00BF1566" w:rsidP="00BF1566">
      <w:pPr>
        <w:pStyle w:val="ListParagraphec02e1fb"/>
        <w:numPr>
          <w:ilvl w:val="0"/>
          <w:numId w:val="6"/>
        </w:numPr>
        <w:ind w:firstLineChars="0"/>
      </w:pPr>
      <w:r>
        <w:rPr>
          <w:rFonts w:hint="eastAsia"/>
        </w:rPr>
        <w:t>安全通道部署</w:t>
      </w:r>
      <w:r>
        <w:rPr>
          <w:rFonts w:hint="eastAsia"/>
        </w:rPr>
        <w:t>SSL</w:t>
      </w:r>
      <w:r>
        <w:t xml:space="preserve"> </w:t>
      </w:r>
      <w:r>
        <w:rPr>
          <w:rFonts w:hint="eastAsia"/>
        </w:rPr>
        <w:t>VPN</w:t>
      </w:r>
      <w:r>
        <w:rPr>
          <w:rFonts w:hint="eastAsia"/>
        </w:rPr>
        <w:t>安全网关，系统运维人员配发智能密码钥匙，由</w:t>
      </w:r>
      <w:r>
        <w:rPr>
          <w:rFonts w:hint="eastAsia"/>
        </w:rPr>
        <w:t>CA</w:t>
      </w:r>
      <w:r>
        <w:rPr>
          <w:rFonts w:hint="eastAsia"/>
        </w:rPr>
        <w:t>机构签发</w:t>
      </w:r>
      <w:r>
        <w:rPr>
          <w:rFonts w:hint="eastAsia"/>
        </w:rPr>
        <w:t>SM2</w:t>
      </w:r>
      <w:r>
        <w:rPr>
          <w:rFonts w:hint="eastAsia"/>
        </w:rPr>
        <w:t>数字证书，实现客户端与</w:t>
      </w:r>
      <w:r>
        <w:rPr>
          <w:rFonts w:hint="eastAsia"/>
        </w:rPr>
        <w:t>SSL</w:t>
      </w:r>
      <w:r>
        <w:t xml:space="preserve"> </w:t>
      </w:r>
      <w:r>
        <w:rPr>
          <w:rFonts w:hint="eastAsia"/>
        </w:rPr>
        <w:t>VPN</w:t>
      </w:r>
      <w:r>
        <w:rPr>
          <w:rFonts w:hint="eastAsia"/>
        </w:rPr>
        <w:t>安全网关之间的单向身份认证。运维人员通过安装</w:t>
      </w:r>
      <w:r>
        <w:rPr>
          <w:rFonts w:hint="eastAsia"/>
        </w:rPr>
        <w:t>SSL</w:t>
      </w:r>
      <w:r>
        <w:t xml:space="preserve"> </w:t>
      </w:r>
      <w:r>
        <w:rPr>
          <w:rFonts w:hint="eastAsia"/>
        </w:rPr>
        <w:t>VPN</w:t>
      </w:r>
      <w:r>
        <w:rPr>
          <w:rFonts w:hint="eastAsia"/>
        </w:rPr>
        <w:t>客户端实现安全接入。</w:t>
      </w:r>
    </w:p>
    <w:p w14:paraId="1940A94F" w14:textId="77777777" w:rsidR="00BF1566" w:rsidRDefault="00BF1566" w:rsidP="00BF1566">
      <w:pPr>
        <w:pStyle w:val="ListParagraphec02e1fb"/>
        <w:numPr>
          <w:ilvl w:val="0"/>
          <w:numId w:val="6"/>
        </w:numPr>
        <w:ind w:firstLineChars="0"/>
      </w:pPr>
      <w:r>
        <w:rPr>
          <w:rFonts w:hint="eastAsia"/>
        </w:rPr>
        <w:lastRenderedPageBreak/>
        <w:t>服务端包括交换机以及密码基础设施区，密码基础设施包括【服务器密码机、签名验签服务器、密钥管理系统、国密安全密码应用中间件】为上层提供各种密码服务：服务器密码机可以提供加解密服务和密钥管理服务；签名验签服务器可以提供签名验签服务，实现身份验证；密钥管理系统通过标准接口和不同密码设备对接，对外提供统一的密钥管理服务；国密安全密码应用中间件可以提供重要数据存储的机密性与完整性保护。</w:t>
      </w:r>
    </w:p>
    <w:p w14:paraId="60AC08A6" w14:textId="77777777" w:rsidR="00BF1566" w:rsidRDefault="00BF1566" w:rsidP="00BF1566">
      <w:pPr>
        <w:pStyle w:val="a9"/>
        <w:ind w:left="0" w:firstLineChars="200" w:firstLine="562"/>
        <w:jc w:val="both"/>
        <w:rPr>
          <w:rFonts w:cs="仿宋"/>
          <w:b/>
          <w:bCs/>
          <w:lang w:eastAsia="zh-CN"/>
        </w:rPr>
      </w:pPr>
      <w:r>
        <w:rPr>
          <w:rFonts w:cs="仿宋" w:hint="eastAsia"/>
          <w:b/>
          <w:bCs/>
          <w:lang w:eastAsia="zh-CN"/>
        </w:rPr>
        <w:t>密码软硬件产品：</w:t>
      </w:r>
    </w:p>
    <w:p w14:paraId="42D4B70D" w14:textId="77777777" w:rsidR="00BF1566" w:rsidRDefault="00BF1566" w:rsidP="00BF1566">
      <w:pPr>
        <w:pStyle w:val="a9"/>
        <w:ind w:left="0" w:firstLineChars="200" w:firstLine="560"/>
        <w:jc w:val="both"/>
        <w:rPr>
          <w:rFonts w:cs="仿宋"/>
          <w:lang w:eastAsia="zh-CN"/>
        </w:rPr>
      </w:pPr>
      <w:r>
        <w:rPr>
          <w:rFonts w:cs="仿宋" w:hint="eastAsia"/>
          <w:lang w:eastAsia="zh-CN"/>
        </w:rPr>
        <w:t>通过上述分析，该目标系统的密码应用改造所需的密码产品所包括硬件、软件以及相关的服务，如下表所示。</w:t>
      </w:r>
    </w:p>
    <w:tbl>
      <w:tblPr>
        <w:tblStyle w:val="-1a9a1e6d5"/>
        <w:tblpPr w:leftFromText="180" w:rightFromText="180" w:vertAnchor="text" w:horzAnchor="page" w:tblpXSpec="center" w:tblpY="253"/>
        <w:tblOverlap w:val="never"/>
        <w:tblW w:w="9040"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71"/>
        <w:gridCol w:w="565"/>
        <w:gridCol w:w="1200"/>
      </w:tblGrid>
      <w:tr w:rsidR="00BF1566" w14:paraId="45AF674A" w14:textId="77777777" w:rsidTr="0006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7F3307" w14:textId="77777777" w:rsidR="00BF1566" w:rsidRDefault="00BF1566" w:rsidP="00061BC7">
            <w:pPr>
              <w:pStyle w:val="-d2369412"/>
              <w:rPr>
                <w:b w:val="0"/>
                <w:bCs/>
                <w:sz w:val="28"/>
              </w:rPr>
            </w:pPr>
            <w:r>
              <w:rPr>
                <w:bCs/>
                <w:sz w:val="28"/>
              </w:rPr>
              <w:t>序号</w:t>
            </w:r>
          </w:p>
        </w:tc>
        <w:tc>
          <w:tcPr>
            <w:tcW w:w="1275" w:type="dxa"/>
            <w:tcBorders>
              <w:tl2br w:val="nil"/>
              <w:tr2bl w:val="nil"/>
            </w:tcBorders>
          </w:tcPr>
          <w:p w14:paraId="2BD5946C"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产品名称</w:t>
            </w:r>
          </w:p>
        </w:tc>
        <w:tc>
          <w:tcPr>
            <w:tcW w:w="1418" w:type="dxa"/>
            <w:tcBorders>
              <w:tl2br w:val="nil"/>
              <w:tr2bl w:val="nil"/>
            </w:tcBorders>
          </w:tcPr>
          <w:p w14:paraId="3BABB6E5"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部署位置</w:t>
            </w:r>
          </w:p>
        </w:tc>
        <w:tc>
          <w:tcPr>
            <w:tcW w:w="4171" w:type="dxa"/>
            <w:tcBorders>
              <w:tl2br w:val="nil"/>
              <w:tr2bl w:val="nil"/>
            </w:tcBorders>
          </w:tcPr>
          <w:p w14:paraId="459449DB"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主要用途</w:t>
            </w:r>
          </w:p>
        </w:tc>
        <w:tc>
          <w:tcPr>
            <w:tcW w:w="565" w:type="dxa"/>
            <w:tcBorders>
              <w:tl2br w:val="nil"/>
              <w:tr2bl w:val="nil"/>
            </w:tcBorders>
          </w:tcPr>
          <w:p w14:paraId="64E22827"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数量</w:t>
            </w:r>
          </w:p>
          <w:p w14:paraId="532B58F4"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szCs w:val="15"/>
              </w:rPr>
              <w:t>(</w:t>
            </w:r>
            <w:r>
              <w:rPr>
                <w:bCs/>
                <w:sz w:val="28"/>
                <w:szCs w:val="15"/>
              </w:rPr>
              <w:t>台</w:t>
            </w:r>
            <w:r>
              <w:rPr>
                <w:bCs/>
                <w:sz w:val="28"/>
                <w:szCs w:val="15"/>
              </w:rPr>
              <w:t>/</w:t>
            </w:r>
            <w:r>
              <w:rPr>
                <w:bCs/>
                <w:sz w:val="28"/>
                <w:szCs w:val="15"/>
              </w:rPr>
              <w:t>套</w:t>
            </w:r>
            <w:r>
              <w:rPr>
                <w:rFonts w:hint="eastAsia"/>
                <w:bCs/>
                <w:sz w:val="28"/>
                <w:szCs w:val="15"/>
              </w:rPr>
              <w:t>)</w:t>
            </w:r>
          </w:p>
        </w:tc>
        <w:tc>
          <w:tcPr>
            <w:tcW w:w="1200" w:type="dxa"/>
            <w:tcBorders>
              <w:tl2br w:val="nil"/>
              <w:tr2bl w:val="nil"/>
            </w:tcBorders>
          </w:tcPr>
          <w:p w14:paraId="41005AFD"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备注</w:t>
            </w:r>
          </w:p>
        </w:tc>
      </w:tr>
      <w:tr w:rsidR="00BF1566" w14:paraId="3FD9B7FF"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1A5161" w14:textId="77777777" w:rsidR="00BF1566" w:rsidRDefault="00BF1566" w:rsidP="00061BC7">
            <w:pPr>
              <w:pStyle w:val="-d2369412"/>
              <w:jc w:val="both"/>
              <w:rPr>
                <w:bCs/>
                <w:sz w:val="28"/>
              </w:rPr>
            </w:pPr>
            <w:r>
              <w:rPr>
                <w:bCs/>
                <w:sz w:val="28"/>
              </w:rPr>
              <w:t>1</w:t>
            </w:r>
          </w:p>
        </w:tc>
        <w:tc>
          <w:tcPr>
            <w:tcW w:w="1275" w:type="dxa"/>
            <w:tcBorders>
              <w:tl2br w:val="nil"/>
              <w:tr2bl w:val="nil"/>
            </w:tcBorders>
          </w:tcPr>
          <w:p w14:paraId="0DB0EBBB"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服务器密码机</w:t>
            </w:r>
          </w:p>
        </w:tc>
        <w:tc>
          <w:tcPr>
            <w:tcW w:w="1418" w:type="dxa"/>
            <w:tcBorders>
              <w:tl2br w:val="nil"/>
              <w:tr2bl w:val="nil"/>
            </w:tcBorders>
          </w:tcPr>
          <w:p w14:paraId="57501137"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5B1523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6EAC86C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6BBCAA2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8A4276E"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E749345" w14:textId="77777777" w:rsidR="00BF1566" w:rsidRDefault="00BF1566" w:rsidP="00061BC7">
            <w:pPr>
              <w:pStyle w:val="-d2369412"/>
              <w:jc w:val="both"/>
              <w:rPr>
                <w:bCs/>
                <w:sz w:val="28"/>
              </w:rPr>
            </w:pPr>
            <w:r>
              <w:rPr>
                <w:rFonts w:hint="eastAsia"/>
                <w:bCs/>
                <w:sz w:val="28"/>
              </w:rPr>
              <w:t>2</w:t>
            </w:r>
          </w:p>
        </w:tc>
        <w:tc>
          <w:tcPr>
            <w:tcW w:w="1275" w:type="dxa"/>
            <w:tcBorders>
              <w:tl2br w:val="nil"/>
              <w:tr2bl w:val="nil"/>
            </w:tcBorders>
          </w:tcPr>
          <w:p w14:paraId="79428B8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签名验签服务器</w:t>
            </w:r>
          </w:p>
        </w:tc>
        <w:tc>
          <w:tcPr>
            <w:tcW w:w="1418" w:type="dxa"/>
            <w:tcBorders>
              <w:tl2br w:val="nil"/>
              <w:tr2bl w:val="nil"/>
            </w:tcBorders>
          </w:tcPr>
          <w:p w14:paraId="08F0264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7FF9DA2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2F32A18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46C451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25D5FF6"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C895BCA" w14:textId="77777777" w:rsidR="00BF1566" w:rsidRDefault="00BF1566" w:rsidP="00061BC7">
            <w:pPr>
              <w:pStyle w:val="-d2369412"/>
              <w:jc w:val="both"/>
              <w:rPr>
                <w:bCs/>
                <w:sz w:val="28"/>
              </w:rPr>
            </w:pPr>
            <w:r>
              <w:rPr>
                <w:rFonts w:hint="eastAsia"/>
                <w:bCs/>
                <w:sz w:val="28"/>
              </w:rPr>
              <w:t>3</w:t>
            </w:r>
          </w:p>
        </w:tc>
        <w:tc>
          <w:tcPr>
            <w:tcW w:w="1275" w:type="dxa"/>
            <w:tcBorders>
              <w:tl2br w:val="nil"/>
              <w:tr2bl w:val="nil"/>
            </w:tcBorders>
          </w:tcPr>
          <w:p w14:paraId="5C930A0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国密安全密码应用中间件</w:t>
            </w:r>
          </w:p>
        </w:tc>
        <w:tc>
          <w:tcPr>
            <w:tcW w:w="1418" w:type="dxa"/>
            <w:tcBorders>
              <w:tl2br w:val="nil"/>
              <w:tr2bl w:val="nil"/>
            </w:tcBorders>
          </w:tcPr>
          <w:p w14:paraId="0FF4B0D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931237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向下对接不同厂商的各类异构密码设备，向上提供统一的密码服务接口</w:t>
            </w:r>
          </w:p>
        </w:tc>
        <w:tc>
          <w:tcPr>
            <w:tcW w:w="565" w:type="dxa"/>
            <w:tcBorders>
              <w:tl2br w:val="nil"/>
              <w:tr2bl w:val="nil"/>
            </w:tcBorders>
          </w:tcPr>
          <w:p w14:paraId="2D2958C7"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63FA303"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78B3B1A"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3375137" w14:textId="77777777" w:rsidR="00BF1566" w:rsidRDefault="00BF1566" w:rsidP="00061BC7">
            <w:pPr>
              <w:pStyle w:val="-d2369412"/>
              <w:jc w:val="both"/>
              <w:rPr>
                <w:bCs/>
                <w:sz w:val="28"/>
              </w:rPr>
            </w:pPr>
            <w:r>
              <w:rPr>
                <w:rFonts w:hint="eastAsia"/>
                <w:bCs/>
                <w:sz w:val="28"/>
              </w:rPr>
              <w:t>4</w:t>
            </w:r>
          </w:p>
        </w:tc>
        <w:tc>
          <w:tcPr>
            <w:tcW w:w="1275" w:type="dxa"/>
            <w:tcBorders>
              <w:tl2br w:val="nil"/>
              <w:tr2bl w:val="nil"/>
            </w:tcBorders>
          </w:tcPr>
          <w:p w14:paraId="7C334D5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密钥管理系统</w:t>
            </w:r>
          </w:p>
        </w:tc>
        <w:tc>
          <w:tcPr>
            <w:tcW w:w="1418" w:type="dxa"/>
            <w:tcBorders>
              <w:tl2br w:val="nil"/>
              <w:tr2bl w:val="nil"/>
            </w:tcBorders>
          </w:tcPr>
          <w:p w14:paraId="572C1DA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527ADFBE"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通过标准接口和不同密码设备对接，对外提供统一的密钥管理服务</w:t>
            </w:r>
          </w:p>
        </w:tc>
        <w:tc>
          <w:tcPr>
            <w:tcW w:w="565" w:type="dxa"/>
            <w:tcBorders>
              <w:tl2br w:val="nil"/>
              <w:tr2bl w:val="nil"/>
            </w:tcBorders>
          </w:tcPr>
          <w:p w14:paraId="4EE665D2"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77DD156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57415E10"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33674C42" w14:textId="77777777" w:rsidR="00BF1566" w:rsidRDefault="00BF1566" w:rsidP="00061BC7">
            <w:pPr>
              <w:pStyle w:val="-d2369412"/>
              <w:jc w:val="both"/>
              <w:rPr>
                <w:bCs/>
                <w:sz w:val="28"/>
              </w:rPr>
            </w:pPr>
            <w:r>
              <w:rPr>
                <w:rFonts w:hint="eastAsia"/>
                <w:bCs/>
                <w:sz w:val="28"/>
              </w:rPr>
              <w:t>5</w:t>
            </w:r>
          </w:p>
        </w:tc>
        <w:tc>
          <w:tcPr>
            <w:tcW w:w="1275" w:type="dxa"/>
            <w:tcBorders>
              <w:tl2br w:val="nil"/>
              <w:tr2bl w:val="nil"/>
            </w:tcBorders>
          </w:tcPr>
          <w:p w14:paraId="1CE5448A"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国密数字证书</w:t>
            </w:r>
          </w:p>
        </w:tc>
        <w:tc>
          <w:tcPr>
            <w:tcW w:w="1418" w:type="dxa"/>
            <w:tcBorders>
              <w:tl2br w:val="nil"/>
              <w:tr2bl w:val="nil"/>
            </w:tcBorders>
          </w:tcPr>
          <w:p w14:paraId="22831D54"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智能密码钥匙</w:t>
            </w:r>
          </w:p>
        </w:tc>
        <w:tc>
          <w:tcPr>
            <w:tcW w:w="4171" w:type="dxa"/>
            <w:tcBorders>
              <w:tl2br w:val="nil"/>
              <w:tr2bl w:val="nil"/>
            </w:tcBorders>
          </w:tcPr>
          <w:p w14:paraId="1B08E607"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为系统提供基于密码技术的服务区分、标识、鉴别参与方身份</w:t>
            </w:r>
            <w:r>
              <w:rPr>
                <w:rFonts w:hint="eastAsia"/>
                <w:bCs/>
                <w:sz w:val="28"/>
              </w:rPr>
              <w:t>/</w:t>
            </w:r>
            <w:r>
              <w:rPr>
                <w:rFonts w:hint="eastAsia"/>
                <w:bCs/>
                <w:sz w:val="28"/>
              </w:rPr>
              <w:t>身份认证、电子签名</w:t>
            </w:r>
            <w:r>
              <w:rPr>
                <w:rFonts w:hint="eastAsia"/>
                <w:bCs/>
                <w:sz w:val="28"/>
              </w:rPr>
              <w:t>/</w:t>
            </w:r>
            <w:r>
              <w:rPr>
                <w:rFonts w:hint="eastAsia"/>
                <w:bCs/>
                <w:sz w:val="28"/>
              </w:rPr>
              <w:t>数据加密</w:t>
            </w:r>
          </w:p>
        </w:tc>
        <w:tc>
          <w:tcPr>
            <w:tcW w:w="565" w:type="dxa"/>
            <w:tcBorders>
              <w:tl2br w:val="nil"/>
              <w:tr2bl w:val="nil"/>
            </w:tcBorders>
          </w:tcPr>
          <w:p w14:paraId="3F6D4B1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EE6CC8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5CF6CD4"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C271CB" w14:textId="77777777" w:rsidR="00BF1566" w:rsidRDefault="00BF1566" w:rsidP="00061BC7">
            <w:pPr>
              <w:pStyle w:val="-d2369412"/>
              <w:jc w:val="both"/>
              <w:rPr>
                <w:bCs/>
                <w:sz w:val="28"/>
              </w:rPr>
            </w:pPr>
            <w:r>
              <w:rPr>
                <w:rFonts w:hint="eastAsia"/>
                <w:bCs/>
                <w:sz w:val="28"/>
              </w:rPr>
              <w:t>6</w:t>
            </w:r>
          </w:p>
        </w:tc>
        <w:tc>
          <w:tcPr>
            <w:tcW w:w="1275" w:type="dxa"/>
            <w:tcBorders>
              <w:tl2br w:val="nil"/>
              <w:tr2bl w:val="nil"/>
            </w:tcBorders>
          </w:tcPr>
          <w:p w14:paraId="1B94346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智能密码</w:t>
            </w:r>
            <w:r>
              <w:rPr>
                <w:rFonts w:hint="eastAsia"/>
                <w:bCs/>
                <w:color w:val="000000"/>
                <w:sz w:val="28"/>
              </w:rPr>
              <w:lastRenderedPageBreak/>
              <w:t>钥匙</w:t>
            </w:r>
          </w:p>
        </w:tc>
        <w:tc>
          <w:tcPr>
            <w:tcW w:w="1418" w:type="dxa"/>
            <w:tcBorders>
              <w:tl2br w:val="nil"/>
              <w:tr2bl w:val="nil"/>
            </w:tcBorders>
          </w:tcPr>
          <w:p w14:paraId="1FAAAA4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用户及运</w:t>
            </w:r>
            <w:r>
              <w:rPr>
                <w:rFonts w:hint="eastAsia"/>
                <w:bCs/>
                <w:sz w:val="28"/>
              </w:rPr>
              <w:lastRenderedPageBreak/>
              <w:t>维人员</w:t>
            </w:r>
            <w:r>
              <w:rPr>
                <w:rFonts w:hint="eastAsia"/>
                <w:bCs/>
                <w:sz w:val="28"/>
              </w:rPr>
              <w:t>PC</w:t>
            </w:r>
            <w:r>
              <w:rPr>
                <w:rFonts w:hint="eastAsia"/>
                <w:bCs/>
                <w:sz w:val="28"/>
              </w:rPr>
              <w:t>端</w:t>
            </w:r>
          </w:p>
        </w:tc>
        <w:tc>
          <w:tcPr>
            <w:tcW w:w="4171" w:type="dxa"/>
            <w:tcBorders>
              <w:tl2br w:val="nil"/>
              <w:tr2bl w:val="nil"/>
            </w:tcBorders>
          </w:tcPr>
          <w:p w14:paraId="715387B6"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用于</w:t>
            </w:r>
            <w:r>
              <w:rPr>
                <w:rFonts w:hint="eastAsia"/>
                <w:bCs/>
                <w:sz w:val="28"/>
              </w:rPr>
              <w:t>PC</w:t>
            </w:r>
            <w:r>
              <w:rPr>
                <w:rFonts w:hint="eastAsia"/>
                <w:bCs/>
                <w:sz w:val="28"/>
              </w:rPr>
              <w:t>端登录，实现登录人员的</w:t>
            </w:r>
            <w:r>
              <w:rPr>
                <w:rFonts w:hint="eastAsia"/>
                <w:bCs/>
                <w:sz w:val="28"/>
              </w:rPr>
              <w:lastRenderedPageBreak/>
              <w:t>安全身份鉴别，防止非授权人员登录</w:t>
            </w:r>
          </w:p>
        </w:tc>
        <w:tc>
          <w:tcPr>
            <w:tcW w:w="565" w:type="dxa"/>
            <w:tcBorders>
              <w:tl2br w:val="nil"/>
              <w:tr2bl w:val="nil"/>
            </w:tcBorders>
          </w:tcPr>
          <w:p w14:paraId="2C8A3F1D"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EA407E3"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3AEF9137"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8EC0EF" w14:textId="77777777" w:rsidR="00BF1566" w:rsidRDefault="00BF1566" w:rsidP="00061BC7">
            <w:pPr>
              <w:pStyle w:val="-d2369412"/>
              <w:jc w:val="both"/>
              <w:rPr>
                <w:bCs/>
                <w:sz w:val="28"/>
              </w:rPr>
            </w:pPr>
            <w:r>
              <w:rPr>
                <w:rFonts w:hint="eastAsia"/>
                <w:bCs/>
                <w:sz w:val="28"/>
              </w:rPr>
              <w:t>7</w:t>
            </w:r>
          </w:p>
        </w:tc>
        <w:tc>
          <w:tcPr>
            <w:tcW w:w="1275" w:type="dxa"/>
            <w:tcBorders>
              <w:tl2br w:val="nil"/>
              <w:tr2bl w:val="nil"/>
            </w:tcBorders>
          </w:tcPr>
          <w:p w14:paraId="5C8C41F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SSL VPN</w:t>
            </w:r>
            <w:r>
              <w:rPr>
                <w:rFonts w:hint="eastAsia"/>
                <w:bCs/>
                <w:color w:val="000000"/>
                <w:sz w:val="28"/>
              </w:rPr>
              <w:t>安全网关</w:t>
            </w:r>
          </w:p>
        </w:tc>
        <w:tc>
          <w:tcPr>
            <w:tcW w:w="1418" w:type="dxa"/>
            <w:tcBorders>
              <w:tl2br w:val="nil"/>
              <w:tr2bl w:val="nil"/>
            </w:tcBorders>
          </w:tcPr>
          <w:p w14:paraId="0BCBF3A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2A4F3F3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基于国密</w:t>
            </w:r>
            <w:r>
              <w:rPr>
                <w:rFonts w:hint="eastAsia"/>
                <w:bCs/>
                <w:sz w:val="28"/>
              </w:rPr>
              <w:t>SSL</w:t>
            </w:r>
            <w:r>
              <w:rPr>
                <w:rFonts w:hint="eastAsia"/>
                <w:bCs/>
                <w:sz w:val="28"/>
              </w:rPr>
              <w:t>协议保证移动端、</w:t>
            </w:r>
            <w:r>
              <w:rPr>
                <w:rFonts w:hint="eastAsia"/>
                <w:bCs/>
                <w:sz w:val="28"/>
              </w:rPr>
              <w:t>PC</w:t>
            </w:r>
            <w:r>
              <w:rPr>
                <w:rFonts w:hint="eastAsia"/>
                <w:bCs/>
                <w:sz w:val="28"/>
              </w:rPr>
              <w:t>端与站点之间构建安全通道的设备</w:t>
            </w:r>
          </w:p>
        </w:tc>
        <w:tc>
          <w:tcPr>
            <w:tcW w:w="565" w:type="dxa"/>
            <w:tcBorders>
              <w:tl2br w:val="nil"/>
              <w:tr2bl w:val="nil"/>
            </w:tcBorders>
          </w:tcPr>
          <w:p w14:paraId="3D37CF0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10E4165"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202FA2F8"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3A2B670" w14:textId="77777777" w:rsidR="00BF1566" w:rsidRDefault="00BF1566" w:rsidP="00061BC7">
            <w:pPr>
              <w:pStyle w:val="-d2369412"/>
              <w:jc w:val="both"/>
              <w:rPr>
                <w:bCs/>
                <w:sz w:val="28"/>
              </w:rPr>
            </w:pPr>
            <w:r>
              <w:rPr>
                <w:rFonts w:hint="eastAsia"/>
                <w:bCs/>
                <w:sz w:val="28"/>
              </w:rPr>
              <w:t>8</w:t>
            </w:r>
          </w:p>
        </w:tc>
        <w:tc>
          <w:tcPr>
            <w:tcW w:w="1275" w:type="dxa"/>
            <w:tcBorders>
              <w:tl2br w:val="nil"/>
              <w:tr2bl w:val="nil"/>
            </w:tcBorders>
          </w:tcPr>
          <w:p w14:paraId="643D96C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color w:val="000000"/>
                <w:sz w:val="28"/>
              </w:rPr>
            </w:pPr>
            <w:r>
              <w:rPr>
                <w:rFonts w:hint="eastAsia"/>
                <w:bCs/>
                <w:color w:val="000000"/>
                <w:sz w:val="28"/>
              </w:rPr>
              <w:t>IPSec VPN</w:t>
            </w:r>
            <w:r>
              <w:rPr>
                <w:rFonts w:hint="eastAsia"/>
                <w:bCs/>
                <w:color w:val="000000"/>
                <w:sz w:val="28"/>
              </w:rPr>
              <w:t>安全网关</w:t>
            </w:r>
          </w:p>
        </w:tc>
        <w:tc>
          <w:tcPr>
            <w:tcW w:w="1418" w:type="dxa"/>
            <w:tcBorders>
              <w:tl2br w:val="nil"/>
              <w:tr2bl w:val="nil"/>
            </w:tcBorders>
          </w:tcPr>
          <w:p w14:paraId="29CEB4C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79F8FCC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为进行数据灾备的通信双方进行双向</w:t>
            </w:r>
            <w:r>
              <w:rPr>
                <w:rFonts w:hint="eastAsia"/>
                <w:bCs/>
                <w:sz w:val="28"/>
              </w:rPr>
              <w:t xml:space="preserve"> </w:t>
            </w:r>
            <w:r>
              <w:rPr>
                <w:rFonts w:hint="eastAsia"/>
                <w:bCs/>
                <w:sz w:val="28"/>
              </w:rPr>
              <w:t>身份鉴别，</w:t>
            </w:r>
            <w:r>
              <w:rPr>
                <w:rFonts w:hint="eastAsia"/>
                <w:bCs/>
                <w:sz w:val="28"/>
              </w:rPr>
              <w:t xml:space="preserve"> </w:t>
            </w:r>
            <w:r>
              <w:rPr>
                <w:rFonts w:hint="eastAsia"/>
                <w:bCs/>
                <w:sz w:val="28"/>
              </w:rPr>
              <w:t>对数据</w:t>
            </w:r>
            <w:r>
              <w:rPr>
                <w:rFonts w:hint="eastAsia"/>
                <w:bCs/>
                <w:sz w:val="28"/>
              </w:rPr>
              <w:t xml:space="preserve"> </w:t>
            </w:r>
            <w:r>
              <w:rPr>
                <w:rFonts w:hint="eastAsia"/>
                <w:bCs/>
                <w:sz w:val="28"/>
              </w:rPr>
              <w:t>备份传输通道进行</w:t>
            </w:r>
            <w:r>
              <w:rPr>
                <w:rFonts w:hint="eastAsia"/>
                <w:bCs/>
                <w:sz w:val="28"/>
              </w:rPr>
              <w:t xml:space="preserve"> </w:t>
            </w:r>
            <w:r>
              <w:rPr>
                <w:rFonts w:hint="eastAsia"/>
                <w:bCs/>
                <w:sz w:val="28"/>
              </w:rPr>
              <w:t>传输机密性、</w:t>
            </w:r>
            <w:r>
              <w:rPr>
                <w:rFonts w:hint="eastAsia"/>
                <w:bCs/>
                <w:sz w:val="28"/>
              </w:rPr>
              <w:t xml:space="preserve"> </w:t>
            </w:r>
            <w:r>
              <w:rPr>
                <w:rFonts w:hint="eastAsia"/>
                <w:bCs/>
                <w:sz w:val="28"/>
              </w:rPr>
              <w:t>完整性保护</w:t>
            </w:r>
          </w:p>
        </w:tc>
        <w:tc>
          <w:tcPr>
            <w:tcW w:w="565" w:type="dxa"/>
            <w:tcBorders>
              <w:tl2br w:val="nil"/>
              <w:tr2bl w:val="nil"/>
            </w:tcBorders>
          </w:tcPr>
          <w:p w14:paraId="6005F54B"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FA03575"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bl>
    <w:p w14:paraId="593A463C" w14:textId="77777777" w:rsidR="00967D64" w:rsidRDefault="00967D64">
      <w:pPr>
        <w:rPr>
          <w:lang w:eastAsia="zh-CN"/>
        </w:rPr>
      </w:pPr>
    </w:p>
    <w:sectPr w:rsidR="00967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EF6BE" w14:textId="77777777" w:rsidR="005A07D7" w:rsidRDefault="005A07D7" w:rsidP="00BF1566">
      <w:r>
        <w:separator/>
      </w:r>
    </w:p>
  </w:endnote>
  <w:endnote w:type="continuationSeparator" w:id="0">
    <w:p w14:paraId="00B56598" w14:textId="77777777" w:rsidR="005A07D7" w:rsidRDefault="005A07D7" w:rsidP="00BF1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2D469" w14:textId="77777777" w:rsidR="005A07D7" w:rsidRDefault="005A07D7" w:rsidP="00BF1566">
      <w:r>
        <w:separator/>
      </w:r>
    </w:p>
  </w:footnote>
  <w:footnote w:type="continuationSeparator" w:id="0">
    <w:p w14:paraId="6CF39A2E" w14:textId="77777777" w:rsidR="005A07D7" w:rsidRDefault="005A07D7" w:rsidP="00BF15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695B9B"/>
    <w:multiLevelType w:val="multilevel"/>
    <w:tmpl w:val="85695B9B"/>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AE34731D"/>
    <w:multiLevelType w:val="multilevel"/>
    <w:tmpl w:val="AE34731D"/>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B66DE247"/>
    <w:multiLevelType w:val="singleLevel"/>
    <w:tmpl w:val="D1462828"/>
    <w:lvl w:ilvl="0">
      <w:start w:val="5"/>
      <w:numFmt w:val="decimal"/>
      <w:pStyle w:val="1"/>
      <w:lvlText w:val="%1."/>
      <w:lvlJc w:val="left"/>
      <w:pPr>
        <w:tabs>
          <w:tab w:val="num" w:pos="312"/>
        </w:tabs>
        <w:ind w:left="0" w:firstLine="0"/>
      </w:pPr>
      <w:rPr>
        <w:rFonts w:hint="eastAsia"/>
      </w:rPr>
    </w:lvl>
  </w:abstractNum>
  <w:abstractNum w:abstractNumId="3" w15:restartNumberingAfterBreak="0">
    <w:nsid w:val="D8874265"/>
    <w:multiLevelType w:val="singleLevel"/>
    <w:tmpl w:val="D8874265"/>
    <w:lvl w:ilvl="0">
      <w:start w:val="1"/>
      <w:numFmt w:val="chineseCounting"/>
      <w:suff w:val="nothing"/>
      <w:lvlText w:val="（%1）"/>
      <w:lvlJc w:val="left"/>
      <w:pPr>
        <w:ind w:left="0" w:firstLine="420"/>
      </w:pPr>
      <w:rPr>
        <w:rFonts w:hint="eastAsia"/>
      </w:rPr>
    </w:lvl>
  </w:abstractNum>
  <w:abstractNum w:abstractNumId="4" w15:restartNumberingAfterBreak="0">
    <w:nsid w:val="DAA5F455"/>
    <w:multiLevelType w:val="singleLevel"/>
    <w:tmpl w:val="DAA5F455"/>
    <w:lvl w:ilvl="0">
      <w:start w:val="1"/>
      <w:numFmt w:val="decimal"/>
      <w:suff w:val="nothing"/>
      <w:lvlText w:val="%1、"/>
      <w:lvlJc w:val="left"/>
    </w:lvl>
  </w:abstractNum>
  <w:abstractNum w:abstractNumId="5" w15:restartNumberingAfterBreak="0">
    <w:nsid w:val="337762D2"/>
    <w:multiLevelType w:val="multilevel"/>
    <w:tmpl w:val="337762D2"/>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AB81B62"/>
    <w:multiLevelType w:val="hybridMultilevel"/>
    <w:tmpl w:val="4E581944"/>
    <w:lvl w:ilvl="0" w:tplc="FD7E4D48">
      <w:start w:val="1"/>
      <w:numFmt w:val="decimal"/>
      <w:lvlText w:val="%1)"/>
      <w:lvlJc w:val="left"/>
      <w:pPr>
        <w:ind w:left="848" w:hanging="288"/>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478034718">
    <w:abstractNumId w:val="2"/>
  </w:num>
  <w:num w:numId="2" w16cid:durableId="1333141777">
    <w:abstractNumId w:val="4"/>
  </w:num>
  <w:num w:numId="3" w16cid:durableId="1312054577">
    <w:abstractNumId w:val="5"/>
  </w:num>
  <w:num w:numId="4" w16cid:durableId="341007184">
    <w:abstractNumId w:val="3"/>
  </w:num>
  <w:num w:numId="5" w16cid:durableId="1774863084">
    <w:abstractNumId w:val="0"/>
  </w:num>
  <w:num w:numId="6" w16cid:durableId="1911497709">
    <w:abstractNumId w:val="1"/>
  </w:num>
  <w:num w:numId="7" w16cid:durableId="17515829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30997">
    <w15:presenceInfo w15:providerId="AD" w15:userId="S::e30997@1.365of.vip::f9a2c3bd-8c14-4909-b307-941e023d32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47FF0"/>
    <w:rsid w:val="00043D2C"/>
    <w:rsid w:val="000729B4"/>
    <w:rsid w:val="00153A0A"/>
    <w:rsid w:val="00270C22"/>
    <w:rsid w:val="002F31C1"/>
    <w:rsid w:val="00330C68"/>
    <w:rsid w:val="004A0EEC"/>
    <w:rsid w:val="00527779"/>
    <w:rsid w:val="005A07D7"/>
    <w:rsid w:val="005A26B9"/>
    <w:rsid w:val="00607656"/>
    <w:rsid w:val="00644CDA"/>
    <w:rsid w:val="006A19D8"/>
    <w:rsid w:val="006F119E"/>
    <w:rsid w:val="007834DA"/>
    <w:rsid w:val="007A1CFE"/>
    <w:rsid w:val="00957992"/>
    <w:rsid w:val="00967D64"/>
    <w:rsid w:val="00970BBB"/>
    <w:rsid w:val="0098754F"/>
    <w:rsid w:val="00A47FF0"/>
    <w:rsid w:val="00B15FA5"/>
    <w:rsid w:val="00BF1566"/>
    <w:rsid w:val="00C0124E"/>
    <w:rsid w:val="00C1377C"/>
    <w:rsid w:val="00C704CA"/>
    <w:rsid w:val="00CB6E84"/>
    <w:rsid w:val="00D355BE"/>
    <w:rsid w:val="00DB6D38"/>
    <w:rsid w:val="00DD0516"/>
    <w:rsid w:val="00DF5D14"/>
    <w:rsid w:val="00E129BC"/>
    <w:rsid w:val="00E74EC8"/>
    <w:rsid w:val="00E9518A"/>
    <w:rsid w:val="00EC2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71BEA"/>
  <w15:chartTrackingRefBased/>
  <w15:docId w15:val="{EC0116F3-2E58-4370-9CB8-EE8AA56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uiPriority w:val="1"/>
    <w:qFormat/>
    <w:rsid w:val="00BF1566"/>
    <w:pPr>
      <w:widowControl w:val="0"/>
    </w:pPr>
    <w:rPr>
      <w:kern w:val="0"/>
      <w:sz w:val="22"/>
      <w:lang w:eastAsia="en-US"/>
    </w:rPr>
  </w:style>
  <w:style w:type="paragraph" w:styleId="1">
    <w:name w:val="heading 1"/>
    <w:basedOn w:val="a"/>
    <w:next w:val="a"/>
    <w:link w:val="10"/>
    <w:autoRedefine/>
    <w:qFormat/>
    <w:rsid w:val="00BF1566"/>
    <w:pPr>
      <w:keepNext/>
      <w:keepLines/>
      <w:numPr>
        <w:numId w:val="1"/>
      </w:numPr>
      <w:tabs>
        <w:tab w:val="clear" w:pos="312"/>
      </w:tabs>
      <w:spacing w:before="340" w:after="330" w:line="576" w:lineRule="auto"/>
      <w:outlineLvl w:val="0"/>
    </w:pPr>
    <w:rPr>
      <w:b/>
      <w:kern w:val="44"/>
      <w:sz w:val="44"/>
    </w:rPr>
  </w:style>
  <w:style w:type="paragraph" w:styleId="2">
    <w:name w:val="heading 2"/>
    <w:basedOn w:val="a"/>
    <w:next w:val="a"/>
    <w:link w:val="20"/>
    <w:autoRedefine/>
    <w:unhideWhenUsed/>
    <w:qFormat/>
    <w:rsid w:val="00BF1566"/>
    <w:pPr>
      <w:keepNext/>
      <w:keepLines/>
      <w:spacing w:before="260" w:after="260" w:line="413" w:lineRule="auto"/>
      <w:outlineLvl w:val="1"/>
    </w:pPr>
    <w:rPr>
      <w:rFonts w:ascii="Arial" w:eastAsia="黑体" w:hAnsi="Arial"/>
      <w:b/>
      <w:sz w:val="32"/>
    </w:rPr>
  </w:style>
  <w:style w:type="paragraph" w:styleId="3">
    <w:name w:val="heading 3"/>
    <w:basedOn w:val="a"/>
    <w:next w:val="a"/>
    <w:link w:val="30"/>
    <w:autoRedefine/>
    <w:unhideWhenUsed/>
    <w:qFormat/>
    <w:rsid w:val="00BF1566"/>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566"/>
    <w:pPr>
      <w:tabs>
        <w:tab w:val="center" w:pos="4153"/>
        <w:tab w:val="right" w:pos="8306"/>
      </w:tabs>
      <w:snapToGrid w:val="0"/>
      <w:jc w:val="center"/>
    </w:pPr>
    <w:rPr>
      <w:sz w:val="18"/>
      <w:szCs w:val="18"/>
    </w:rPr>
  </w:style>
  <w:style w:type="character" w:customStyle="1" w:styleId="a4">
    <w:name w:val="页眉 字符"/>
    <w:basedOn w:val="a0"/>
    <w:link w:val="a3"/>
    <w:uiPriority w:val="99"/>
    <w:rsid w:val="00BF1566"/>
    <w:rPr>
      <w:sz w:val="18"/>
      <w:szCs w:val="18"/>
    </w:rPr>
  </w:style>
  <w:style w:type="paragraph" w:styleId="a5">
    <w:name w:val="footer"/>
    <w:basedOn w:val="a"/>
    <w:link w:val="a6"/>
    <w:uiPriority w:val="99"/>
    <w:unhideWhenUsed/>
    <w:rsid w:val="00BF1566"/>
    <w:pPr>
      <w:tabs>
        <w:tab w:val="center" w:pos="4153"/>
        <w:tab w:val="right" w:pos="8306"/>
      </w:tabs>
      <w:snapToGrid w:val="0"/>
    </w:pPr>
    <w:rPr>
      <w:sz w:val="18"/>
      <w:szCs w:val="18"/>
    </w:rPr>
  </w:style>
  <w:style w:type="character" w:customStyle="1" w:styleId="a6">
    <w:name w:val="页脚 字符"/>
    <w:basedOn w:val="a0"/>
    <w:link w:val="a5"/>
    <w:uiPriority w:val="99"/>
    <w:rsid w:val="00BF1566"/>
    <w:rPr>
      <w:sz w:val="18"/>
      <w:szCs w:val="18"/>
    </w:rPr>
  </w:style>
  <w:style w:type="character" w:customStyle="1" w:styleId="10">
    <w:name w:val="标题 1 字符"/>
    <w:basedOn w:val="a0"/>
    <w:link w:val="1"/>
    <w:rsid w:val="00BF1566"/>
    <w:rPr>
      <w:b/>
      <w:kern w:val="44"/>
      <w:sz w:val="44"/>
      <w:lang w:eastAsia="en-US"/>
    </w:rPr>
  </w:style>
  <w:style w:type="character" w:customStyle="1" w:styleId="20">
    <w:name w:val="标题 2 字符"/>
    <w:basedOn w:val="a0"/>
    <w:link w:val="2"/>
    <w:rsid w:val="00BF1566"/>
    <w:rPr>
      <w:rFonts w:ascii="Arial" w:eastAsia="黑体" w:hAnsi="Arial"/>
      <w:b/>
      <w:kern w:val="0"/>
      <w:sz w:val="32"/>
      <w:lang w:eastAsia="en-US"/>
    </w:rPr>
  </w:style>
  <w:style w:type="character" w:customStyle="1" w:styleId="30">
    <w:name w:val="标题 3 字符"/>
    <w:basedOn w:val="a0"/>
    <w:link w:val="3"/>
    <w:rsid w:val="00BF1566"/>
    <w:rPr>
      <w:b/>
      <w:kern w:val="0"/>
      <w:sz w:val="32"/>
      <w:lang w:eastAsia="en-US"/>
    </w:rPr>
  </w:style>
  <w:style w:type="paragraph" w:styleId="a7">
    <w:name w:val="Body Text"/>
    <w:basedOn w:val="a"/>
    <w:link w:val="a8"/>
    <w:uiPriority w:val="99"/>
    <w:semiHidden/>
    <w:unhideWhenUsed/>
    <w:rsid w:val="00BF1566"/>
    <w:pPr>
      <w:spacing w:after="120"/>
    </w:pPr>
  </w:style>
  <w:style w:type="character" w:customStyle="1" w:styleId="a8">
    <w:name w:val="正文文本 字符"/>
    <w:basedOn w:val="a0"/>
    <w:link w:val="a7"/>
    <w:uiPriority w:val="99"/>
    <w:semiHidden/>
    <w:rsid w:val="00BF1566"/>
    <w:rPr>
      <w:kern w:val="0"/>
      <w:sz w:val="22"/>
      <w:lang w:eastAsia="en-US"/>
      <w14:ligatures w14:val="none"/>
    </w:rPr>
  </w:style>
  <w:style w:type="paragraph" w:styleId="a9">
    <w:name w:val="Body Text First Indent"/>
    <w:basedOn w:val="a7"/>
    <w:link w:val="aa"/>
    <w:autoRedefine/>
    <w:uiPriority w:val="99"/>
    <w:unhideWhenUsed/>
    <w:qFormat/>
    <w:rsid w:val="00BF1566"/>
    <w:pPr>
      <w:spacing w:after="0"/>
      <w:ind w:left="122" w:firstLineChars="100" w:firstLine="420"/>
    </w:pPr>
    <w:rPr>
      <w:rFonts w:ascii="仿宋" w:eastAsia="仿宋" w:hAnsi="仿宋"/>
      <w:sz w:val="28"/>
      <w:szCs w:val="28"/>
    </w:rPr>
  </w:style>
  <w:style w:type="character" w:customStyle="1" w:styleId="aa">
    <w:name w:val="正文文本首行缩进 字符"/>
    <w:basedOn w:val="a8"/>
    <w:link w:val="a9"/>
    <w:uiPriority w:val="99"/>
    <w:rsid w:val="00BF1566"/>
    <w:rPr>
      <w:rFonts w:ascii="仿宋" w:eastAsia="仿宋" w:hAnsi="仿宋"/>
      <w:kern w:val="0"/>
      <w:sz w:val="28"/>
      <w:szCs w:val="28"/>
      <w:lang w:eastAsia="en-US"/>
      <w14:ligatures w14:val="none"/>
    </w:rPr>
  </w:style>
  <w:style w:type="table" w:styleId="ab">
    <w:name w:val="Table Grid"/>
    <w:basedOn w:val="a1"/>
    <w:autoRedefine/>
    <w:qFormat/>
    <w:rsid w:val="00BF156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autoRedefine/>
    <w:semiHidden/>
    <w:unhideWhenUsed/>
    <w:qFormat/>
    <w:rsid w:val="00BF1566"/>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Normal158b0944">
    <w:name w:val="Normal158b0944"/>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Normalbe11a1a4">
    <w:name w:val="Normalbe11a1a4"/>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Normal3f050afc">
    <w:name w:val="Normal3f050afc"/>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ed9af0e5">
    <w:name w:val="密-表格正文ed9af0e5"/>
    <w:basedOn w:val="a"/>
    <w:autoRedefine/>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TableGrid6f65ee42">
    <w:name w:val="Table Grid6f65ee42"/>
    <w:basedOn w:val="a1"/>
    <w:autoRedefine/>
    <w:qFormat/>
    <w:rsid w:val="00BF156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ec02e1fb">
    <w:name w:val="List Paragraphec02e1fb"/>
    <w:basedOn w:val="Normal158b0944"/>
    <w:autoRedefine/>
    <w:uiPriority w:val="34"/>
    <w:qFormat/>
    <w:rsid w:val="00BF1566"/>
    <w:pPr>
      <w:ind w:firstLine="420"/>
    </w:pPr>
  </w:style>
  <w:style w:type="paragraph" w:customStyle="1" w:styleId="-d2369412">
    <w:name w:val="密-表格正文d2369412"/>
    <w:basedOn w:val="a"/>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1a9a1e6d5">
    <w:name w:val="密-表格样式1a9a1e6d5"/>
    <w:basedOn w:val="a1"/>
    <w:autoRedefine/>
    <w:uiPriority w:val="99"/>
    <w:qFormat/>
    <w:rsid w:val="00BF1566"/>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c">
    <w:name w:val="List Paragraph"/>
    <w:basedOn w:val="a"/>
    <w:uiPriority w:val="34"/>
    <w:qFormat/>
    <w:rsid w:val="00153A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33</Pages>
  <Words>2237</Words>
  <Characters>12753</Characters>
  <Application>Microsoft Office Word</Application>
  <DocSecurity>0</DocSecurity>
  <Lines>106</Lines>
  <Paragraphs>29</Paragraphs>
  <ScaleCrop>false</ScaleCrop>
  <Company>P R C</Company>
  <LinksUpToDate>false</LinksUpToDate>
  <CharactersWithSpaces>14961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晓轩 胡</dc:creator>
  <cp:keywords/>
  <dc:description/>
  <cp:lastModifiedBy>钰尧 周</cp:lastModifiedBy>
  <cp:revision>9</cp:revision>
  <dcterms:created xsi:type="dcterms:W3CDTF">2024-06-12T07:59:00Z</dcterms:created>
  <dcterms:modified xsi:type="dcterms:W3CDTF">2024-07-05T03:04:00Z</dcterms:modified>
</cp:coreProperties>
</file>