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DB1F5B" w14:textId="77777777" w:rsidR="00C704CA" w:rsidRDefault="00C704CA" w:rsidP="00C704CA">
      <w:pPr>
        <w:rPr>
          <w:rFonts w:hint="eastAsia"/>
          <w:lang w:eastAsia="zh-CN"/>
        </w:rPr>
      </w:pPr>
      <w:bookmarkStart w:id="0" w:name="_Toc167377458"/>
      <w:bookmarkStart w:id="1" w:name="_Toc167377459"/>
    </w:p>
    <w:p w14:paraId="10FF5960" w14:textId="77777777" w:rsidR="00C704CA" w:rsidRDefault="00C704CA">
      <w:pPr>
        <w:widowControl/>
        <w:rPr>
          <w:rFonts w:hint="eastAsia"/>
          <w:b/>
          <w:kern w:val="44"/>
          <w:sz w:val="44"/>
          <w:lang w:eastAsia="zh-CN"/>
        </w:rPr>
      </w:pPr>
      <w:r>
        <w:rPr>
          <w:lang w:eastAsia="zh-CN"/>
        </w:rPr>
        <w:br w:type="page"/>
      </w:r>
    </w:p>
    <w:p w14:paraId="1F06645D" w14:textId="503F5884" w:rsidR="00BF1566" w:rsidRDefault="00C704CA" w:rsidP="00100997">
      <w:pPr>
        <w:keepNext/>
        <w:keepLines/>
        <w:spacing w:before="340" w:after="330" w:line="576" w:lineRule="auto"/>
        <w:outlineLvl w:val="0"/>
        <w:rPr>
          <w:rFonts w:ascii="Calibri" w:eastAsia="宋体" w:hAnsi="Calibri" w:cs="Times New Roman"/>
          <w:b/>
          <w:kern w:val="44"/>
          <w:sz w:val="44"/>
          <w:lang w:eastAsia="zh-CN"/>
          <w14:ligatures w14:val="none"/>
        </w:rPr>
      </w:pPr>
      <w:r w:rsidRPr="00100997">
        <w:rPr>
          <w:rFonts w:ascii="Calibri" w:eastAsia="宋体" w:hAnsi="Calibri" w:cs="Times New Roman" w:hint="eastAsia"/>
          <w:b/>
          <w:kern w:val="44"/>
          <w:sz w:val="44"/>
          <w:lang w:eastAsia="zh-CN"/>
          <w14:ligatures w14:val="none"/>
        </w:rPr>
        <w:lastRenderedPageBreak/>
        <w:t>5</w:t>
      </w:r>
      <w:r w:rsidR="00100997">
        <w:rPr>
          <w:rFonts w:ascii="Calibri" w:eastAsia="宋体" w:hAnsi="Calibri" w:cs="Times New Roman" w:hint="eastAsia"/>
          <w:b/>
          <w:kern w:val="44"/>
          <w:sz w:val="44"/>
          <w:lang w:eastAsia="zh-CN"/>
          <w14:ligatures w14:val="none"/>
        </w:rPr>
        <w:t xml:space="preserve"> </w:t>
      </w:r>
      <w:r w:rsidR="00BF1566" w:rsidRPr="00100997">
        <w:rPr>
          <w:rFonts w:ascii="Calibri" w:eastAsia="宋体" w:hAnsi="Calibri" w:cs="Times New Roman" w:hint="eastAsia"/>
          <w:b/>
          <w:kern w:val="44"/>
          <w:sz w:val="44"/>
          <w:lang w:eastAsia="zh-CN"/>
          <w14:ligatures w14:val="none"/>
        </w:rPr>
        <w:t>密码应用设计</w:t>
      </w:r>
      <w:bookmarkEnd w:id="0"/>
    </w:p>
    <w:p w14:paraId="2951E3A1" w14:textId="77777777" w:rsidR="00BF1566" w:rsidRPr="00100997" w:rsidRDefault="00BF1566" w:rsidP="00100997">
      <w:pPr>
        <w:keepNext/>
        <w:keepLines/>
        <w:spacing w:before="260" w:after="260" w:line="413" w:lineRule="auto"/>
        <w:outlineLvl w:val="1"/>
        <w:rPr>
          <w:rFonts w:ascii="Arial" w:eastAsia="黑体" w:hAnsi="Arial" w:cs="Times New Roman"/>
          <w:b/>
          <w:sz w:val="32"/>
          <w:lang w:eastAsia="zh-CN"/>
          <w14:ligatures w14:val="none"/>
        </w:rPr>
      </w:pPr>
      <w:r w:rsidRPr="00100997">
        <w:rPr>
          <w:rFonts w:ascii="Arial" w:eastAsia="黑体" w:hAnsi="Arial" w:cs="Times New Roman" w:hint="eastAsia"/>
          <w:b/>
          <w:sz w:val="32"/>
          <w:lang w:eastAsia="zh-CN"/>
          <w14:ligatures w14:val="none"/>
        </w:rPr>
        <w:t>5.1</w:t>
      </w:r>
      <w:r w:rsidRPr="00100997">
        <w:rPr>
          <w:rFonts w:ascii="Arial" w:eastAsia="黑体" w:hAnsi="Arial" w:cs="Times New Roman" w:hint="eastAsia"/>
          <w:b/>
          <w:sz w:val="32"/>
          <w:lang w:eastAsia="zh-CN"/>
          <w14:ligatures w14:val="none"/>
        </w:rPr>
        <w:t>密码应用技术框架</w:t>
      </w:r>
      <w:bookmarkEnd w:id="1"/>
    </w:p>
    <w:p w14:paraId="36898092" w14:textId="3C097CCF" w:rsidR="00BF1566" w:rsidRDefault="00EC2E4E" w:rsidP="00BF1566">
      <w:pPr>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{{sysname}}</w:t>
      </w:r>
      <w:r w:rsidR="00BF1566">
        <w:rPr>
          <w:rFonts w:ascii="仿宋" w:eastAsia="仿宋" w:hAnsi="仿宋" w:cs="仿宋" w:hint="eastAsia"/>
          <w:sz w:val="28"/>
          <w:szCs w:val="28"/>
          <w:lang w:eastAsia="zh-CN"/>
        </w:rPr>
        <w:t>密码应用技术框架如下图2所示。</w:t>
      </w:r>
    </w:p>
    <w:p w14:paraId="747A7B08" w14:textId="2E0EB386" w:rsidR="00330C68" w:rsidRDefault="00330C68" w:rsidP="00BF1566">
      <w:pPr>
        <w:ind w:firstLineChars="200" w:firstLine="560"/>
        <w:rPr>
          <w:rFonts w:ascii="仿宋" w:eastAsia="仿宋" w:hAnsi="仿宋" w:cs="仿宋" w:hint="eastAsia"/>
          <w:sz w:val="28"/>
          <w:szCs w:val="28"/>
          <w:lang w:eastAsia="zh-CN"/>
        </w:rPr>
      </w:pPr>
      <w:r w:rsidRPr="00330C68">
        <w:rPr>
          <w:rFonts w:ascii="仿宋" w:eastAsia="仿宋" w:hAnsi="仿宋" w:cs="仿宋" w:hint="eastAsia"/>
          <w:sz w:val="28"/>
          <w:szCs w:val="28"/>
          <w:highlight w:val="yellow"/>
          <w:lang w:eastAsia="zh-CN"/>
        </w:rPr>
        <w:t>下图二选一</w:t>
      </w:r>
    </w:p>
    <w:bookmarkStart w:id="2" w:name="_Hlk170311002"/>
    <w:p w14:paraId="54162573" w14:textId="77777777" w:rsidR="00BF1566" w:rsidRPr="00E1055B" w:rsidRDefault="00BF1566" w:rsidP="00BF1566">
      <w:pPr>
        <w:ind w:firstLineChars="200" w:firstLine="560"/>
        <w:jc w:val="center"/>
        <w:rPr>
          <w:rFonts w:ascii="仿宋" w:eastAsia="仿宋" w:hAnsi="仿宋" w:cs="仿宋" w:hint="eastAsia"/>
          <w:sz w:val="28"/>
          <w:szCs w:val="28"/>
          <w:lang w:eastAsia="zh-CN"/>
        </w:rPr>
      </w:pPr>
      <w:r>
        <w:rPr>
          <w:rFonts w:ascii="仿宋" w:eastAsia="仿宋" w:hAnsi="仿宋" w:cs="仿宋" w:hint="eastAsia"/>
          <w:sz w:val="28"/>
          <w:szCs w:val="28"/>
          <w:lang w:eastAsia="zh-CN"/>
        </w:rPr>
        <w:object w:dxaOrig="7309" w:dyaOrig="7209" w14:anchorId="3ADFF3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65.25pt;height:360.75pt" o:ole="">
            <v:imagedata r:id="rId7" o:title=""/>
            <o:lock v:ext="edit" aspectratio="f"/>
          </v:shape>
          <o:OLEObject Type="Embed" ProgID="Visio.Drawing.15" ShapeID="_x0000_i1025" DrawAspect="Content" ObjectID="_1784964467" r:id="rId8"/>
        </w:object>
      </w:r>
      <w:bookmarkEnd w:id="2"/>
    </w:p>
    <w:p w14:paraId="70A78065" w14:textId="6C134F92" w:rsidR="00BF1566" w:rsidRDefault="00BF1566" w:rsidP="00BF1566">
      <w:pPr>
        <w:jc w:val="center"/>
        <w:rPr>
          <w:rFonts w:ascii="仿宋" w:eastAsia="仿宋" w:hAnsi="仿宋" w:cs="仿宋" w:hint="eastAsia"/>
          <w:b/>
          <w:bCs/>
          <w:position w:val="-58"/>
          <w:sz w:val="24"/>
          <w:szCs w:val="24"/>
          <w:lang w:eastAsia="zh-CN"/>
        </w:rPr>
      </w:pPr>
      <w:r>
        <w:rPr>
          <w:rFonts w:ascii="仿宋" w:eastAsia="仿宋" w:hAnsi="仿宋" w:cs="仿宋" w:hint="eastAsia"/>
          <w:b/>
          <w:bCs/>
          <w:position w:val="-58"/>
          <w:sz w:val="24"/>
          <w:szCs w:val="24"/>
          <w:lang w:eastAsia="zh-CN"/>
        </w:rPr>
        <w:t>图2密码应用技术框架</w:t>
      </w:r>
      <w:r w:rsidR="00607656">
        <w:rPr>
          <w:rFonts w:ascii="仿宋" w:eastAsia="仿宋" w:hAnsi="仿宋" w:cs="仿宋" w:hint="eastAsia"/>
          <w:b/>
          <w:bCs/>
          <w:position w:val="-58"/>
          <w:sz w:val="24"/>
          <w:szCs w:val="24"/>
          <w:lang w:eastAsia="zh-CN"/>
        </w:rPr>
        <w:t>（非云）</w:t>
      </w:r>
    </w:p>
    <w:p w14:paraId="351D2BBA" w14:textId="7A50D5FA" w:rsidR="00BF1566" w:rsidRDefault="00607656" w:rsidP="00DB6D38">
      <w:pPr>
        <w:rPr>
          <w:rFonts w:ascii="仿宋" w:eastAsia="仿宋" w:hAnsi="仿宋" w:cs="仿宋" w:hint="eastAsia"/>
          <w:b/>
          <w:bCs/>
          <w:position w:val="-58"/>
          <w:sz w:val="24"/>
          <w:szCs w:val="24"/>
          <w:lang w:eastAsia="zh-CN"/>
        </w:rPr>
      </w:pPr>
      <w:r>
        <w:rPr>
          <w:rFonts w:ascii="仿宋" w:eastAsia="仿宋" w:hAnsi="仿宋" w:cs="仿宋"/>
          <w:b/>
          <w:bCs/>
          <w:noProof/>
          <w:position w:val="-58"/>
          <w:sz w:val="24"/>
          <w:szCs w:val="24"/>
          <w:lang w:eastAsia="zh-CN"/>
        </w:rPr>
        <w:lastRenderedPageBreak/>
        <w:drawing>
          <wp:inline distT="0" distB="0" distL="0" distR="0" wp14:anchorId="0A2DC691" wp14:editId="19276E23">
            <wp:extent cx="5273675" cy="3291840"/>
            <wp:effectExtent l="0" t="0" r="317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675" cy="3291840"/>
                    </a:xfrm>
                    <a:prstGeom prst="rect">
                      <a:avLst/>
                    </a:prstGeom>
                    <a:noFill/>
                  </pic:spPr>
                </pic:pic>
              </a:graphicData>
            </a:graphic>
          </wp:inline>
        </w:drawing>
      </w:r>
    </w:p>
    <w:p w14:paraId="45D0FE90" w14:textId="5C5B99A9" w:rsidR="00607656" w:rsidRPr="00607656" w:rsidRDefault="00607656" w:rsidP="00607656">
      <w:pPr>
        <w:jc w:val="center"/>
        <w:rPr>
          <w:rFonts w:ascii="仿宋" w:eastAsia="仿宋" w:hAnsi="仿宋" w:cs="仿宋" w:hint="eastAsia"/>
          <w:b/>
          <w:bCs/>
          <w:position w:val="-58"/>
          <w:sz w:val="24"/>
          <w:szCs w:val="24"/>
          <w:lang w:eastAsia="zh-CN"/>
        </w:rPr>
      </w:pPr>
      <w:r>
        <w:rPr>
          <w:rFonts w:ascii="仿宋" w:eastAsia="仿宋" w:hAnsi="仿宋" w:cs="仿宋" w:hint="eastAsia"/>
          <w:b/>
          <w:bCs/>
          <w:position w:val="-58"/>
          <w:sz w:val="24"/>
          <w:szCs w:val="24"/>
          <w:lang w:eastAsia="zh-CN"/>
        </w:rPr>
        <w:t>图2密码应用技术框架（云）</w:t>
      </w:r>
    </w:p>
    <w:p w14:paraId="3B235DF4" w14:textId="77777777" w:rsidR="00BF1566" w:rsidRDefault="00BF1566" w:rsidP="00BF1566">
      <w:pPr>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密码产品主要实现说明如下：</w:t>
      </w:r>
    </w:p>
    <w:p w14:paraId="56D83C3F" w14:textId="22DD89EA" w:rsidR="00BF1566" w:rsidRDefault="00EC2E4E" w:rsidP="00BF1566">
      <w:pPr>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{{sysname}}</w:t>
      </w:r>
      <w:r w:rsidR="00BF1566">
        <w:rPr>
          <w:rFonts w:ascii="仿宋" w:eastAsia="仿宋" w:hAnsi="仿宋" w:cs="仿宋" w:hint="eastAsia"/>
          <w:sz w:val="28"/>
          <w:szCs w:val="28"/>
          <w:lang w:eastAsia="zh-CN"/>
        </w:rPr>
        <w:t>的密码应用架构分为密码资源池、密码支撑平台、计算平台、密码应用层，密码应用层包括用户终端安全密码应用、网络接入网络和通信安全密码应用、业务安全密码应用和数据安全密码应用、平台管理安全密码应用设备和计算安全密码应用四部分。</w:t>
      </w:r>
    </w:p>
    <w:p w14:paraId="408C1839" w14:textId="77777777" w:rsidR="00BF1566" w:rsidRDefault="00BF1566" w:rsidP="00BF1566">
      <w:pPr>
        <w:ind w:firstLineChars="200" w:firstLine="562"/>
        <w:rPr>
          <w:rFonts w:ascii="仿宋" w:eastAsia="仿宋" w:hAnsi="仿宋" w:cs="仿宋" w:hint="eastAsia"/>
          <w:b/>
          <w:bCs/>
          <w:sz w:val="28"/>
          <w:szCs w:val="28"/>
          <w:lang w:eastAsia="zh-CN"/>
        </w:rPr>
      </w:pPr>
      <w:r>
        <w:rPr>
          <w:rFonts w:ascii="仿宋" w:eastAsia="仿宋" w:hAnsi="仿宋" w:cs="仿宋" w:hint="eastAsia"/>
          <w:b/>
          <w:bCs/>
          <w:sz w:val="28"/>
          <w:szCs w:val="28"/>
          <w:lang w:eastAsia="zh-CN"/>
        </w:rPr>
        <w:t>1、密码支撑平台</w:t>
      </w:r>
    </w:p>
    <w:p w14:paraId="598A2CA8" w14:textId="77777777" w:rsidR="00BF1566" w:rsidRDefault="00BF1566" w:rsidP="00BF1566">
      <w:pPr>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密码支撑平台为云密码服务平台提供基础的密码运算资源。为业务应用提供身份认证、数据加密、操作不可否认、数字证书管理等密码应用所需基础服务。当单位用户通过PC端连接SSL VPN，浏览器访问系统时需通过智能密码钥匙USBKey进行身份验证，以避免其用户名/口令遭到截获、假冒或重用，导致业务应用系统被入侵，将造成用户身份信息泄露、业务系统其他信息泄露或伪造业务指令</w:t>
      </w:r>
      <w:r>
        <w:rPr>
          <w:rFonts w:ascii="仿宋" w:eastAsia="仿宋" w:hAnsi="仿宋" w:cs="仿宋" w:hint="eastAsia"/>
          <w:sz w:val="28"/>
          <w:szCs w:val="28"/>
          <w:lang w:eastAsia="zh-CN"/>
        </w:rPr>
        <w:lastRenderedPageBreak/>
        <w:t>风险。数据在传输时需通过服务器密码机、国密安全密码应用中间件、进行加密传输，保证用户信息不被窃取偷听篡改等，以保障传输过程的机密性与完整性。</w:t>
      </w:r>
    </w:p>
    <w:p w14:paraId="24DFFCBA" w14:textId="77777777" w:rsidR="00BF1566" w:rsidRDefault="00BF1566" w:rsidP="00BF1566">
      <w:pPr>
        <w:ind w:firstLineChars="200" w:firstLine="562"/>
        <w:rPr>
          <w:rFonts w:ascii="仿宋" w:eastAsia="仿宋" w:hAnsi="仿宋" w:cs="仿宋" w:hint="eastAsia"/>
          <w:b/>
          <w:bCs/>
          <w:sz w:val="28"/>
          <w:szCs w:val="28"/>
          <w:lang w:eastAsia="zh-CN"/>
        </w:rPr>
      </w:pPr>
      <w:r>
        <w:rPr>
          <w:rFonts w:ascii="仿宋" w:eastAsia="仿宋" w:hAnsi="仿宋" w:cs="仿宋" w:hint="eastAsia"/>
          <w:b/>
          <w:bCs/>
          <w:sz w:val="28"/>
          <w:szCs w:val="28"/>
          <w:lang w:eastAsia="zh-CN"/>
        </w:rPr>
        <w:t>2、密码资源池</w:t>
      </w:r>
    </w:p>
    <w:p w14:paraId="3FEF414A" w14:textId="77777777" w:rsidR="00BF1566" w:rsidRDefault="00BF1566" w:rsidP="00BF1566">
      <w:pPr>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基于各密码产品构建的密码基础服务层的主要功能是为上层应用提供密码基础服务支撑，实现上层应用的密码安全增强。该平台使用符合国家密码法规和标准规定的商用密码算法，使用经过国家密码管理局核准的密码产品，遵循“GB/T 39786-2021《信息安全技术 信息系统密码应用基本要求》”以及相关“密评”规范。</w:t>
      </w:r>
    </w:p>
    <w:p w14:paraId="58A885EE" w14:textId="77777777" w:rsidR="00BF1566" w:rsidRDefault="00BF1566" w:rsidP="00BF1566">
      <w:pPr>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 xml:space="preserve">密码资源池整合服务器密码机、签名验签服务系统、通用统一密码等产品能力，打造服务化、场景化，易于行业快速对接集成的密码服务能力，对外统一提供密码服务、集约化建设，密码服务可弹性扩展。 </w:t>
      </w:r>
    </w:p>
    <w:p w14:paraId="5426D154" w14:textId="77777777" w:rsidR="00BF1566" w:rsidRDefault="00BF1566" w:rsidP="00BF1566">
      <w:pPr>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以下密码产品均满足GB/T 37092-2018《信息安全技术 密码模块安全要求》或GM/T 0028-2014《密码模块安全技术要求》密码模块二级及以上。</w:t>
      </w:r>
    </w:p>
    <w:p w14:paraId="7039637F" w14:textId="77777777" w:rsidR="00BF1566" w:rsidRDefault="00BF1566" w:rsidP="00BF1566">
      <w:pPr>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1)服务器密码机：遵循GM/T 0030-2014《服务器密码机技术规范》、GB/T 37092-2018《信息安全技术 密码模块安全要求》、GM/T 0028-2014《密码模块安全技术要求》和GM/T 0059-2018《服务器密码机检测规范》；支持SM1、SM2、SM3、SM4等国产密码算法；支持RSA、AES、3DES、MD5、SHA等国际算法；具有商用密码产品认证证书；支持数据加密/解密、数字签名/验签、消息鉴别码的产生/</w:t>
      </w:r>
      <w:r>
        <w:rPr>
          <w:rFonts w:ascii="仿宋" w:eastAsia="仿宋" w:hAnsi="仿宋" w:cs="仿宋" w:hint="eastAsia"/>
          <w:sz w:val="28"/>
          <w:szCs w:val="28"/>
          <w:lang w:eastAsia="zh-CN"/>
        </w:rPr>
        <w:lastRenderedPageBreak/>
        <w:t>验证、数字信封、密钥协商等类型的密码运算，并且支持多任务并发访问；支持至少三层密钥结构，支持管理密钥、用户密钥、设备密钥、密钥加密密钥、会话密钥的管理，支持对称与非对称密钥的生成及管理；支持100对SM2非对称密钥、100对RSA非对称密钥、200个对称密钥，并使用管理密钥加密存储；采用双路国家密码管理局批准的物理噪声源随机数芯片；支持管理员、操作员角色，分别赋予不同的操作权限，并采用数字签名技术，实现对登录用户的强身份认证；同时支持SDF、JCE、PKCS11接口，具有良好的通用性。</w:t>
      </w:r>
    </w:p>
    <w:p w14:paraId="64AAF320" w14:textId="77777777" w:rsidR="00BF1566" w:rsidRDefault="00BF1566" w:rsidP="00BF1566">
      <w:pPr>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2)签名验签服务器：遵循GM/T 0028-2014《密码模块安全技术要求》、GB/T 37092-2018《信息安全技术 密码模块安全要求》、GB/T 38629-2020《信息安全技术 签名验签服务器技术规范》、GM/T 0029-2014《签名验签服务器技术规范》和GM/T 0060-2018《签名验签服务器检测规范》；支持SM1、SM2、SM3、SM4等国产密码算法；支持RSA,3DES,AES,SHA等常见国际算法；具有商用密码产品认证证书；支持与CA连接，提供证书管理功能，支持CA、CRL、OCSP等多种方式证书有效性验证；支持基于SM2、RSA算法数字证书的数字签名、验证签名等服务，以保证业务信息的真实性、完整性和不可否认，提供对PKCS#1、PKCS#7 Attach、PKCS#7 Detach、XML等电子数据的数字签名/验签功能，提供对消息、文件等多种格式的运算方式；支持基于SM2、RSA密码算法的数字信封功能，支持PKCS#7标准各种格式的数字信封封装和解封；由签名验签服务器产生应用实体的签名密钥对和证书请求，支持通过管理界面导入应用</w:t>
      </w:r>
      <w:r>
        <w:rPr>
          <w:rFonts w:ascii="仿宋" w:eastAsia="仿宋" w:hAnsi="仿宋" w:cs="仿宋" w:hint="eastAsia"/>
          <w:sz w:val="28"/>
          <w:szCs w:val="28"/>
          <w:lang w:eastAsia="zh-CN"/>
        </w:rPr>
        <w:lastRenderedPageBreak/>
        <w:t>实体的签名证书、加密证书和加密密钥对；设备内可存储至少200个对称密钥以及100对非对称密钥，并且支持加密存储或微电保护存储；具备完善的身份鉴别机制，通过智能密码钥匙与口令相结合的方式实现管理员身份的鉴别；通过连接白名单的支持，实现了签名验签服务器对应用服务器的授权认证。</w:t>
      </w:r>
    </w:p>
    <w:p w14:paraId="0D3DF35C" w14:textId="77777777" w:rsidR="00BF1566" w:rsidRDefault="00BF1566" w:rsidP="00BF1566">
      <w:pPr>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3)国密安全密码应用中间件：信息系统与密码应用系统及密码设备之间的重要中间件；提供数据加解密、签名验签、数字信封、摘要计算、随机数等接口服务能力；支持对接不同厂商的各类异构密码设备（包括服务器密码机、签名验签服务器、时间戳服务器、云密码机等），并将密码设备进行会话级别（Session）的细粒度管理与调度；内置基础证书与密钥管理能力，可对接具有商密产品认证资质的CA、密钥管理系统，以提供证书与密钥的全生命周期管理能力；内置密码机软件模拟器，可方便开发人员进行应用无密码设备开发集成与调试，可与硬件密码设备无缝切换；可以支持多应用系统接入，并通过数字证书对应用系统进行访问控制；为应用开发提供支持包括C/C++、Java、Go、PHP、.Net、Shell等语言的密码服务接口调用。</w:t>
      </w:r>
    </w:p>
    <w:p w14:paraId="1CADD702" w14:textId="77777777" w:rsidR="00BF1566" w:rsidRDefault="00BF1566" w:rsidP="00BF1566">
      <w:pPr>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4)国密数字证书：由受信任的数字证书颁发机构（CA），在验证身份信息（包括域名、主机名、服务器名、申请者身份、机构身份等）后颁发。支持SM2等国产密码算法。</w:t>
      </w:r>
    </w:p>
    <w:p w14:paraId="541E1F3F" w14:textId="77777777" w:rsidR="00BF1566" w:rsidRDefault="00BF1566" w:rsidP="00BF1566">
      <w:pPr>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5)智能密码钥匙：遵循GM/T 0027-2014《智能密码钥匙技术规范》、GB/T 37092-2018《信息安全技术 密码模块安全要求》、</w:t>
      </w:r>
      <w:r>
        <w:rPr>
          <w:rFonts w:ascii="仿宋" w:eastAsia="仿宋" w:hAnsi="仿宋" w:cs="仿宋" w:hint="eastAsia"/>
          <w:sz w:val="28"/>
          <w:szCs w:val="28"/>
          <w:lang w:eastAsia="zh-CN"/>
        </w:rPr>
        <w:lastRenderedPageBreak/>
        <w:t>GB/T 35291-2017《信息安全技术 智能密码钥匙应用接口规范》、GM/T 0028-2014《密码模块安全技术要求》和GM/T 0048-2016《智能密码钥匙密码检测规范》；支持国产密码算法；实现密码运算、密钥管理功能的终端密码设备，提供USB接口；支持数据加解密、消息鉴别码等功能；至少支持三种密钥，包括设备认证密钥、用户密钥、会话密钥，具有对用户密钥和会话密钥的产生、存储、使用、导入、导出、协商等功能；能够至少保存2对RSA密钥对、2对SM2密钥对和2个对称密钥（设备认证密钥和会话密钥）；随机数由多路硬件噪声源产生；证书管理：支持数字证书的读写、枚举、删除，可作为数字证书的安全载体。</w:t>
      </w:r>
    </w:p>
    <w:p w14:paraId="22A1A495" w14:textId="77777777" w:rsidR="00BF1566" w:rsidRDefault="00BF1566" w:rsidP="00BF1566">
      <w:pPr>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6)SSL VPN安全网关：遵循GM/T 0025-2014《SSL VPN 网关产品规范》、GB/T 37092-2018《信息安全技术 密码模块安全要求》、GM/T 0028-2014《密码模块安全技术要求》；支持SM2、SM3、SM4国产密码算法；具有商用密码产品认证证书；基于 SSL/TLS 协议，在通信网络中构建安全通道；随机数由多路硬件噪声源产生；提供密钥交换功能，通过协商产生工作密钥；提供符合国际和国密标准SSL的VPN通道防护，有安全报文传输功能，支持抗重放攻击，保证数据的安全传输；通过数字证书的方式对实体鉴别，保证鉴别信息的完整性和有效性；具有细粒度的访问控制功能，基于用户或用户组对资源进行有效控制，并能根据访问时间进行控制；根据时间周期或报文流量进行工作密钥更新；能够对用户对系统的访问进行详细记录，记录信息包括：时间、用户IP、用户证书信息、访问资</w:t>
      </w:r>
      <w:r>
        <w:rPr>
          <w:rFonts w:ascii="仿宋" w:eastAsia="仿宋" w:hAnsi="仿宋" w:cs="仿宋" w:hint="eastAsia"/>
          <w:sz w:val="28"/>
          <w:szCs w:val="28"/>
          <w:lang w:eastAsia="zh-CN"/>
        </w:rPr>
        <w:lastRenderedPageBreak/>
        <w:t>源、上传流量、下载流量、访问结果、错误原因；用户访问HTTP应用时，系统在完成相应的身份鉴别后，把验证结果、用户基本信息插入到HTTP请求中传送给后台的应用系统，应用系统通过标准的HTTP操作即可获取信息，并基于该信息作相应的访问控制以及进行相应的业务审计；客户端在连接服务端时，根据服务端下发的客户端安全策略检查用户操作系统的安全性。</w:t>
      </w:r>
    </w:p>
    <w:p w14:paraId="2E33A2CD" w14:textId="77777777" w:rsidR="00BF1566" w:rsidRDefault="00BF1566" w:rsidP="00BF1566">
      <w:pPr>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7)可信浏览器：支持SM2、SM3、SM4国密算法；具有商用密码产品认证证书；支持国密SSL双向协议；支持最新TLCP标准；支持沙箱机制、浏览器内核隔离域、跨域安全隔离、站点安全隔离防护、可信证书校验等功能；支持本地用户数据加密，防止用户保存的密码被明文导出；支持国密网站、国密应用自动识别及国密标识展现，针对国密网站优先通过国密协议访问，单向SSL连接性能不低于200次/秒；可信浏览器管控中心支持证书的统一导入和下发，证书下发支持RSA国际证书和国内商密证书。</w:t>
      </w:r>
    </w:p>
    <w:p w14:paraId="0DF94E92" w14:textId="77777777" w:rsidR="00BF1566" w:rsidRDefault="00BF1566" w:rsidP="00BF1566">
      <w:pPr>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8)协同签名系统：支持SM2、SM3、SM4等国产密码算法；具有商用密码产品认证证书； SM2私钥使用密钥分割技术生成，从生成到运算整个过程中不出现完整的SM2私钥，保障了私钥的安全；对终端移动终端进行管理，包括设备的查看、挂起、停用；支持对接第三方CA系统：导入CA获取的证书和私钥数据，并解析传入的证书相关信息；支持数据签名/验签，数字信封封装/解析等类型的密码运算；支持管理员、审计员、操作员角色：分别赋予不同的操作权限，并采用数字签名技术，实现对登录用户的强身份认证。</w:t>
      </w:r>
    </w:p>
    <w:p w14:paraId="3047DE14" w14:textId="77777777" w:rsidR="00BF1566" w:rsidRPr="00100997" w:rsidRDefault="00BF1566" w:rsidP="00100997">
      <w:pPr>
        <w:keepNext/>
        <w:keepLines/>
        <w:spacing w:before="260" w:after="260" w:line="413" w:lineRule="auto"/>
        <w:outlineLvl w:val="1"/>
        <w:rPr>
          <w:rFonts w:ascii="Arial" w:eastAsia="黑体" w:hAnsi="Arial" w:cs="Times New Roman"/>
          <w:b/>
          <w:sz w:val="32"/>
          <w:lang w:eastAsia="zh-CN"/>
          <w14:ligatures w14:val="none"/>
        </w:rPr>
      </w:pPr>
      <w:bookmarkStart w:id="3" w:name="_Toc167377460"/>
      <w:r w:rsidRPr="00100997">
        <w:rPr>
          <w:rFonts w:ascii="Arial" w:eastAsia="黑体" w:hAnsi="Arial" w:cs="Times New Roman" w:hint="eastAsia"/>
          <w:b/>
          <w:sz w:val="32"/>
          <w:lang w:eastAsia="zh-CN"/>
          <w14:ligatures w14:val="none"/>
        </w:rPr>
        <w:lastRenderedPageBreak/>
        <w:t>5.2</w:t>
      </w:r>
      <w:r w:rsidRPr="00100997">
        <w:rPr>
          <w:rFonts w:ascii="Arial" w:eastAsia="黑体" w:hAnsi="Arial" w:cs="Times New Roman" w:hint="eastAsia"/>
          <w:b/>
          <w:sz w:val="32"/>
          <w:lang w:eastAsia="zh-CN"/>
          <w14:ligatures w14:val="none"/>
        </w:rPr>
        <w:t>计算平台密码应用方案</w:t>
      </w:r>
      <w:bookmarkEnd w:id="3"/>
    </w:p>
    <w:p w14:paraId="501F7118" w14:textId="77777777" w:rsidR="00BF1566" w:rsidRPr="002271DC" w:rsidRDefault="00BF1566" w:rsidP="002271DC">
      <w:pPr>
        <w:keepNext/>
        <w:keepLines/>
        <w:spacing w:before="260" w:after="260" w:line="413" w:lineRule="auto"/>
        <w:outlineLvl w:val="2"/>
        <w:rPr>
          <w:rFonts w:ascii="Calibri" w:eastAsia="宋体" w:hAnsi="Calibri" w:cs="Times New Roman" w:hint="eastAsia"/>
          <w:b/>
          <w:sz w:val="32"/>
          <w:lang w:eastAsia="zh-CN"/>
          <w14:ligatures w14:val="none"/>
        </w:rPr>
      </w:pPr>
      <w:r w:rsidRPr="002271DC">
        <w:rPr>
          <w:rFonts w:ascii="Calibri" w:eastAsia="宋体" w:hAnsi="Calibri" w:cs="Times New Roman" w:hint="eastAsia"/>
          <w:b/>
          <w:sz w:val="32"/>
          <w:lang w:eastAsia="zh-CN"/>
          <w14:ligatures w14:val="none"/>
        </w:rPr>
        <w:t>5.2.1</w:t>
      </w:r>
      <w:r w:rsidRPr="002271DC">
        <w:rPr>
          <w:rFonts w:ascii="Calibri" w:eastAsia="宋体" w:hAnsi="Calibri" w:cs="Times New Roman" w:hint="eastAsia"/>
          <w:b/>
          <w:sz w:val="32"/>
          <w:lang w:eastAsia="zh-CN"/>
          <w14:ligatures w14:val="none"/>
        </w:rPr>
        <w:t>物理和环境安全</w:t>
      </w:r>
    </w:p>
    <w:p w14:paraId="6020A8DA" w14:textId="77777777" w:rsidR="00E74EC8" w:rsidRDefault="00E74EC8" w:rsidP="00E74EC8">
      <w:pPr>
        <w:ind w:firstLineChars="200" w:firstLine="560"/>
        <w:rPr>
          <w:rFonts w:ascii="仿宋" w:eastAsia="仿宋" w:hAnsi="仿宋" w:cs="仿宋" w:hint="eastAsia"/>
          <w:sz w:val="28"/>
          <w:szCs w:val="28"/>
          <w:highlight w:val="yellow"/>
          <w:lang w:eastAsia="zh-CN"/>
        </w:rPr>
      </w:pPr>
      <w:r>
        <w:rPr>
          <w:rFonts w:ascii="仿宋" w:eastAsia="仿宋" w:hAnsi="仿宋" w:cs="仿宋" w:hint="eastAsia"/>
          <w:sz w:val="28"/>
          <w:szCs w:val="28"/>
          <w:highlight w:val="yellow"/>
          <w:lang w:eastAsia="zh-CN"/>
        </w:rPr>
        <w:t>（云平台机房已密改通过密评描述）XXX{云平台名称}已通过密码应用安全性评估第三级评估且安全等级不低于云上应用，其密评报告中对XXX{云平台名称}的支撑能力进行了评估，XX机房作为被完全评估的支撑能力，能同时支撑云平台和云应用在物理和环境安全层面的密码应用安全，采用云平台密评对物理和环境安全的结论。</w:t>
      </w:r>
    </w:p>
    <w:p w14:paraId="27436905" w14:textId="77777777" w:rsidR="00E74EC8" w:rsidRPr="00E74EC8" w:rsidRDefault="00E74EC8" w:rsidP="00E74EC8">
      <w:pPr>
        <w:rPr>
          <w:rFonts w:hint="eastAsia"/>
          <w:lang w:eastAsia="zh-CN"/>
        </w:rPr>
      </w:pPr>
    </w:p>
    <w:p w14:paraId="570A5F44" w14:textId="77777777" w:rsidR="00DD0516" w:rsidRPr="00D355BE" w:rsidRDefault="00DD0516" w:rsidP="00DD0516">
      <w:pPr>
        <w:autoSpaceDE w:val="0"/>
        <w:autoSpaceDN w:val="0"/>
        <w:adjustRightInd w:val="0"/>
        <w:snapToGrid w:val="0"/>
        <w:spacing w:line="360" w:lineRule="auto"/>
        <w:ind w:firstLineChars="200" w:firstLine="560"/>
        <w:jc w:val="both"/>
        <w:rPr>
          <w:rFonts w:ascii="仿宋" w:eastAsia="仿宋" w:hAnsi="仿宋" w:cs="Times New Roman" w:hint="eastAsia"/>
          <w:sz w:val="28"/>
          <w:szCs w:val="20"/>
          <w:lang w:eastAsia="zh-CN"/>
          <w14:ligatures w14:val="none"/>
        </w:rPr>
      </w:pPr>
      <w:r w:rsidRPr="00D355BE">
        <w:rPr>
          <w:rFonts w:ascii="仿宋" w:eastAsia="仿宋" w:hAnsi="仿宋" w:cs="Times New Roman"/>
          <w:sz w:val="28"/>
          <w:szCs w:val="20"/>
          <w:lang w:eastAsia="zh-CN"/>
          <w14:ligatures w14:val="none"/>
        </w:rPr>
        <w:t>{{?</w:t>
      </w:r>
      <w:r w:rsidRPr="00D355BE">
        <w:rPr>
          <w:rFonts w:ascii="仿宋" w:eastAsia="仿宋" w:hAnsi="仿宋" w:cs="Times New Roman" w:hint="eastAsia"/>
          <w:sz w:val="28"/>
          <w:szCs w:val="20"/>
          <w:lang w:eastAsia="zh-CN"/>
          <w14:ligatures w14:val="none"/>
        </w:rPr>
        <w:t>solution</w:t>
      </w:r>
      <w:r w:rsidRPr="00D355BE">
        <w:rPr>
          <w:rFonts w:ascii="仿宋" w:eastAsia="仿宋" w:hAnsi="仿宋" w:cs="Times New Roman"/>
          <w:sz w:val="28"/>
          <w:szCs w:val="20"/>
          <w:lang w:eastAsia="zh-CN"/>
          <w14:ligatures w14:val="none"/>
        </w:rPr>
        <w:t>}}</w:t>
      </w:r>
    </w:p>
    <w:p w14:paraId="43F5A418" w14:textId="77777777" w:rsidR="00DD0516" w:rsidRPr="00D355BE" w:rsidRDefault="00DD0516" w:rsidP="00DD0516">
      <w:pPr>
        <w:autoSpaceDE w:val="0"/>
        <w:autoSpaceDN w:val="0"/>
        <w:adjustRightInd w:val="0"/>
        <w:snapToGrid w:val="0"/>
        <w:spacing w:line="360" w:lineRule="auto"/>
        <w:ind w:firstLineChars="200" w:firstLine="560"/>
        <w:jc w:val="both"/>
        <w:rPr>
          <w:rFonts w:ascii="仿宋" w:eastAsia="仿宋" w:hAnsi="仿宋" w:cs="Times New Roman" w:hint="eastAsia"/>
          <w:sz w:val="28"/>
          <w:szCs w:val="20"/>
          <w:lang w:eastAsia="zh-CN"/>
          <w14:ligatures w14:val="none"/>
        </w:rPr>
      </w:pPr>
      <w:r w:rsidRPr="00D355BE">
        <w:rPr>
          <w:rFonts w:ascii="仿宋" w:eastAsia="仿宋" w:hAnsi="仿宋" w:cs="Times New Roman"/>
          <w:sz w:val="28"/>
          <w:szCs w:val="20"/>
          <w:lang w:eastAsia="zh-CN"/>
          <w14:ligatures w14:val="none"/>
        </w:rPr>
        <w:t>{{?wlhhjFAList}}</w:t>
      </w:r>
    </w:p>
    <w:p w14:paraId="41A5183E" w14:textId="77777777" w:rsidR="00DD0516" w:rsidRPr="00D355BE" w:rsidRDefault="00DD0516" w:rsidP="00DD0516">
      <w:pPr>
        <w:autoSpaceDE w:val="0"/>
        <w:autoSpaceDN w:val="0"/>
        <w:adjustRightInd w:val="0"/>
        <w:snapToGrid w:val="0"/>
        <w:spacing w:line="360" w:lineRule="auto"/>
        <w:ind w:firstLineChars="200" w:firstLine="560"/>
        <w:jc w:val="both"/>
        <w:rPr>
          <w:rFonts w:ascii="仿宋" w:eastAsia="仿宋" w:hAnsi="仿宋" w:cs="Times New Roman" w:hint="eastAsia"/>
          <w:sz w:val="28"/>
          <w:szCs w:val="20"/>
          <w:lang w:eastAsia="zh-CN"/>
          <w14:ligatures w14:val="none"/>
        </w:rPr>
      </w:pPr>
      <w:r w:rsidRPr="00D355BE">
        <w:rPr>
          <w:rFonts w:ascii="仿宋" w:eastAsia="仿宋" w:hAnsi="仿宋" w:cs="Times New Roman" w:hint="eastAsia"/>
          <w:sz w:val="28"/>
          <w:szCs w:val="20"/>
          <w:lang w:eastAsia="zh-CN"/>
          <w14:ligatures w14:val="none"/>
        </w:rPr>
        <w:t>{{index}}、{{name}}</w:t>
      </w:r>
    </w:p>
    <w:p w14:paraId="759FCF19" w14:textId="77777777" w:rsidR="00DD0516" w:rsidRPr="00D355BE" w:rsidRDefault="00DD0516" w:rsidP="00DD0516">
      <w:pPr>
        <w:autoSpaceDE w:val="0"/>
        <w:autoSpaceDN w:val="0"/>
        <w:adjustRightInd w:val="0"/>
        <w:snapToGrid w:val="0"/>
        <w:spacing w:line="360" w:lineRule="auto"/>
        <w:ind w:firstLineChars="200" w:firstLine="560"/>
        <w:jc w:val="both"/>
        <w:rPr>
          <w:rFonts w:ascii="仿宋" w:eastAsia="仿宋" w:hAnsi="仿宋" w:cs="Times New Roman" w:hint="eastAsia"/>
          <w:sz w:val="28"/>
          <w:szCs w:val="20"/>
          <w:lang w:eastAsia="zh-CN"/>
          <w14:ligatures w14:val="none"/>
        </w:rPr>
      </w:pPr>
      <w:r w:rsidRPr="00D355BE">
        <w:rPr>
          <w:rFonts w:ascii="仿宋" w:eastAsia="仿宋" w:hAnsi="仿宋" w:cs="Times New Roman"/>
          <w:sz w:val="28"/>
          <w:szCs w:val="20"/>
          <w:lang w:eastAsia="zh-CN"/>
          <w14:ligatures w14:val="none"/>
        </w:rPr>
        <w:t>{{*description}}</w:t>
      </w:r>
    </w:p>
    <w:p w14:paraId="16FFF477" w14:textId="5D4D2446" w:rsidR="00DD0516" w:rsidRPr="00D355BE" w:rsidRDefault="00DD0516" w:rsidP="00DD0516">
      <w:pPr>
        <w:autoSpaceDE w:val="0"/>
        <w:autoSpaceDN w:val="0"/>
        <w:adjustRightInd w:val="0"/>
        <w:snapToGrid w:val="0"/>
        <w:spacing w:line="360" w:lineRule="auto"/>
        <w:ind w:firstLineChars="200" w:firstLine="560"/>
        <w:jc w:val="both"/>
        <w:rPr>
          <w:rFonts w:ascii="仿宋" w:eastAsia="仿宋" w:hAnsi="仿宋" w:cs="Times New Roman" w:hint="eastAsia"/>
          <w:sz w:val="28"/>
          <w:szCs w:val="20"/>
          <w:lang w:eastAsia="zh-CN"/>
          <w14:ligatures w14:val="none"/>
        </w:rPr>
      </w:pPr>
      <w:r w:rsidRPr="00D355BE">
        <w:rPr>
          <w:rFonts w:ascii="仿宋" w:eastAsia="仿宋" w:hAnsi="仿宋" w:cs="Times New Roman"/>
          <w:sz w:val="28"/>
          <w:szCs w:val="20"/>
          <w:lang w:eastAsia="zh-CN"/>
          <w14:ligatures w14:val="none"/>
        </w:rPr>
        <w:t>{{/wlhhjFAList}}</w:t>
      </w:r>
    </w:p>
    <w:p w14:paraId="4E589EA7" w14:textId="65E1A8E8" w:rsidR="00B15FA5" w:rsidRPr="00D355BE" w:rsidRDefault="00B15FA5" w:rsidP="00DD0516">
      <w:pPr>
        <w:autoSpaceDE w:val="0"/>
        <w:autoSpaceDN w:val="0"/>
        <w:adjustRightInd w:val="0"/>
        <w:snapToGrid w:val="0"/>
        <w:spacing w:line="360" w:lineRule="auto"/>
        <w:ind w:firstLineChars="200" w:firstLine="560"/>
        <w:jc w:val="both"/>
        <w:rPr>
          <w:rFonts w:ascii="仿宋" w:eastAsia="仿宋" w:hAnsi="仿宋" w:cs="Times New Roman" w:hint="eastAsia"/>
          <w:sz w:val="28"/>
          <w:szCs w:val="20"/>
          <w:lang w:eastAsia="zh-CN"/>
          <w14:ligatures w14:val="none"/>
        </w:rPr>
      </w:pPr>
      <w:r w:rsidRPr="00D355BE">
        <w:rPr>
          <w:rFonts w:ascii="仿宋" w:eastAsia="仿宋" w:hAnsi="仿宋" w:cs="Times New Roman" w:hint="eastAsia"/>
          <w:sz w:val="28"/>
          <w:szCs w:val="20"/>
          <w:lang w:eastAsia="zh-CN"/>
          <w14:ligatures w14:val="none"/>
        </w:rPr>
        <w:t>{{</w:t>
      </w:r>
      <w:r w:rsidR="00D355BE" w:rsidRPr="00D355BE">
        <w:rPr>
          <w:rFonts w:ascii="仿宋" w:eastAsia="仿宋" w:hAnsi="仿宋" w:cs="Times New Roman" w:hint="eastAsia"/>
          <w:sz w:val="28"/>
          <w:szCs w:val="20"/>
          <w:lang w:eastAsia="zh-CN"/>
          <w14:ligatures w14:val="none"/>
        </w:rPr>
        <w:t>/</w:t>
      </w:r>
      <w:r w:rsidRPr="00D355BE">
        <w:rPr>
          <w:rFonts w:ascii="仿宋" w:eastAsia="仿宋" w:hAnsi="仿宋" w:cs="Times New Roman" w:hint="eastAsia"/>
          <w:sz w:val="28"/>
          <w:szCs w:val="20"/>
          <w:lang w:eastAsia="zh-CN"/>
          <w14:ligatures w14:val="none"/>
        </w:rPr>
        <w:t>solution}}</w:t>
      </w:r>
    </w:p>
    <w:p w14:paraId="0CE686BD" w14:textId="1FBB9923" w:rsidR="00527779" w:rsidRPr="002271DC" w:rsidRDefault="00BF1566" w:rsidP="002271DC">
      <w:pPr>
        <w:keepNext/>
        <w:keepLines/>
        <w:spacing w:before="260" w:after="260" w:line="413" w:lineRule="auto"/>
        <w:outlineLvl w:val="2"/>
        <w:rPr>
          <w:rFonts w:ascii="Calibri" w:eastAsia="宋体" w:hAnsi="Calibri" w:cs="Times New Roman" w:hint="eastAsia"/>
          <w:b/>
          <w:sz w:val="32"/>
          <w:lang w:eastAsia="zh-CN"/>
          <w14:ligatures w14:val="none"/>
        </w:rPr>
      </w:pPr>
      <w:r w:rsidRPr="002271DC">
        <w:rPr>
          <w:rFonts w:ascii="Calibri" w:eastAsia="宋体" w:hAnsi="Calibri" w:cs="Times New Roman" w:hint="eastAsia"/>
          <w:b/>
          <w:sz w:val="32"/>
          <w:lang w:eastAsia="zh-CN"/>
          <w14:ligatures w14:val="none"/>
        </w:rPr>
        <w:t>5.2.2</w:t>
      </w:r>
      <w:r w:rsidRPr="002271DC">
        <w:rPr>
          <w:rFonts w:ascii="Calibri" w:eastAsia="宋体" w:hAnsi="Calibri" w:cs="Times New Roman" w:hint="eastAsia"/>
          <w:b/>
          <w:sz w:val="32"/>
          <w:lang w:eastAsia="zh-CN"/>
          <w14:ligatures w14:val="none"/>
        </w:rPr>
        <w:t>网络和环境安全</w:t>
      </w:r>
    </w:p>
    <w:p w14:paraId="02CBC693" w14:textId="77777777" w:rsidR="00527779" w:rsidRDefault="00527779" w:rsidP="00527779">
      <w:pPr>
        <w:numPr>
          <w:ilvl w:val="0"/>
          <w:numId w:val="2"/>
        </w:numPr>
        <w:spacing w:line="360" w:lineRule="auto"/>
        <w:ind w:firstLineChars="200" w:firstLine="562"/>
        <w:jc w:val="both"/>
        <w:rPr>
          <w:rFonts w:ascii="仿宋" w:eastAsia="仿宋" w:hAnsi="仿宋" w:cs="仿宋" w:hint="eastAsia"/>
          <w:b/>
          <w:bCs/>
          <w:sz w:val="28"/>
          <w:szCs w:val="28"/>
          <w:lang w:eastAsia="zh-CN"/>
        </w:rPr>
      </w:pPr>
      <w:r>
        <w:rPr>
          <w:rFonts w:ascii="仿宋" w:eastAsia="仿宋" w:hAnsi="仿宋" w:cs="仿宋" w:hint="eastAsia"/>
          <w:b/>
          <w:bCs/>
          <w:sz w:val="28"/>
          <w:szCs w:val="28"/>
          <w:lang w:eastAsia="zh-CN"/>
        </w:rPr>
        <w:t>员工用户PC浏览器与业务系统之间的通信信道</w:t>
      </w:r>
    </w:p>
    <w:p w14:paraId="5E8D9492" w14:textId="77777777" w:rsidR="00527779" w:rsidRDefault="00527779" w:rsidP="00527779">
      <w:pPr>
        <w:spacing w:line="360" w:lineRule="auto"/>
        <w:ind w:firstLine="420"/>
        <w:jc w:val="both"/>
        <w:rPr>
          <w:rFonts w:ascii="仿宋" w:eastAsia="仿宋" w:hAnsi="仿宋" w:cs="仿宋" w:hint="eastAsia"/>
          <w:sz w:val="28"/>
          <w:szCs w:val="28"/>
          <w:lang w:eastAsia="zh-CN"/>
        </w:rPr>
      </w:pPr>
      <w:r>
        <w:rPr>
          <w:rFonts w:ascii="仿宋" w:eastAsia="仿宋" w:hAnsi="仿宋" w:cs="仿宋" w:hint="eastAsia"/>
          <w:sz w:val="28"/>
          <w:szCs w:val="28"/>
          <w:lang w:eastAsia="zh-CN"/>
        </w:rPr>
        <w:t>1)身份鉴别：部署已通过商用密码机构认证的SSL VPN安全网关，PC端部署VPN客户端，SSL VPN安全网关中配置由合规CA颁发的国密数字证书，基于SM2数字证书实现对服务端的证书进行身份鉴别，保证通信过程中通信实体身份鉴别的真实性。</w:t>
      </w:r>
    </w:p>
    <w:p w14:paraId="78899475" w14:textId="77777777" w:rsidR="00527779" w:rsidRDefault="00527779" w:rsidP="00527779">
      <w:pPr>
        <w:spacing w:line="360" w:lineRule="auto"/>
        <w:ind w:firstLine="420"/>
        <w:jc w:val="both"/>
        <w:rPr>
          <w:rFonts w:ascii="仿宋" w:eastAsia="仿宋" w:hAnsi="仿宋" w:cs="仿宋" w:hint="eastAsia"/>
          <w:sz w:val="28"/>
          <w:szCs w:val="28"/>
          <w:lang w:eastAsia="zh-CN"/>
        </w:rPr>
      </w:pPr>
      <w:r>
        <w:rPr>
          <w:rFonts w:ascii="仿宋" w:eastAsia="仿宋" w:hAnsi="仿宋" w:cs="仿宋" w:hint="eastAsia"/>
          <w:sz w:val="28"/>
          <w:szCs w:val="28"/>
          <w:lang w:eastAsia="zh-CN"/>
        </w:rPr>
        <w:t>2)通信数据完整性：部署符合已通过商用密码机构认证的SSL VPN安全网关，已通过商用密码机构认证，基于HMAC-SM3算法可保</w:t>
      </w:r>
      <w:r>
        <w:rPr>
          <w:rFonts w:ascii="仿宋" w:eastAsia="仿宋" w:hAnsi="仿宋" w:cs="仿宋" w:hint="eastAsia"/>
          <w:sz w:val="28"/>
          <w:szCs w:val="28"/>
          <w:lang w:eastAsia="zh-CN"/>
        </w:rPr>
        <w:lastRenderedPageBreak/>
        <w:t>证通信过程中数据的完整性。</w:t>
      </w:r>
    </w:p>
    <w:p w14:paraId="5111412B" w14:textId="77777777" w:rsidR="00527779" w:rsidRDefault="00527779" w:rsidP="00527779">
      <w:pPr>
        <w:spacing w:line="360" w:lineRule="auto"/>
        <w:ind w:firstLine="420"/>
        <w:jc w:val="both"/>
        <w:rPr>
          <w:rFonts w:ascii="仿宋" w:eastAsia="仿宋" w:hAnsi="仿宋" w:cs="仿宋" w:hint="eastAsia"/>
          <w:sz w:val="28"/>
          <w:szCs w:val="28"/>
          <w:lang w:eastAsia="zh-CN"/>
        </w:rPr>
      </w:pPr>
      <w:r>
        <w:rPr>
          <w:rFonts w:ascii="仿宋" w:eastAsia="仿宋" w:hAnsi="仿宋" w:cs="仿宋" w:hint="eastAsia"/>
          <w:sz w:val="28"/>
          <w:szCs w:val="28"/>
          <w:lang w:eastAsia="zh-CN"/>
        </w:rPr>
        <w:t>3)通信过程中重要数据的机密性：部署已通过商用密码机构认证的SSL VPN安全网关，基于SM4算法可保证通信过程中重要数据的机密性。</w:t>
      </w:r>
    </w:p>
    <w:p w14:paraId="1DFDE16B" w14:textId="77777777" w:rsidR="00527779" w:rsidRDefault="00527779" w:rsidP="00527779">
      <w:pPr>
        <w:spacing w:line="360" w:lineRule="auto"/>
        <w:ind w:firstLine="420"/>
        <w:jc w:val="both"/>
        <w:rPr>
          <w:rFonts w:ascii="仿宋" w:eastAsia="仿宋" w:hAnsi="仿宋" w:cs="仿宋" w:hint="eastAsia"/>
          <w:sz w:val="28"/>
          <w:szCs w:val="28"/>
          <w:lang w:eastAsia="zh-CN"/>
        </w:rPr>
      </w:pPr>
      <w:r>
        <w:rPr>
          <w:rFonts w:ascii="仿宋" w:eastAsia="仿宋" w:hAnsi="仿宋" w:cs="仿宋" w:hint="eastAsia"/>
          <w:sz w:val="28"/>
          <w:szCs w:val="28"/>
          <w:lang w:eastAsia="zh-CN"/>
        </w:rPr>
        <w:t>4)网络边界访问控制信息的完整性：部署已通过商用密码机构认证的SSL VPN安全网关，SSL VPN安全网关具有细粒度的访问控制功能，基于用户或用户组对资源进行有效控制，并能根据访问时间进行控制，基于HMAC-SM3算法保证通信过程中访问控制信息的完整性。防火墙和边界路由未使用密码技术保护网络边界访问控制信息的完整性。</w:t>
      </w:r>
    </w:p>
    <w:p w14:paraId="2FBD94B2" w14:textId="77777777" w:rsidR="00527779" w:rsidRDefault="00527779" w:rsidP="00527779">
      <w:pPr>
        <w:spacing w:line="360" w:lineRule="auto"/>
        <w:ind w:firstLine="420"/>
        <w:jc w:val="both"/>
        <w:rPr>
          <w:rFonts w:ascii="仿宋" w:eastAsia="仿宋" w:hAnsi="仿宋" w:cs="仿宋" w:hint="eastAsia"/>
          <w:sz w:val="28"/>
          <w:szCs w:val="28"/>
          <w:lang w:eastAsia="zh-CN"/>
        </w:rPr>
      </w:pPr>
      <w:r>
        <w:rPr>
          <w:rFonts w:ascii="仿宋" w:eastAsia="仿宋" w:hAnsi="仿宋" w:cs="仿宋" w:hint="eastAsia"/>
          <w:sz w:val="28"/>
          <w:szCs w:val="28"/>
          <w:lang w:eastAsia="zh-CN"/>
        </w:rPr>
        <w:t>5)安全接入认证：该指标要求属性为“可”，不纳入本次测评范围。</w:t>
      </w:r>
    </w:p>
    <w:p w14:paraId="16FE4DCE" w14:textId="77777777" w:rsidR="00527779" w:rsidRDefault="00527779" w:rsidP="00527779">
      <w:pPr>
        <w:spacing w:line="360" w:lineRule="auto"/>
        <w:ind w:firstLineChars="200" w:firstLine="562"/>
        <w:jc w:val="both"/>
        <w:rPr>
          <w:rFonts w:ascii="仿宋" w:eastAsia="仿宋" w:hAnsi="仿宋" w:cs="仿宋" w:hint="eastAsia"/>
          <w:b/>
          <w:bCs/>
          <w:sz w:val="28"/>
          <w:szCs w:val="28"/>
          <w:lang w:eastAsia="zh-CN"/>
        </w:rPr>
      </w:pPr>
      <w:r>
        <w:rPr>
          <w:rFonts w:ascii="仿宋" w:eastAsia="仿宋" w:hAnsi="仿宋" w:cs="仿宋" w:hint="eastAsia"/>
          <w:b/>
          <w:bCs/>
          <w:sz w:val="28"/>
          <w:szCs w:val="28"/>
          <w:lang w:eastAsia="zh-CN"/>
        </w:rPr>
        <w:t>2、系统业务服务区和数据灾备区之间的专线通信信道</w:t>
      </w:r>
    </w:p>
    <w:p w14:paraId="34FB82D9" w14:textId="77777777" w:rsidR="00527779" w:rsidRDefault="00527779" w:rsidP="00527779">
      <w:pPr>
        <w:spacing w:line="360" w:lineRule="auto"/>
        <w:ind w:firstLineChars="200" w:firstLine="560"/>
        <w:jc w:val="both"/>
        <w:rPr>
          <w:rFonts w:ascii="仿宋" w:eastAsia="仿宋" w:hAnsi="仿宋" w:cs="仿宋" w:hint="eastAsia"/>
          <w:sz w:val="28"/>
          <w:szCs w:val="28"/>
          <w:lang w:eastAsia="zh-CN"/>
        </w:rPr>
      </w:pPr>
      <w:r>
        <w:rPr>
          <w:rFonts w:ascii="仿宋" w:eastAsia="仿宋" w:hAnsi="仿宋" w:cs="仿宋" w:hint="eastAsia"/>
          <w:sz w:val="28"/>
          <w:szCs w:val="28"/>
          <w:lang w:eastAsia="zh-CN"/>
        </w:rPr>
        <w:t>1)身份鉴别：在系统在网络接入区和数据灾备区部署符合GB/T 36968-2018《信息安全技术 IPSec VPN技术规范》、GB/T 37092-2018 《信息安全技术密码模块安全要求》二级模块要求的IPSec VPN，使用IPsec VPN建立安全传输通信信道。建立IPsec协议安全传输通道时通过双向传递数字证书，在主模式下基于SM2算法实现通信实体的身份鉴别，数字证书由证书认证系统签发。</w:t>
      </w:r>
    </w:p>
    <w:p w14:paraId="2FD77C59" w14:textId="77777777" w:rsidR="00527779" w:rsidRDefault="00527779" w:rsidP="00527779">
      <w:pPr>
        <w:spacing w:line="360" w:lineRule="auto"/>
        <w:ind w:firstLineChars="200" w:firstLine="560"/>
        <w:jc w:val="both"/>
        <w:rPr>
          <w:rFonts w:ascii="仿宋" w:eastAsia="仿宋" w:hAnsi="仿宋" w:cs="仿宋" w:hint="eastAsia"/>
          <w:sz w:val="28"/>
          <w:szCs w:val="28"/>
          <w:lang w:eastAsia="zh-CN"/>
        </w:rPr>
      </w:pPr>
      <w:r>
        <w:rPr>
          <w:rFonts w:ascii="仿宋" w:eastAsia="仿宋" w:hAnsi="仿宋" w:cs="仿宋" w:hint="eastAsia"/>
          <w:sz w:val="28"/>
          <w:szCs w:val="28"/>
          <w:lang w:eastAsia="zh-CN"/>
        </w:rPr>
        <w:t>2)通信数据完整性：业务服务器IPsec VPN和数据灾备区IPsec VPN建立安全关联SA后，协商安全参数交换密钥，使用AH协议保证数据传输的完整性，AH协议使用SM3算法计算消息摘要，</w:t>
      </w:r>
      <w:r>
        <w:rPr>
          <w:rFonts w:ascii="仿宋" w:eastAsia="仿宋" w:hAnsi="仿宋" w:cs="仿宋" w:hint="eastAsia"/>
          <w:sz w:val="28"/>
          <w:szCs w:val="28"/>
          <w:lang w:eastAsia="zh-CN"/>
        </w:rPr>
        <w:lastRenderedPageBreak/>
        <w:t>将摘要与数据一起加密。接收方使用相同的散列函数对收到的数据进行处理，并与收到的摘要进行比较，以验证数据的完整性。</w:t>
      </w:r>
    </w:p>
    <w:p w14:paraId="78CA410A" w14:textId="77777777" w:rsidR="00527779" w:rsidRDefault="00527779" w:rsidP="00527779">
      <w:pPr>
        <w:spacing w:line="360" w:lineRule="auto"/>
        <w:ind w:firstLineChars="200" w:firstLine="560"/>
        <w:jc w:val="both"/>
        <w:rPr>
          <w:rFonts w:ascii="仿宋" w:eastAsia="仿宋" w:hAnsi="仿宋" w:cs="仿宋" w:hint="eastAsia"/>
          <w:sz w:val="28"/>
          <w:szCs w:val="28"/>
          <w:lang w:eastAsia="zh-CN"/>
        </w:rPr>
      </w:pPr>
      <w:r>
        <w:rPr>
          <w:rFonts w:ascii="仿宋" w:eastAsia="仿宋" w:hAnsi="仿宋" w:cs="仿宋" w:hint="eastAsia"/>
          <w:sz w:val="28"/>
          <w:szCs w:val="28"/>
          <w:lang w:eastAsia="zh-CN"/>
        </w:rPr>
        <w:t>3)通信过程中重要数据的机密性：业务服务器IPsec VPN和数据灾备区IPsec VPN建立安全关联SA后，协商安全参数交换密钥，使用ESP协议保证数据传输的完整性，协议使用SM4对称加密算法加密数据。接收方使用相同的密钥和加密算法对收到的数据进行解密，以恢复原始数据。</w:t>
      </w:r>
    </w:p>
    <w:p w14:paraId="022E0D41" w14:textId="77777777" w:rsidR="00527779" w:rsidRDefault="00527779" w:rsidP="00527779">
      <w:pPr>
        <w:spacing w:line="360" w:lineRule="auto"/>
        <w:ind w:firstLineChars="200" w:firstLine="560"/>
        <w:jc w:val="both"/>
        <w:rPr>
          <w:rFonts w:ascii="仿宋" w:eastAsia="仿宋" w:hAnsi="仿宋" w:cs="仿宋" w:hint="eastAsia"/>
          <w:sz w:val="28"/>
          <w:szCs w:val="28"/>
          <w:lang w:eastAsia="zh-CN"/>
        </w:rPr>
      </w:pPr>
      <w:r>
        <w:rPr>
          <w:rFonts w:ascii="仿宋" w:eastAsia="仿宋" w:hAnsi="仿宋" w:cs="仿宋" w:hint="eastAsia"/>
          <w:sz w:val="28"/>
          <w:szCs w:val="28"/>
          <w:lang w:eastAsia="zh-CN"/>
        </w:rPr>
        <w:t>4)网络边界访问控制信息完整性：该条信道的网络边界访问控制信息主要为IPsec VPN的访问控制列表信息，VPN已符合GB/T 37092-2018 《信息安全技术密码模块安全要求》二级模块要求，可通过自身较高的安全防护能力，基于SM2算法数字签名技术实现访问控制列表的完整性校验。</w:t>
      </w:r>
    </w:p>
    <w:p w14:paraId="3BBF2A64" w14:textId="77777777" w:rsidR="00527779" w:rsidRDefault="00527779" w:rsidP="00527779">
      <w:pPr>
        <w:spacing w:line="360" w:lineRule="auto"/>
        <w:ind w:firstLine="420"/>
        <w:jc w:val="both"/>
        <w:rPr>
          <w:rFonts w:ascii="仿宋" w:eastAsia="仿宋" w:hAnsi="仿宋" w:cs="仿宋" w:hint="eastAsia"/>
          <w:sz w:val="28"/>
          <w:szCs w:val="28"/>
          <w:lang w:eastAsia="zh-CN"/>
        </w:rPr>
      </w:pPr>
      <w:r>
        <w:rPr>
          <w:rFonts w:ascii="仿宋" w:eastAsia="仿宋" w:hAnsi="仿宋" w:cs="仿宋" w:hint="eastAsia"/>
          <w:sz w:val="28"/>
          <w:szCs w:val="28"/>
          <w:lang w:eastAsia="zh-CN"/>
        </w:rPr>
        <w:t>5)安全接入认证：该指标要求属性为“可”，不纳入本次测评范围。</w:t>
      </w:r>
    </w:p>
    <w:p w14:paraId="2FCA0583" w14:textId="77777777" w:rsidR="00527779" w:rsidRDefault="00527779" w:rsidP="00527779">
      <w:pPr>
        <w:spacing w:line="360" w:lineRule="auto"/>
        <w:ind w:firstLineChars="200" w:firstLine="562"/>
        <w:jc w:val="both"/>
        <w:rPr>
          <w:rFonts w:ascii="仿宋" w:eastAsia="仿宋" w:hAnsi="仿宋" w:cs="仿宋" w:hint="eastAsia"/>
          <w:b/>
          <w:bCs/>
          <w:sz w:val="28"/>
          <w:szCs w:val="28"/>
          <w:lang w:eastAsia="zh-CN"/>
        </w:rPr>
      </w:pPr>
      <w:r>
        <w:rPr>
          <w:rFonts w:ascii="仿宋" w:eastAsia="仿宋" w:hAnsi="仿宋" w:cs="仿宋" w:hint="eastAsia"/>
          <w:b/>
          <w:bCs/>
          <w:sz w:val="28"/>
          <w:szCs w:val="28"/>
          <w:lang w:eastAsia="zh-CN"/>
        </w:rPr>
        <w:t>3、公众用户移动端APP与业务系统之间的通信信道</w:t>
      </w:r>
    </w:p>
    <w:p w14:paraId="7442527F" w14:textId="77777777" w:rsidR="00527779" w:rsidRDefault="00527779" w:rsidP="00527779">
      <w:pPr>
        <w:spacing w:line="360" w:lineRule="auto"/>
        <w:ind w:firstLineChars="200" w:firstLine="560"/>
        <w:jc w:val="both"/>
        <w:rPr>
          <w:rFonts w:ascii="仿宋" w:eastAsia="仿宋" w:hAnsi="仿宋" w:cs="仿宋" w:hint="eastAsia"/>
          <w:sz w:val="28"/>
          <w:szCs w:val="28"/>
          <w:lang w:eastAsia="zh-CN"/>
        </w:rPr>
      </w:pPr>
      <w:r>
        <w:rPr>
          <w:rFonts w:ascii="仿宋" w:eastAsia="仿宋" w:hAnsi="仿宋" w:cs="仿宋" w:hint="eastAsia"/>
          <w:sz w:val="28"/>
          <w:szCs w:val="28"/>
          <w:lang w:eastAsia="zh-CN"/>
        </w:rPr>
        <w:t>1)身份鉴别：在服务端部署非国密站点证书（不包含高风险算法）实现通信实体身份鉴别，数字证书由具备资质的机构签发。</w:t>
      </w:r>
    </w:p>
    <w:p w14:paraId="2F63BF29" w14:textId="77777777" w:rsidR="00527779" w:rsidRDefault="00527779" w:rsidP="00527779">
      <w:pPr>
        <w:spacing w:line="360" w:lineRule="auto"/>
        <w:ind w:firstLineChars="200" w:firstLine="560"/>
        <w:jc w:val="both"/>
        <w:rPr>
          <w:rFonts w:ascii="仿宋" w:eastAsia="仿宋" w:hAnsi="仿宋" w:cs="仿宋" w:hint="eastAsia"/>
          <w:sz w:val="28"/>
          <w:szCs w:val="28"/>
          <w:lang w:eastAsia="zh-CN"/>
        </w:rPr>
      </w:pPr>
      <w:r>
        <w:rPr>
          <w:rFonts w:ascii="仿宋" w:eastAsia="仿宋" w:hAnsi="仿宋" w:cs="仿宋" w:hint="eastAsia"/>
          <w:sz w:val="28"/>
          <w:szCs w:val="28"/>
          <w:lang w:eastAsia="zh-CN"/>
        </w:rPr>
        <w:t>2)通信数据完整性：通过移动端APP和服务端构建非国密HTTPS通道，基于无高风险密码算法的HMAC技术实现通信数据完整性保护。</w:t>
      </w:r>
    </w:p>
    <w:p w14:paraId="20A94676" w14:textId="77777777" w:rsidR="00527779" w:rsidRDefault="00527779" w:rsidP="00527779">
      <w:pPr>
        <w:spacing w:line="360" w:lineRule="auto"/>
        <w:ind w:firstLineChars="200" w:firstLine="560"/>
        <w:jc w:val="both"/>
        <w:rPr>
          <w:rFonts w:ascii="仿宋" w:eastAsia="仿宋" w:hAnsi="仿宋" w:cs="仿宋" w:hint="eastAsia"/>
          <w:sz w:val="28"/>
          <w:szCs w:val="28"/>
          <w:lang w:eastAsia="zh-CN"/>
        </w:rPr>
      </w:pPr>
      <w:r>
        <w:rPr>
          <w:rFonts w:ascii="仿宋" w:eastAsia="仿宋" w:hAnsi="仿宋" w:cs="仿宋" w:hint="eastAsia"/>
          <w:sz w:val="28"/>
          <w:szCs w:val="28"/>
          <w:lang w:eastAsia="zh-CN"/>
        </w:rPr>
        <w:t>3)通信过程中重要数据的机密性：通过移动端APP和服务端构建非国密HTTPS通道，使用基于无高风险的密码算法对通信数据进</w:t>
      </w:r>
      <w:r>
        <w:rPr>
          <w:rFonts w:ascii="仿宋" w:eastAsia="仿宋" w:hAnsi="仿宋" w:cs="仿宋" w:hint="eastAsia"/>
          <w:sz w:val="28"/>
          <w:szCs w:val="28"/>
          <w:lang w:eastAsia="zh-CN"/>
        </w:rPr>
        <w:lastRenderedPageBreak/>
        <w:t>行加密，实现通信过程中重要数据的机密性的保护。</w:t>
      </w:r>
    </w:p>
    <w:p w14:paraId="1900EA0C" w14:textId="77777777" w:rsidR="00527779" w:rsidRDefault="00527779" w:rsidP="00527779">
      <w:pPr>
        <w:spacing w:line="360" w:lineRule="auto"/>
        <w:ind w:firstLineChars="200" w:firstLine="560"/>
        <w:jc w:val="both"/>
        <w:rPr>
          <w:rFonts w:ascii="仿宋" w:eastAsia="仿宋" w:hAnsi="仿宋" w:cs="仿宋" w:hint="eastAsia"/>
          <w:sz w:val="28"/>
          <w:szCs w:val="28"/>
          <w:lang w:eastAsia="zh-CN"/>
        </w:rPr>
      </w:pPr>
      <w:r>
        <w:rPr>
          <w:rFonts w:ascii="仿宋" w:eastAsia="仿宋" w:hAnsi="仿宋" w:cs="仿宋" w:hint="eastAsia"/>
          <w:sz w:val="28"/>
          <w:szCs w:val="28"/>
          <w:lang w:eastAsia="zh-CN"/>
        </w:rPr>
        <w:t>4)网络边界访问控制信息的完整性：防火墙和边界路由未使用密码技术保护网络边界访问控制信息的完整性。</w:t>
      </w:r>
    </w:p>
    <w:p w14:paraId="531F8548" w14:textId="77777777" w:rsidR="00527779" w:rsidRDefault="00527779" w:rsidP="00527779">
      <w:pPr>
        <w:spacing w:line="360" w:lineRule="auto"/>
        <w:ind w:firstLineChars="200" w:firstLine="560"/>
        <w:jc w:val="both"/>
        <w:rPr>
          <w:rFonts w:ascii="仿宋" w:eastAsia="仿宋" w:hAnsi="仿宋" w:cs="仿宋" w:hint="eastAsia"/>
          <w:sz w:val="28"/>
          <w:szCs w:val="28"/>
          <w:lang w:eastAsia="zh-CN"/>
        </w:rPr>
      </w:pPr>
      <w:r>
        <w:rPr>
          <w:rFonts w:ascii="仿宋" w:eastAsia="仿宋" w:hAnsi="仿宋" w:cs="仿宋" w:hint="eastAsia"/>
          <w:sz w:val="28"/>
          <w:szCs w:val="28"/>
          <w:lang w:eastAsia="zh-CN"/>
        </w:rPr>
        <w:t>5)安全接入认证：本系统不涉及。</w:t>
      </w:r>
    </w:p>
    <w:p w14:paraId="7B48FA76" w14:textId="77777777" w:rsidR="00527779" w:rsidRDefault="00527779" w:rsidP="00527779">
      <w:pPr>
        <w:spacing w:line="360" w:lineRule="auto"/>
        <w:ind w:firstLineChars="200" w:firstLine="560"/>
        <w:jc w:val="both"/>
        <w:rPr>
          <w:rFonts w:ascii="仿宋" w:eastAsia="仿宋" w:hAnsi="仿宋" w:cs="仿宋" w:hint="eastAsia"/>
          <w:sz w:val="28"/>
          <w:szCs w:val="28"/>
          <w:highlight w:val="yellow"/>
          <w:lang w:eastAsia="zh-CN"/>
        </w:rPr>
      </w:pPr>
      <w:r>
        <w:rPr>
          <w:rFonts w:ascii="仿宋" w:eastAsia="仿宋" w:hAnsi="仿宋" w:cs="仿宋" w:hint="eastAsia"/>
          <w:sz w:val="28"/>
          <w:highlight w:val="yellow"/>
          <w:lang w:eastAsia="zh-CN"/>
        </w:rPr>
        <w:t>4、系统与系统、机房与机房之间的通信信道：</w:t>
      </w:r>
      <w:r>
        <w:rPr>
          <w:rFonts w:ascii="仿宋" w:eastAsia="仿宋" w:hAnsi="仿宋" w:cs="仿宋" w:hint="eastAsia"/>
          <w:kern w:val="2"/>
          <w:sz w:val="28"/>
          <w:szCs w:val="24"/>
          <w:highlight w:val="yellow"/>
          <w:lang w:eastAsia="zh-CN"/>
        </w:rPr>
        <w:t>通过纯物理裸光纤进行数据传输，作为不适用项处理。</w:t>
      </w:r>
    </w:p>
    <w:p w14:paraId="4E83CB6D" w14:textId="77777777" w:rsidR="007834DA" w:rsidRPr="00527779" w:rsidRDefault="007834DA" w:rsidP="007834DA">
      <w:pPr>
        <w:rPr>
          <w:rFonts w:hint="eastAsia"/>
          <w:lang w:eastAsia="zh-CN"/>
        </w:rPr>
      </w:pPr>
    </w:p>
    <w:p w14:paraId="352C8DE2" w14:textId="77777777" w:rsidR="00BF1566" w:rsidRPr="002271DC" w:rsidRDefault="00BF1566" w:rsidP="002271DC">
      <w:pPr>
        <w:keepNext/>
        <w:keepLines/>
        <w:spacing w:before="260" w:after="260" w:line="413" w:lineRule="auto"/>
        <w:outlineLvl w:val="2"/>
        <w:rPr>
          <w:rFonts w:ascii="Calibri" w:eastAsia="宋体" w:hAnsi="Calibri" w:cs="Times New Roman" w:hint="eastAsia"/>
          <w:b/>
          <w:sz w:val="32"/>
          <w:lang w:eastAsia="zh-CN"/>
          <w14:ligatures w14:val="none"/>
        </w:rPr>
      </w:pPr>
      <w:r w:rsidRPr="002271DC">
        <w:rPr>
          <w:rFonts w:ascii="Calibri" w:eastAsia="宋体" w:hAnsi="Calibri" w:cs="Times New Roman" w:hint="eastAsia"/>
          <w:b/>
          <w:sz w:val="32"/>
          <w:lang w:eastAsia="zh-CN"/>
          <w14:ligatures w14:val="none"/>
        </w:rPr>
        <w:t>5.2.3</w:t>
      </w:r>
      <w:r w:rsidRPr="002271DC">
        <w:rPr>
          <w:rFonts w:ascii="Calibri" w:eastAsia="宋体" w:hAnsi="Calibri" w:cs="Times New Roman" w:hint="eastAsia"/>
          <w:b/>
          <w:sz w:val="32"/>
          <w:lang w:eastAsia="zh-CN"/>
          <w14:ligatures w14:val="none"/>
        </w:rPr>
        <w:t>设备和计算安全</w:t>
      </w:r>
    </w:p>
    <w:p w14:paraId="2B3C38CD" w14:textId="77777777" w:rsidR="00527779" w:rsidRDefault="00527779" w:rsidP="00527779">
      <w:pPr>
        <w:spacing w:line="360" w:lineRule="auto"/>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1、堡垒机</w:t>
      </w:r>
    </w:p>
    <w:p w14:paraId="405BD2DC" w14:textId="77777777" w:rsidR="00527779" w:rsidRDefault="00527779" w:rsidP="00527779">
      <w:pPr>
        <w:spacing w:line="360" w:lineRule="auto"/>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1)身份鉴别：在密码基础设施区部署堡垒机，给运维人员配发已通过商用密码产品检测认证的USBKey（内存有合规的国密数字证书），首先通过SSL VPN安全网关接入网络，再登录堡垒机进行设备的运维管理，SSL VPN安全网关的身份鉴别措施可有效缓解运维人员登录堡垒机的身份鉴别风险，因此不对堡垒机进行改造。</w:t>
      </w:r>
      <w:r>
        <w:rPr>
          <w:rFonts w:ascii="仿宋" w:eastAsia="仿宋" w:hAnsi="仿宋" w:cs="仿宋" w:hint="eastAsia"/>
          <w:sz w:val="28"/>
          <w:szCs w:val="28"/>
          <w:highlight w:val="yellow"/>
          <w:lang w:eastAsia="zh-CN"/>
        </w:rPr>
        <w:t>（不改造堡垒机）</w:t>
      </w:r>
    </w:p>
    <w:p w14:paraId="1DB51937" w14:textId="77777777" w:rsidR="00527779" w:rsidRDefault="00527779" w:rsidP="00527779">
      <w:pPr>
        <w:spacing w:line="360" w:lineRule="auto"/>
        <w:ind w:firstLineChars="200" w:firstLine="560"/>
        <w:rPr>
          <w:rFonts w:ascii="仿宋" w:eastAsia="仿宋" w:hAnsi="仿宋" w:cs="仿宋" w:hint="eastAsia"/>
          <w:sz w:val="28"/>
          <w:szCs w:val="28"/>
          <w:highlight w:val="yellow"/>
          <w:lang w:eastAsia="zh-CN"/>
        </w:rPr>
      </w:pPr>
      <w:r>
        <w:rPr>
          <w:rFonts w:ascii="仿宋" w:eastAsia="仿宋" w:hAnsi="仿宋" w:cs="仿宋" w:hint="eastAsia"/>
          <w:sz w:val="28"/>
          <w:szCs w:val="28"/>
          <w:highlight w:val="yellow"/>
          <w:lang w:eastAsia="zh-CN"/>
        </w:rPr>
        <w:t>{</w:t>
      </w:r>
      <w:r>
        <w:rPr>
          <w:rFonts w:ascii="仿宋" w:eastAsia="仿宋" w:hAnsi="仿宋" w:cs="仿宋" w:hint="eastAsia"/>
          <w:kern w:val="2"/>
          <w:sz w:val="28"/>
          <w:szCs w:val="24"/>
          <w:highlight w:val="yellow"/>
          <w:lang w:eastAsia="zh-CN"/>
        </w:rPr>
        <w:t>使用支持国密算法的堡垒机，堡垒机通过密码产品认证。设备登录人员使用ukey登录堡垒机，ukey内置SM2数字证书，采用基于SM2算法的数字签名机制保证堡垒机登录人员身份的真实性。（国密堡垒机）</w:t>
      </w:r>
      <w:r>
        <w:rPr>
          <w:rFonts w:ascii="仿宋" w:eastAsia="仿宋" w:hAnsi="仿宋" w:cs="仿宋" w:hint="eastAsia"/>
          <w:sz w:val="28"/>
          <w:szCs w:val="28"/>
          <w:highlight w:val="yellow"/>
          <w:lang w:eastAsia="zh-CN"/>
        </w:rPr>
        <w:t>}</w:t>
      </w:r>
    </w:p>
    <w:p w14:paraId="47951DE9" w14:textId="77777777" w:rsidR="00527779" w:rsidRDefault="00527779" w:rsidP="00527779">
      <w:pPr>
        <w:spacing w:line="360" w:lineRule="auto"/>
        <w:ind w:firstLineChars="200" w:firstLine="560"/>
        <w:rPr>
          <w:rFonts w:ascii="仿宋" w:eastAsia="仿宋" w:hAnsi="仿宋" w:cs="仿宋" w:hint="eastAsia"/>
          <w:sz w:val="28"/>
          <w:szCs w:val="28"/>
          <w:highlight w:val="yellow"/>
          <w:lang w:eastAsia="zh-CN"/>
        </w:rPr>
      </w:pPr>
      <w:r>
        <w:rPr>
          <w:rFonts w:ascii="仿宋" w:eastAsia="仿宋" w:hAnsi="仿宋" w:cs="仿宋" w:hint="eastAsia"/>
          <w:sz w:val="28"/>
          <w:szCs w:val="28"/>
          <w:highlight w:val="yellow"/>
          <w:lang w:eastAsia="zh-CN"/>
        </w:rPr>
        <w:t>{管理区部署堡垒机，运维人员PC端配发USBKey（内有国密数字证书），配合签名验签服务器的签名验签服务对运维人员进行身份鉴别。（改造堡垒机）}</w:t>
      </w:r>
    </w:p>
    <w:p w14:paraId="3EA93FB2" w14:textId="77777777" w:rsidR="00527779" w:rsidRDefault="00527779" w:rsidP="00527779">
      <w:pPr>
        <w:spacing w:line="360" w:lineRule="auto"/>
        <w:ind w:firstLineChars="200" w:firstLine="560"/>
        <w:rPr>
          <w:rFonts w:ascii="仿宋" w:eastAsia="仿宋" w:hAnsi="仿宋" w:cs="仿宋" w:hint="eastAsia"/>
          <w:sz w:val="28"/>
          <w:szCs w:val="28"/>
          <w:highlight w:val="yellow"/>
          <w:lang w:eastAsia="zh-CN"/>
        </w:rPr>
      </w:pPr>
      <w:r>
        <w:rPr>
          <w:rFonts w:ascii="仿宋" w:eastAsia="仿宋" w:hAnsi="仿宋" w:cs="仿宋" w:hint="eastAsia"/>
          <w:sz w:val="28"/>
          <w:szCs w:val="28"/>
          <w:lang w:eastAsia="zh-CN"/>
        </w:rPr>
        <w:lastRenderedPageBreak/>
        <w:t>2)远程管理通道安全：在政务外网出口区部署已通过商用密码产品认证的SSL VPN安全网关登录堡垒机，先通过国密HTTPS协议建立运维人员到内网的安全传输通道，再使用堡垒机自签的证书，通过非国密HTTPS协议建立运维人员到堡垒机的安全传输通道。</w:t>
      </w:r>
      <w:r>
        <w:rPr>
          <w:rFonts w:ascii="仿宋" w:eastAsia="仿宋" w:hAnsi="仿宋" w:cs="仿宋" w:hint="eastAsia"/>
          <w:sz w:val="28"/>
          <w:szCs w:val="28"/>
          <w:highlight w:val="yellow"/>
          <w:lang w:eastAsia="zh-CN"/>
        </w:rPr>
        <w:t>（不改造堡垒机）</w:t>
      </w:r>
    </w:p>
    <w:p w14:paraId="7DFD7783" w14:textId="77777777" w:rsidR="00527779" w:rsidRDefault="00527779" w:rsidP="00527779">
      <w:pPr>
        <w:spacing w:line="360" w:lineRule="auto"/>
        <w:ind w:firstLineChars="200" w:firstLine="560"/>
        <w:rPr>
          <w:rFonts w:ascii="仿宋" w:eastAsia="仿宋" w:hAnsi="仿宋" w:cs="仿宋" w:hint="eastAsia"/>
          <w:sz w:val="28"/>
          <w:szCs w:val="28"/>
          <w:highlight w:val="yellow"/>
          <w:lang w:eastAsia="zh-CN"/>
        </w:rPr>
      </w:pPr>
      <w:r>
        <w:rPr>
          <w:rFonts w:ascii="仿宋" w:eastAsia="仿宋" w:hAnsi="仿宋" w:cs="仿宋" w:hint="eastAsia"/>
          <w:sz w:val="28"/>
          <w:szCs w:val="28"/>
          <w:highlight w:val="yellow"/>
          <w:lang w:eastAsia="zh-CN"/>
        </w:rPr>
        <w:t>{堡垒机的远程管理通道，基于不包含高风险密码算法的非国密HTTPS协议保证远程管理通道安全。}</w:t>
      </w:r>
    </w:p>
    <w:p w14:paraId="7FDED359" w14:textId="77777777" w:rsidR="00527779" w:rsidRDefault="00527779" w:rsidP="00527779">
      <w:pPr>
        <w:spacing w:line="360" w:lineRule="auto"/>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3)系统资源访问控制信息完整性：由于堡垒机不支持系统资源访问控制信息调出，本次项目暂不考虑对堡垒机系统资源访问控制信息完整性进行密码应用建设。</w:t>
      </w:r>
    </w:p>
    <w:p w14:paraId="225EF9CA" w14:textId="77777777" w:rsidR="00527779" w:rsidRDefault="00527779" w:rsidP="00527779">
      <w:pPr>
        <w:spacing w:line="360" w:lineRule="auto"/>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4)重要信息资源安全标记完整性：本系统不涉及重要信息安全资源标记完整性。</w:t>
      </w:r>
    </w:p>
    <w:p w14:paraId="30A188FC" w14:textId="77777777" w:rsidR="00527779" w:rsidRDefault="00527779" w:rsidP="00527779">
      <w:pPr>
        <w:spacing w:line="360" w:lineRule="auto"/>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5)日志记录完整性：由于堡垒机不支持日志记录调出，本次项目暂不考虑对堡垒机的日志记录完整性进行密码应用建设。</w:t>
      </w:r>
    </w:p>
    <w:p w14:paraId="4010F3C7" w14:textId="77777777" w:rsidR="00527779" w:rsidRDefault="00527779" w:rsidP="00527779">
      <w:pPr>
        <w:spacing w:line="360" w:lineRule="auto"/>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6)重要可执行程序完整性、重要可执行程序来源真实性：于堡垒机技术上无法实现，本次项目暂不考虑对堡垒机重要可执行程序完整性和重要可执行程序来源真实性进行密码应用建设。</w:t>
      </w:r>
    </w:p>
    <w:p w14:paraId="6564F707" w14:textId="77777777" w:rsidR="00527779" w:rsidRDefault="00527779" w:rsidP="00527779">
      <w:pPr>
        <w:pStyle w:val="Normal158b0944"/>
        <w:ind w:firstLine="560"/>
      </w:pPr>
      <w:r>
        <w:rPr>
          <w:rFonts w:hint="eastAsia"/>
        </w:rPr>
        <w:t>2</w:t>
      </w:r>
      <w:r>
        <w:rPr>
          <w:rFonts w:hint="eastAsia"/>
        </w:rPr>
        <w:t>、通用设备</w:t>
      </w:r>
    </w:p>
    <w:p w14:paraId="6D65AA4C" w14:textId="77777777" w:rsidR="00527779" w:rsidRDefault="00527779" w:rsidP="00527779">
      <w:pPr>
        <w:pStyle w:val="Normal158b0944"/>
        <w:numPr>
          <w:ilvl w:val="0"/>
          <w:numId w:val="3"/>
        </w:numPr>
        <w:ind w:firstLine="560"/>
      </w:pPr>
      <w:r>
        <w:t>身份鉴别：</w:t>
      </w:r>
      <w:r>
        <w:rPr>
          <w:rFonts w:hint="eastAsia"/>
        </w:rPr>
        <w:t>使用商用密码产品检测认证的</w:t>
      </w:r>
      <w:r>
        <w:rPr>
          <w:rFonts w:hint="eastAsia"/>
        </w:rPr>
        <w:t>USBKey</w:t>
      </w:r>
      <w:r>
        <w:rPr>
          <w:rFonts w:hint="eastAsia"/>
        </w:rPr>
        <w:t>（内存有合规的国密数字证书），通过</w:t>
      </w:r>
      <w:r>
        <w:rPr>
          <w:rFonts w:hint="eastAsia"/>
        </w:rPr>
        <w:t>SSL VPN</w:t>
      </w:r>
      <w:r>
        <w:rPr>
          <w:rFonts w:hint="eastAsia"/>
        </w:rPr>
        <w:t>安全网关接入网络，再登录堡垒机利用用户名</w:t>
      </w:r>
      <w:r>
        <w:rPr>
          <w:rFonts w:hint="eastAsia"/>
        </w:rPr>
        <w:t>+</w:t>
      </w:r>
      <w:r>
        <w:rPr>
          <w:rFonts w:hint="eastAsia"/>
        </w:rPr>
        <w:t>口令对通用设备进行运维过程中的身份鉴别</w:t>
      </w:r>
      <w:r>
        <w:t>。</w:t>
      </w:r>
      <w:r>
        <w:rPr>
          <w:rFonts w:ascii="仿宋" w:hAnsi="仿宋" w:cs="仿宋" w:hint="eastAsia"/>
          <w:szCs w:val="28"/>
          <w:highlight w:val="yellow"/>
        </w:rPr>
        <w:t>（不改造堡垒机）</w:t>
      </w:r>
    </w:p>
    <w:p w14:paraId="70430EE2" w14:textId="77777777" w:rsidR="00527779" w:rsidRDefault="00527779" w:rsidP="00527779">
      <w:pPr>
        <w:pStyle w:val="Normal158b0944"/>
        <w:ind w:firstLine="560"/>
        <w:rPr>
          <w:highlight w:val="yellow"/>
        </w:rPr>
      </w:pPr>
      <w:r>
        <w:rPr>
          <w:rFonts w:hint="eastAsia"/>
          <w:highlight w:val="yellow"/>
        </w:rPr>
        <w:t>{</w:t>
      </w:r>
      <w:r>
        <w:rPr>
          <w:rFonts w:hint="eastAsia"/>
          <w:highlight w:val="yellow"/>
        </w:rPr>
        <w:t>本项目将不考虑对通用设备进行改造，相关设备虽使用账号口</w:t>
      </w:r>
      <w:r>
        <w:rPr>
          <w:rFonts w:hint="eastAsia"/>
          <w:highlight w:val="yellow"/>
        </w:rPr>
        <w:lastRenderedPageBreak/>
        <w:t>令登录，但均使用堡垒机进行统一管理，能够降低相关设备身份鉴别所面临的安全风险。（改造堡垒机</w:t>
      </w:r>
      <w:r>
        <w:rPr>
          <w:rFonts w:hint="eastAsia"/>
          <w:highlight w:val="yellow"/>
        </w:rPr>
        <w:t>/</w:t>
      </w:r>
      <w:r>
        <w:rPr>
          <w:rFonts w:hint="eastAsia"/>
          <w:highlight w:val="yellow"/>
        </w:rPr>
        <w:t>国密堡垒机）</w:t>
      </w:r>
      <w:r>
        <w:rPr>
          <w:rFonts w:hint="eastAsia"/>
          <w:highlight w:val="yellow"/>
        </w:rPr>
        <w:t>}</w:t>
      </w:r>
    </w:p>
    <w:p w14:paraId="579ED5E2" w14:textId="77777777" w:rsidR="00527779" w:rsidRDefault="00527779" w:rsidP="00527779">
      <w:pPr>
        <w:pStyle w:val="Normal158b0944"/>
        <w:numPr>
          <w:ilvl w:val="0"/>
          <w:numId w:val="3"/>
        </w:numPr>
        <w:ind w:firstLine="560"/>
      </w:pPr>
      <w:r>
        <w:t>远程管理通道安全：</w:t>
      </w:r>
      <w:r>
        <w:rPr>
          <w:rFonts w:hint="eastAsia"/>
        </w:rPr>
        <w:t>使用商用密码产品检测认证的</w:t>
      </w:r>
      <w:r>
        <w:rPr>
          <w:rFonts w:hint="eastAsia"/>
        </w:rPr>
        <w:t>USBKey</w:t>
      </w:r>
      <w:r>
        <w:rPr>
          <w:rFonts w:hint="eastAsia"/>
        </w:rPr>
        <w:t>（内存有合规的国密数字证书），通过</w:t>
      </w:r>
      <w:r>
        <w:rPr>
          <w:rFonts w:hint="eastAsia"/>
        </w:rPr>
        <w:t>SSL VPN</w:t>
      </w:r>
      <w:r>
        <w:rPr>
          <w:rFonts w:hint="eastAsia"/>
        </w:rPr>
        <w:t>安全网关接入网络，再登录堡垒机，由堡垒机使用无高风险的</w:t>
      </w:r>
      <w:r>
        <w:rPr>
          <w:rFonts w:hint="eastAsia"/>
        </w:rPr>
        <w:t>SSH2</w:t>
      </w:r>
      <w:r>
        <w:rPr>
          <w:rFonts w:hint="eastAsia"/>
        </w:rPr>
        <w:t>协议对通用设备进行运维的过程中远程管理通道安全的保护</w:t>
      </w:r>
      <w:r>
        <w:t>。</w:t>
      </w:r>
      <w:r>
        <w:rPr>
          <w:rFonts w:ascii="仿宋" w:hAnsi="仿宋" w:cs="仿宋" w:hint="eastAsia"/>
          <w:szCs w:val="28"/>
          <w:highlight w:val="yellow"/>
        </w:rPr>
        <w:t>（不改造堡垒机）</w:t>
      </w:r>
    </w:p>
    <w:p w14:paraId="03801A98" w14:textId="77777777" w:rsidR="00527779" w:rsidRDefault="00527779" w:rsidP="00527779">
      <w:pPr>
        <w:pStyle w:val="Normal158b0944"/>
        <w:ind w:firstLine="560"/>
      </w:pPr>
      <w:r>
        <w:rPr>
          <w:rFonts w:ascii="仿宋" w:hAnsi="仿宋" w:cs="仿宋" w:hint="eastAsia"/>
          <w:szCs w:val="28"/>
          <w:highlight w:val="yellow"/>
        </w:rPr>
        <w:t>{堡垒机到通用服务器、数据库管理系统的链路，使用非高风险密码算法，基于SSH2.0或者RDP协议（Linux系统：SSH2.0；Windows系统：RDP），采用公私钥体系的RSA2048算法的数字证书、采用SHA256和AES算法保证远程管理通道安全。}</w:t>
      </w:r>
    </w:p>
    <w:p w14:paraId="6488E460" w14:textId="77777777" w:rsidR="00527779" w:rsidRDefault="00527779" w:rsidP="00527779">
      <w:pPr>
        <w:pStyle w:val="Normal158b0944"/>
        <w:numPr>
          <w:ilvl w:val="0"/>
          <w:numId w:val="3"/>
        </w:numPr>
        <w:ind w:firstLine="560"/>
      </w:pPr>
      <w:r>
        <w:t>系统资源访问控制信息完整性：因全球信息化历史原因，各通用设备系统内核技术上无法实现基于密码技术的访问控制，本次项目暂不考虑对此类通用设备系统资源访问控制信息完整性进行密码应用建设。</w:t>
      </w:r>
    </w:p>
    <w:p w14:paraId="72AE28B0" w14:textId="77777777" w:rsidR="00527779" w:rsidRDefault="00527779" w:rsidP="00527779">
      <w:pPr>
        <w:pStyle w:val="Normal158b0944"/>
        <w:numPr>
          <w:ilvl w:val="0"/>
          <w:numId w:val="3"/>
        </w:numPr>
        <w:ind w:firstLine="560"/>
      </w:pPr>
      <w:r>
        <w:t>重要信息资源安全标记完整性：本系统不涉及重要信息安全资源标记完整性。</w:t>
      </w:r>
    </w:p>
    <w:p w14:paraId="1E5BE4C5" w14:textId="77777777" w:rsidR="00527779" w:rsidRDefault="00527779" w:rsidP="00527779">
      <w:pPr>
        <w:pStyle w:val="Normal158b0944"/>
        <w:numPr>
          <w:ilvl w:val="0"/>
          <w:numId w:val="3"/>
        </w:numPr>
        <w:ind w:firstLine="560"/>
        <w:rPr>
          <w:rFonts w:ascii="仿宋" w:hAnsi="仿宋" w:cs="仿宋" w:hint="eastAsia"/>
          <w:b/>
          <w:bCs/>
          <w:szCs w:val="28"/>
        </w:rPr>
      </w:pPr>
      <w:r>
        <w:t>日志记录完整性：部署已通过商用密码产品检测认证的服务器密码机，使用</w:t>
      </w:r>
      <w:r>
        <w:t>HMAC-SM3</w:t>
      </w:r>
      <w:r>
        <w:t>技术实现对</w:t>
      </w:r>
      <w:r>
        <w:rPr>
          <w:rFonts w:hint="eastAsia"/>
        </w:rPr>
        <w:t>通用设备</w:t>
      </w:r>
      <w:r>
        <w:t>的日志记录信息进行完整性保护。</w:t>
      </w:r>
    </w:p>
    <w:p w14:paraId="466424B8" w14:textId="77777777" w:rsidR="00527779" w:rsidRDefault="00527779" w:rsidP="00527779">
      <w:pPr>
        <w:pStyle w:val="Normal158b0944"/>
        <w:ind w:firstLine="560"/>
        <w:rPr>
          <w:rFonts w:ascii="仿宋" w:hAnsi="仿宋" w:cs="仿宋" w:hint="eastAsia"/>
          <w:b/>
          <w:bCs/>
          <w:szCs w:val="28"/>
          <w:highlight w:val="yellow"/>
        </w:rPr>
      </w:pPr>
      <w:r>
        <w:rPr>
          <w:rFonts w:hint="eastAsia"/>
          <w:highlight w:val="yellow"/>
        </w:rPr>
        <w:t>{</w:t>
      </w:r>
      <w:r>
        <w:rPr>
          <w:rFonts w:hint="eastAsia"/>
          <w:highlight w:val="yellow"/>
        </w:rPr>
        <w:t>由于各类服务器之间协调难度大，密码改造成本高，同时设备部署在机房，机房具有完善的管理机制；且设备只由专人管理，未授权人员无权使用，通过严格的安全措施，保障了设备的安全运行。因此本项目暂不采用密码技术对上述设备的日志记录进行完整性保护。（不改造）</w:t>
      </w:r>
      <w:r>
        <w:rPr>
          <w:rFonts w:hint="eastAsia"/>
          <w:highlight w:val="yellow"/>
        </w:rPr>
        <w:t>}</w:t>
      </w:r>
    </w:p>
    <w:p w14:paraId="0AE187CE" w14:textId="77777777" w:rsidR="00527779" w:rsidRDefault="00527779" w:rsidP="00527779">
      <w:pPr>
        <w:pStyle w:val="Normal158b0944"/>
        <w:numPr>
          <w:ilvl w:val="0"/>
          <w:numId w:val="3"/>
        </w:numPr>
        <w:ind w:firstLine="560"/>
        <w:rPr>
          <w:rFonts w:ascii="仿宋" w:hAnsi="仿宋" w:cs="仿宋" w:hint="eastAsia"/>
          <w:b/>
          <w:bCs/>
          <w:szCs w:val="28"/>
        </w:rPr>
      </w:pPr>
      <w:r>
        <w:t>重要可执行程序完整性、重要可执行程序来源真实性：</w:t>
      </w:r>
      <w:r>
        <w:rPr>
          <w:rFonts w:hint="eastAsia"/>
        </w:rPr>
        <w:t>通用</w:t>
      </w:r>
      <w:r>
        <w:rPr>
          <w:rFonts w:hint="eastAsia"/>
        </w:rPr>
        <w:lastRenderedPageBreak/>
        <w:t>设备</w:t>
      </w:r>
      <w:r>
        <w:t>暂无机制保护其重要可执行程序。</w:t>
      </w:r>
    </w:p>
    <w:p w14:paraId="09239EF7" w14:textId="77777777" w:rsidR="00527779" w:rsidRDefault="00527779" w:rsidP="00527779">
      <w:pPr>
        <w:spacing w:line="360" w:lineRule="auto"/>
        <w:ind w:firstLineChars="200" w:firstLine="562"/>
        <w:rPr>
          <w:rFonts w:ascii="仿宋" w:eastAsia="仿宋" w:hAnsi="仿宋" w:cs="仿宋" w:hint="eastAsia"/>
          <w:b/>
          <w:bCs/>
          <w:sz w:val="28"/>
          <w:szCs w:val="28"/>
          <w:lang w:eastAsia="zh-CN"/>
        </w:rPr>
      </w:pPr>
      <w:r>
        <w:rPr>
          <w:rFonts w:ascii="仿宋" w:eastAsia="仿宋" w:hAnsi="仿宋" w:cs="仿宋" w:hint="eastAsia"/>
          <w:b/>
          <w:bCs/>
          <w:sz w:val="28"/>
          <w:szCs w:val="28"/>
          <w:lang w:eastAsia="zh-CN"/>
        </w:rPr>
        <w:t>3、密码设备</w:t>
      </w:r>
    </w:p>
    <w:p w14:paraId="369614E4" w14:textId="77777777" w:rsidR="00527779" w:rsidRDefault="00527779" w:rsidP="00527779">
      <w:pPr>
        <w:spacing w:line="360" w:lineRule="auto"/>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1)身份鉴别：运维人员通过堡垒机使用USBKey（内有数字证书认证系统签发的国密SM2证书）登录到各密码设备，配合已通过商用密码产品检测认证的签名验签服务器，在登录时验证运维人员USBKey中的国密数字证书实现运维人员登录密码设备的身份鉴别。</w:t>
      </w:r>
    </w:p>
    <w:p w14:paraId="36AC3A48" w14:textId="77777777" w:rsidR="00527779" w:rsidRDefault="00527779" w:rsidP="00527779">
      <w:pPr>
        <w:spacing w:line="360" w:lineRule="auto"/>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2)远程管理通道安全：由堡垒机使用无高风险的HTTPS协议对各密码设备进行运维管理，从而搭建安全的远程管理通道，实现运维人员登录堡垒机，从而对密码设备进行运维的过程中的远程管理通道安全的保护。</w:t>
      </w:r>
    </w:p>
    <w:p w14:paraId="0844B2A1" w14:textId="77777777" w:rsidR="00527779" w:rsidRDefault="00527779" w:rsidP="00527779">
      <w:pPr>
        <w:spacing w:line="360" w:lineRule="auto"/>
        <w:ind w:firstLineChars="200" w:firstLine="560"/>
        <w:rPr>
          <w:rFonts w:ascii="仿宋" w:eastAsia="仿宋" w:hAnsi="仿宋" w:cs="仿宋" w:hint="eastAsia"/>
          <w:sz w:val="28"/>
          <w:szCs w:val="28"/>
          <w:highlight w:val="yellow"/>
          <w:lang w:eastAsia="zh-CN"/>
        </w:rPr>
      </w:pPr>
      <w:r>
        <w:rPr>
          <w:rFonts w:ascii="仿宋" w:eastAsia="仿宋" w:hAnsi="仿宋" w:cs="仿宋" w:hint="eastAsia"/>
          <w:sz w:val="28"/>
          <w:szCs w:val="28"/>
          <w:highlight w:val="yellow"/>
          <w:lang w:eastAsia="zh-CN"/>
        </w:rPr>
        <w:t>{密码设备均是本地运维，不涉及远程管理通道，该指标作为不适用项处理。}</w:t>
      </w:r>
    </w:p>
    <w:p w14:paraId="4E856F21" w14:textId="77777777" w:rsidR="00527779" w:rsidRDefault="00527779" w:rsidP="00527779">
      <w:pPr>
        <w:spacing w:line="360" w:lineRule="auto"/>
        <w:ind w:firstLineChars="200" w:firstLine="560"/>
        <w:rPr>
          <w:rFonts w:ascii="仿宋" w:eastAsia="仿宋" w:hAnsi="仿宋" w:cs="仿宋" w:hint="eastAsia"/>
          <w:sz w:val="28"/>
          <w:szCs w:val="28"/>
          <w:highlight w:val="yellow"/>
          <w:lang w:eastAsia="zh-CN"/>
        </w:rPr>
      </w:pPr>
      <w:r>
        <w:rPr>
          <w:rFonts w:ascii="仿宋" w:eastAsia="仿宋" w:hAnsi="仿宋" w:cs="仿宋" w:hint="eastAsia"/>
          <w:sz w:val="28"/>
          <w:szCs w:val="28"/>
          <w:highlight w:val="yellow"/>
          <w:lang w:eastAsia="zh-CN"/>
        </w:rPr>
        <w:t>{密码设备的远程管理通道，采用公私钥体系的RSA2048算法的数字证书、采用SHA256和AES算法保证远程管理通道安全，且通过堡垒机进行统一运维管理。}</w:t>
      </w:r>
    </w:p>
    <w:p w14:paraId="70051802" w14:textId="77777777" w:rsidR="00527779" w:rsidRDefault="00527779" w:rsidP="00527779">
      <w:pPr>
        <w:spacing w:line="360" w:lineRule="auto"/>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3)系统资源访问控制信息完整性：密码设备</w:t>
      </w:r>
      <w:r>
        <w:rPr>
          <w:rFonts w:ascii="仿宋" w:eastAsia="仿宋" w:hAnsi="仿宋" w:cs="仿宋" w:hint="eastAsia"/>
          <w:kern w:val="2"/>
          <w:sz w:val="28"/>
          <w:szCs w:val="24"/>
          <w:lang w:eastAsia="zh-CN"/>
        </w:rPr>
        <w:t>经商用密码认证机构认证合格，且满足密码模块第二级安全要求，通过产品自身安全机制实现对设备访问控制信息的保护</w:t>
      </w:r>
      <w:r>
        <w:rPr>
          <w:rFonts w:ascii="仿宋" w:eastAsia="仿宋" w:hAnsi="仿宋" w:cs="仿宋" w:hint="eastAsia"/>
          <w:sz w:val="28"/>
          <w:szCs w:val="28"/>
          <w:lang w:eastAsia="zh-CN"/>
        </w:rPr>
        <w:t>。</w:t>
      </w:r>
    </w:p>
    <w:p w14:paraId="0E76E876" w14:textId="77777777" w:rsidR="00527779" w:rsidRDefault="00527779" w:rsidP="00527779">
      <w:pPr>
        <w:spacing w:line="360" w:lineRule="auto"/>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4)重要信息资源安全标记完整性：本系统不涉及重要信息安全资源标记完整性。</w:t>
      </w:r>
    </w:p>
    <w:p w14:paraId="02C0A15B" w14:textId="77777777" w:rsidR="00527779" w:rsidRDefault="00527779" w:rsidP="00527779">
      <w:pPr>
        <w:spacing w:line="360" w:lineRule="auto"/>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5)日志记录完整性：密码设备</w:t>
      </w:r>
      <w:r>
        <w:rPr>
          <w:rFonts w:ascii="仿宋" w:eastAsia="仿宋" w:hAnsi="仿宋" w:cs="仿宋" w:hint="eastAsia"/>
          <w:kern w:val="2"/>
          <w:sz w:val="28"/>
          <w:szCs w:val="24"/>
          <w:lang w:eastAsia="zh-CN"/>
        </w:rPr>
        <w:t>经商用密码认证机构认证合格，且满足密码模块第二级安全要求，通过产品自身安全机制实现对设</w:t>
      </w:r>
      <w:r>
        <w:rPr>
          <w:rFonts w:ascii="仿宋" w:eastAsia="仿宋" w:hAnsi="仿宋" w:cs="仿宋" w:hint="eastAsia"/>
          <w:kern w:val="2"/>
          <w:sz w:val="28"/>
          <w:szCs w:val="24"/>
          <w:lang w:eastAsia="zh-CN"/>
        </w:rPr>
        <w:lastRenderedPageBreak/>
        <w:t>备日志记录的保护</w:t>
      </w:r>
      <w:r>
        <w:rPr>
          <w:rFonts w:ascii="仿宋" w:eastAsia="仿宋" w:hAnsi="仿宋" w:cs="仿宋" w:hint="eastAsia"/>
          <w:sz w:val="28"/>
          <w:szCs w:val="28"/>
          <w:lang w:eastAsia="zh-CN"/>
        </w:rPr>
        <w:t>。</w:t>
      </w:r>
    </w:p>
    <w:p w14:paraId="32FAD329" w14:textId="77777777" w:rsidR="00527779" w:rsidRDefault="00527779" w:rsidP="00527779">
      <w:pPr>
        <w:spacing w:line="360" w:lineRule="auto"/>
        <w:ind w:firstLineChars="200" w:firstLine="560"/>
        <w:rPr>
          <w:rFonts w:ascii="仿宋" w:eastAsia="仿宋" w:hAnsi="仿宋" w:cs="仿宋" w:hint="eastAsia"/>
          <w:sz w:val="28"/>
          <w:szCs w:val="28"/>
          <w:lang w:eastAsia="zh-CN"/>
        </w:rPr>
      </w:pPr>
      <w:r>
        <w:rPr>
          <w:rFonts w:ascii="仿宋" w:eastAsia="仿宋" w:hAnsi="仿宋" w:cs="仿宋" w:hint="eastAsia"/>
          <w:sz w:val="28"/>
          <w:szCs w:val="28"/>
          <w:lang w:eastAsia="zh-CN"/>
        </w:rPr>
        <w:t>6)重要可执行程序完整性、重要可执行程序来源真实性：密码设备</w:t>
      </w:r>
      <w:r>
        <w:rPr>
          <w:rFonts w:ascii="仿宋" w:eastAsia="仿宋" w:hAnsi="仿宋" w:cs="仿宋" w:hint="eastAsia"/>
          <w:kern w:val="2"/>
          <w:sz w:val="28"/>
          <w:szCs w:val="24"/>
          <w:lang w:eastAsia="zh-CN"/>
        </w:rPr>
        <w:t>经商用密码认证机构认证合格，且满足密码模块第二级安全要求，通过产品自身安全机制实现对重要可执行程序完整性、真实性的保护</w:t>
      </w:r>
      <w:r>
        <w:rPr>
          <w:rFonts w:ascii="仿宋" w:eastAsia="仿宋" w:hAnsi="仿宋" w:cs="仿宋" w:hint="eastAsia"/>
          <w:sz w:val="28"/>
          <w:szCs w:val="28"/>
          <w:lang w:eastAsia="zh-CN"/>
        </w:rPr>
        <w:t>。</w:t>
      </w:r>
    </w:p>
    <w:p w14:paraId="07ACC627" w14:textId="77777777" w:rsidR="007834DA" w:rsidRPr="00527779" w:rsidRDefault="007834DA" w:rsidP="007834DA">
      <w:pPr>
        <w:rPr>
          <w:rFonts w:hint="eastAsia"/>
          <w:lang w:eastAsia="zh-CN"/>
        </w:rPr>
      </w:pPr>
    </w:p>
    <w:p w14:paraId="04613396" w14:textId="77777777" w:rsidR="00BF1566" w:rsidRPr="00100997" w:rsidRDefault="00BF1566" w:rsidP="00100997">
      <w:pPr>
        <w:keepNext/>
        <w:keepLines/>
        <w:spacing w:before="260" w:after="260" w:line="413" w:lineRule="auto"/>
        <w:outlineLvl w:val="1"/>
        <w:rPr>
          <w:rFonts w:ascii="Arial" w:eastAsia="黑体" w:hAnsi="Arial" w:cs="Times New Roman"/>
          <w:b/>
          <w:sz w:val="32"/>
          <w:lang w:eastAsia="zh-CN"/>
          <w14:ligatures w14:val="none"/>
        </w:rPr>
      </w:pPr>
      <w:bookmarkStart w:id="4" w:name="_Toc167377461"/>
      <w:r w:rsidRPr="00100997">
        <w:rPr>
          <w:rFonts w:ascii="Arial" w:eastAsia="黑体" w:hAnsi="Arial" w:cs="Times New Roman" w:hint="eastAsia"/>
          <w:b/>
          <w:sz w:val="32"/>
          <w:lang w:eastAsia="zh-CN"/>
          <w14:ligatures w14:val="none"/>
        </w:rPr>
        <w:t>5.3</w:t>
      </w:r>
      <w:r w:rsidRPr="00100997">
        <w:rPr>
          <w:rFonts w:ascii="Arial" w:eastAsia="黑体" w:hAnsi="Arial" w:cs="Times New Roman" w:hint="eastAsia"/>
          <w:b/>
          <w:sz w:val="32"/>
          <w:lang w:eastAsia="zh-CN"/>
          <w14:ligatures w14:val="none"/>
        </w:rPr>
        <w:t>密码支撑平台方案</w:t>
      </w:r>
      <w:bookmarkEnd w:id="4"/>
    </w:p>
    <w:p w14:paraId="6501AB02" w14:textId="77777777" w:rsidR="00BF1566" w:rsidRDefault="00BF1566" w:rsidP="00BF1566">
      <w:pPr>
        <w:pStyle w:val="a9"/>
        <w:ind w:firstLine="280"/>
        <w:rPr>
          <w:rFonts w:cs="仿宋" w:hint="eastAsia"/>
          <w:lang w:eastAsia="zh-CN"/>
        </w:rPr>
      </w:pPr>
      <w:r>
        <w:rPr>
          <w:rFonts w:cs="仿宋" w:hint="eastAsia"/>
          <w:highlight w:val="yellow"/>
          <w:lang w:eastAsia="zh-CN"/>
        </w:rPr>
        <w:t>（密码设备方式）</w:t>
      </w:r>
    </w:p>
    <w:p w14:paraId="0C0A5ED2" w14:textId="6047E905" w:rsidR="00BF1566" w:rsidRDefault="00BF1566" w:rsidP="00BF1566">
      <w:pPr>
        <w:pStyle w:val="a9"/>
        <w:ind w:left="0" w:firstLineChars="200" w:firstLine="560"/>
        <w:rPr>
          <w:rFonts w:cs="仿宋" w:hint="eastAsia"/>
          <w:lang w:eastAsia="zh-CN"/>
        </w:rPr>
      </w:pPr>
      <w:r>
        <w:rPr>
          <w:rFonts w:cs="仿宋"/>
          <w:lang w:eastAsia="zh-CN"/>
        </w:rPr>
        <w:t>密码支撑平台为承载在计算平台上的</w:t>
      </w:r>
      <w:r w:rsidR="007834DA">
        <w:rPr>
          <w:rFonts w:cs="仿宋" w:hint="eastAsia"/>
          <w:lang w:eastAsia="zh-CN"/>
        </w:rPr>
        <w:t>{{sysname}}</w:t>
      </w:r>
      <w:r>
        <w:rPr>
          <w:rFonts w:cs="仿宋" w:hint="eastAsia"/>
          <w:lang w:eastAsia="zh-CN"/>
        </w:rPr>
        <w:t>系统</w:t>
      </w:r>
      <w:r>
        <w:rPr>
          <w:rFonts w:cs="仿宋"/>
          <w:lang w:eastAsia="zh-CN"/>
        </w:rPr>
        <w:t>提供密码功能服务</w:t>
      </w:r>
      <w:r>
        <w:rPr>
          <w:rFonts w:cs="仿宋" w:hint="eastAsia"/>
          <w:lang w:eastAsia="zh-CN"/>
        </w:rPr>
        <w:t>，</w:t>
      </w:r>
      <w:r>
        <w:rPr>
          <w:rFonts w:cs="仿宋"/>
          <w:lang w:eastAsia="zh-CN"/>
        </w:rPr>
        <w:t>选择采用经认证合格的</w:t>
      </w:r>
      <w:r>
        <w:rPr>
          <w:rFonts w:cs="仿宋" w:hint="eastAsia"/>
          <w:lang w:eastAsia="zh-CN"/>
        </w:rPr>
        <w:t>云服务器密码机、</w:t>
      </w:r>
      <w:r>
        <w:rPr>
          <w:rFonts w:cs="仿宋"/>
          <w:lang w:eastAsia="zh-CN"/>
        </w:rPr>
        <w:t>服务器密码机、签名验签服务器</w:t>
      </w:r>
      <w:r>
        <w:rPr>
          <w:rFonts w:cs="仿宋" w:hint="eastAsia"/>
          <w:lang w:eastAsia="zh-CN"/>
        </w:rPr>
        <w:t>、时间戳服务器，</w:t>
      </w:r>
      <w:r>
        <w:rPr>
          <w:rFonts w:cs="仿宋"/>
          <w:lang w:eastAsia="zh-CN"/>
        </w:rPr>
        <w:t>基于经认证合格的密码产品进行设计</w:t>
      </w:r>
      <w:r>
        <w:rPr>
          <w:rFonts w:cs="仿宋" w:hint="eastAsia"/>
          <w:lang w:eastAsia="zh-CN"/>
        </w:rPr>
        <w:t>。</w:t>
      </w:r>
    </w:p>
    <w:p w14:paraId="04E451C5" w14:textId="77777777" w:rsidR="00BF1566" w:rsidRPr="002271DC" w:rsidRDefault="00BF1566" w:rsidP="002271DC">
      <w:pPr>
        <w:keepNext/>
        <w:keepLines/>
        <w:spacing w:before="260" w:after="260" w:line="413" w:lineRule="auto"/>
        <w:outlineLvl w:val="2"/>
        <w:rPr>
          <w:rFonts w:ascii="Calibri" w:eastAsia="宋体" w:hAnsi="Calibri" w:cs="Times New Roman" w:hint="eastAsia"/>
          <w:b/>
          <w:sz w:val="32"/>
          <w:lang w:eastAsia="zh-CN"/>
          <w14:ligatures w14:val="none"/>
        </w:rPr>
      </w:pPr>
      <w:bookmarkStart w:id="5" w:name="_Toc738"/>
      <w:bookmarkStart w:id="6" w:name="_Toc7314"/>
      <w:bookmarkStart w:id="7" w:name="_Toc17119"/>
      <w:r w:rsidRPr="002271DC">
        <w:rPr>
          <w:rFonts w:ascii="Calibri" w:eastAsia="宋体" w:hAnsi="Calibri" w:cs="Times New Roman" w:hint="eastAsia"/>
          <w:b/>
          <w:sz w:val="32"/>
          <w:lang w:eastAsia="zh-CN"/>
          <w14:ligatures w14:val="none"/>
        </w:rPr>
        <w:t xml:space="preserve">5.3.1 </w:t>
      </w:r>
      <w:r w:rsidRPr="002271DC">
        <w:rPr>
          <w:rFonts w:ascii="Calibri" w:eastAsia="宋体" w:hAnsi="Calibri" w:cs="Times New Roman"/>
          <w:b/>
          <w:sz w:val="32"/>
          <w:lang w:eastAsia="zh-CN"/>
          <w14:ligatures w14:val="none"/>
        </w:rPr>
        <w:t>密码服务机构的确定、</w:t>
      </w:r>
      <w:r w:rsidRPr="002271DC">
        <w:rPr>
          <w:rFonts w:ascii="Calibri" w:eastAsia="宋体" w:hAnsi="Calibri" w:cs="Times New Roman" w:hint="eastAsia"/>
          <w:b/>
          <w:sz w:val="32"/>
          <w:lang w:eastAsia="zh-CN"/>
          <w14:ligatures w14:val="none"/>
        </w:rPr>
        <w:t>接入方式</w:t>
      </w:r>
      <w:r w:rsidRPr="002271DC">
        <w:rPr>
          <w:rFonts w:ascii="Calibri" w:eastAsia="宋体" w:hAnsi="Calibri" w:cs="Times New Roman"/>
          <w:b/>
          <w:sz w:val="32"/>
          <w:lang w:eastAsia="zh-CN"/>
          <w14:ligatures w14:val="none"/>
        </w:rPr>
        <w:t>和服务策略</w:t>
      </w:r>
      <w:bookmarkEnd w:id="5"/>
      <w:bookmarkEnd w:id="6"/>
      <w:bookmarkEnd w:id="7"/>
    </w:p>
    <w:p w14:paraId="46219DE0" w14:textId="57E1357D" w:rsidR="00BF1566" w:rsidRDefault="00BF1566" w:rsidP="00BF1566">
      <w:pPr>
        <w:pStyle w:val="a9"/>
        <w:ind w:firstLine="280"/>
        <w:rPr>
          <w:rFonts w:cs="仿宋" w:hint="eastAsia"/>
          <w:lang w:eastAsia="zh-CN"/>
        </w:rPr>
      </w:pPr>
      <w:r>
        <w:rPr>
          <w:rFonts w:cs="仿宋" w:hint="eastAsia"/>
          <w:lang w:eastAsia="zh-CN"/>
        </w:rPr>
        <w:t>采用</w:t>
      </w:r>
      <w:r w:rsidR="007834DA" w:rsidRPr="00C0124E">
        <w:rPr>
          <w:rFonts w:cs="仿宋" w:hint="eastAsia"/>
          <w:highlight w:val="yellow"/>
          <w:lang w:eastAsia="zh-CN"/>
        </w:rPr>
        <w:t>{{jg}}</w:t>
      </w:r>
      <w:r w:rsidRPr="00C0124E">
        <w:rPr>
          <w:rFonts w:cs="仿宋" w:hint="eastAsia"/>
          <w:highlight w:val="yellow"/>
          <w:lang w:eastAsia="zh-CN"/>
        </w:rPr>
        <w:t>机构</w:t>
      </w:r>
      <w:r>
        <w:rPr>
          <w:rFonts w:cs="仿宋" w:hint="eastAsia"/>
          <w:lang w:eastAsia="zh-CN"/>
        </w:rPr>
        <w:t>颁发的数字证书。</w:t>
      </w:r>
    </w:p>
    <w:p w14:paraId="12B273C4" w14:textId="77777777" w:rsidR="00BF1566" w:rsidRDefault="00BF1566" w:rsidP="00BF1566">
      <w:pPr>
        <w:pStyle w:val="a9"/>
        <w:ind w:firstLine="280"/>
        <w:rPr>
          <w:rFonts w:cs="仿宋" w:hint="eastAsia"/>
          <w:lang w:eastAsia="zh-CN"/>
        </w:rPr>
      </w:pPr>
      <w:r>
        <w:rPr>
          <w:rFonts w:cs="仿宋" w:hint="eastAsia"/>
          <w:lang w:eastAsia="zh-CN"/>
        </w:rPr>
        <w:t>网络层的国际或国密算法的站点证书，采用外部生成证书索引，后导入网关内生成站点证书的方式。</w:t>
      </w:r>
    </w:p>
    <w:p w14:paraId="630FF46D" w14:textId="77777777" w:rsidR="00BF1566" w:rsidRDefault="00BF1566" w:rsidP="00BF1566">
      <w:pPr>
        <w:pStyle w:val="a9"/>
        <w:ind w:firstLine="280"/>
        <w:rPr>
          <w:rFonts w:cs="仿宋" w:hint="eastAsia"/>
          <w:lang w:eastAsia="zh-CN"/>
        </w:rPr>
      </w:pPr>
      <w:r>
        <w:rPr>
          <w:rFonts w:cs="仿宋" w:hint="eastAsia"/>
          <w:lang w:eastAsia="zh-CN"/>
        </w:rPr>
        <w:t>应用层的个人数字证书采用智能密码钥匙进行承载，线下签发制作的方式。</w:t>
      </w:r>
    </w:p>
    <w:p w14:paraId="7620EBB6" w14:textId="77777777" w:rsidR="00BF1566" w:rsidRDefault="00BF1566" w:rsidP="00BF1566">
      <w:pPr>
        <w:pStyle w:val="a9"/>
        <w:ind w:left="0" w:firstLineChars="200" w:firstLine="560"/>
        <w:rPr>
          <w:rFonts w:cs="仿宋" w:hint="eastAsia"/>
          <w:lang w:eastAsia="zh-CN"/>
        </w:rPr>
      </w:pPr>
      <w:r>
        <w:rPr>
          <w:rFonts w:cs="仿宋" w:hint="eastAsia"/>
          <w:lang w:eastAsia="zh-CN"/>
        </w:rPr>
        <w:t>设备层的设备数字证书采用SSL VPN/时间戳服务器进行承载，线下签发制作的方式。</w:t>
      </w:r>
    </w:p>
    <w:p w14:paraId="447BF301" w14:textId="79460B3D" w:rsidR="00BF1566" w:rsidRPr="002271DC" w:rsidRDefault="00BF1566" w:rsidP="002271DC">
      <w:pPr>
        <w:keepNext/>
        <w:keepLines/>
        <w:spacing w:before="260" w:after="260" w:line="413" w:lineRule="auto"/>
        <w:outlineLvl w:val="2"/>
        <w:rPr>
          <w:rFonts w:ascii="Calibri" w:eastAsia="宋体" w:hAnsi="Calibri" w:cs="Times New Roman" w:hint="eastAsia"/>
          <w:b/>
          <w:sz w:val="32"/>
          <w:lang w:eastAsia="zh-CN"/>
          <w14:ligatures w14:val="none"/>
        </w:rPr>
      </w:pPr>
      <w:bookmarkStart w:id="8" w:name="_Toc22851"/>
      <w:bookmarkStart w:id="9" w:name="_Toc2948"/>
      <w:bookmarkStart w:id="10" w:name="_Toc4917"/>
      <w:r w:rsidRPr="002271DC">
        <w:rPr>
          <w:rFonts w:ascii="Calibri" w:eastAsia="宋体" w:hAnsi="Calibri" w:cs="Times New Roman" w:hint="eastAsia"/>
          <w:b/>
          <w:sz w:val="32"/>
          <w:lang w:eastAsia="zh-CN"/>
          <w14:ligatures w14:val="none"/>
        </w:rPr>
        <w:lastRenderedPageBreak/>
        <w:t xml:space="preserve">5.3.2 </w:t>
      </w:r>
      <w:r w:rsidRPr="002271DC">
        <w:rPr>
          <w:rFonts w:ascii="Calibri" w:eastAsia="宋体" w:hAnsi="Calibri" w:cs="Times New Roman"/>
          <w:b/>
          <w:sz w:val="32"/>
          <w:lang w:eastAsia="zh-CN"/>
          <w14:ligatures w14:val="none"/>
        </w:rPr>
        <w:t>支持的密码体制和密码算法</w:t>
      </w:r>
      <w:bookmarkEnd w:id="8"/>
      <w:bookmarkEnd w:id="9"/>
      <w:bookmarkEnd w:id="10"/>
    </w:p>
    <w:p w14:paraId="622657B9"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highlight w:val="yellow"/>
          <w:lang w:eastAsia="zh-CN"/>
        </w:rPr>
      </w:pPr>
      <w:r>
        <w:rPr>
          <w:rFonts w:ascii="Times New Roman" w:eastAsia="仿宋" w:hAnsi="Times New Roman" w:cs="Times New Roman" w:hint="eastAsia"/>
          <w:kern w:val="2"/>
          <w:sz w:val="28"/>
          <w:szCs w:val="24"/>
          <w:highlight w:val="yellow"/>
          <w:lang w:eastAsia="zh-CN"/>
        </w:rPr>
        <w:t>（密码设备方式）</w:t>
      </w:r>
    </w:p>
    <w:p w14:paraId="74003B01" w14:textId="77777777" w:rsidR="00BF1566" w:rsidRDefault="00BF1566" w:rsidP="00BF1566">
      <w:pPr>
        <w:pStyle w:val="a9"/>
        <w:ind w:left="0" w:firstLineChars="200" w:firstLine="560"/>
        <w:rPr>
          <w:rFonts w:cs="仿宋" w:hint="eastAsia"/>
          <w:lang w:eastAsia="zh-CN"/>
        </w:rPr>
      </w:pPr>
      <w:r>
        <w:rPr>
          <w:rFonts w:ascii="Times New Roman" w:hAnsi="Times New Roman" w:cs="Times New Roman" w:hint="eastAsia"/>
          <w:kern w:val="2"/>
          <w:szCs w:val="24"/>
          <w:lang w:eastAsia="zh-CN"/>
        </w:rPr>
        <w:t>支持对称密码体制和非对称密码体制，密码算法支持</w:t>
      </w:r>
      <w:r>
        <w:rPr>
          <w:rFonts w:ascii="Times New Roman" w:hAnsi="Times New Roman" w:cs="Times New Roman" w:hint="eastAsia"/>
          <w:kern w:val="2"/>
          <w:szCs w:val="24"/>
          <w:lang w:eastAsia="zh-CN"/>
        </w:rPr>
        <w:t>RSA</w:t>
      </w:r>
      <w:r>
        <w:rPr>
          <w:rFonts w:ascii="Times New Roman" w:hAnsi="Times New Roman" w:cs="Times New Roman" w:hint="eastAsia"/>
          <w:kern w:val="2"/>
          <w:szCs w:val="24"/>
          <w:lang w:eastAsia="zh-CN"/>
        </w:rPr>
        <w:t>、</w:t>
      </w:r>
      <w:r>
        <w:rPr>
          <w:rFonts w:ascii="Times New Roman" w:hAnsi="Times New Roman" w:cs="Times New Roman" w:hint="eastAsia"/>
          <w:kern w:val="2"/>
          <w:szCs w:val="24"/>
          <w:lang w:eastAsia="zh-CN"/>
        </w:rPr>
        <w:t>AES</w:t>
      </w:r>
      <w:r>
        <w:rPr>
          <w:rFonts w:ascii="Times New Roman" w:hAnsi="Times New Roman" w:cs="Times New Roman" w:hint="eastAsia"/>
          <w:kern w:val="2"/>
          <w:szCs w:val="24"/>
          <w:lang w:eastAsia="zh-CN"/>
        </w:rPr>
        <w:t>、</w:t>
      </w:r>
      <w:r>
        <w:rPr>
          <w:rFonts w:ascii="Times New Roman" w:hAnsi="Times New Roman" w:cs="Times New Roman" w:hint="eastAsia"/>
          <w:kern w:val="2"/>
          <w:szCs w:val="24"/>
          <w:lang w:eastAsia="zh-CN"/>
        </w:rPr>
        <w:t>SHA-256</w:t>
      </w:r>
      <w:r>
        <w:rPr>
          <w:rFonts w:ascii="Times New Roman" w:hAnsi="Times New Roman" w:cs="Times New Roman" w:hint="eastAsia"/>
          <w:kern w:val="2"/>
          <w:szCs w:val="24"/>
          <w:lang w:eastAsia="zh-CN"/>
        </w:rPr>
        <w:t>、</w:t>
      </w:r>
      <w:r>
        <w:rPr>
          <w:rFonts w:ascii="Times New Roman" w:hAnsi="Times New Roman" w:cs="Times New Roman" w:hint="eastAsia"/>
          <w:kern w:val="2"/>
          <w:szCs w:val="24"/>
          <w:lang w:eastAsia="zh-CN"/>
        </w:rPr>
        <w:t>SM2</w:t>
      </w:r>
      <w:r>
        <w:rPr>
          <w:rFonts w:ascii="Times New Roman" w:hAnsi="Times New Roman" w:cs="Times New Roman" w:hint="eastAsia"/>
          <w:kern w:val="2"/>
          <w:szCs w:val="24"/>
          <w:lang w:eastAsia="zh-CN"/>
        </w:rPr>
        <w:t>、</w:t>
      </w:r>
      <w:r>
        <w:rPr>
          <w:rFonts w:ascii="Times New Roman" w:hAnsi="Times New Roman" w:cs="Times New Roman" w:hint="eastAsia"/>
          <w:kern w:val="2"/>
          <w:szCs w:val="24"/>
          <w:lang w:eastAsia="zh-CN"/>
        </w:rPr>
        <w:t>SM3</w:t>
      </w:r>
      <w:r>
        <w:rPr>
          <w:rFonts w:ascii="Times New Roman" w:hAnsi="Times New Roman" w:cs="Times New Roman" w:hint="eastAsia"/>
          <w:kern w:val="2"/>
          <w:szCs w:val="24"/>
          <w:lang w:eastAsia="zh-CN"/>
        </w:rPr>
        <w:t>、</w:t>
      </w:r>
      <w:r>
        <w:rPr>
          <w:rFonts w:ascii="Times New Roman" w:hAnsi="Times New Roman" w:cs="Times New Roman" w:hint="eastAsia"/>
          <w:kern w:val="2"/>
          <w:szCs w:val="24"/>
          <w:lang w:eastAsia="zh-CN"/>
        </w:rPr>
        <w:t>SM4</w:t>
      </w:r>
      <w:r>
        <w:rPr>
          <w:rFonts w:ascii="Times New Roman" w:hAnsi="Times New Roman" w:cs="Times New Roman" w:hint="eastAsia"/>
          <w:kern w:val="2"/>
          <w:szCs w:val="24"/>
          <w:lang w:eastAsia="zh-CN"/>
        </w:rPr>
        <w:t>。</w:t>
      </w:r>
    </w:p>
    <w:p w14:paraId="47E49DA8" w14:textId="77777777" w:rsidR="00BF1566" w:rsidRPr="002271DC" w:rsidRDefault="00BF1566" w:rsidP="002271DC">
      <w:pPr>
        <w:keepNext/>
        <w:keepLines/>
        <w:spacing w:before="260" w:after="260" w:line="413" w:lineRule="auto"/>
        <w:outlineLvl w:val="2"/>
        <w:rPr>
          <w:rFonts w:ascii="Calibri" w:eastAsia="宋体" w:hAnsi="Calibri" w:cs="Times New Roman" w:hint="eastAsia"/>
          <w:b/>
          <w:sz w:val="32"/>
          <w:lang w:eastAsia="zh-CN"/>
          <w14:ligatures w14:val="none"/>
        </w:rPr>
      </w:pPr>
      <w:bookmarkStart w:id="11" w:name="_Toc11076"/>
      <w:bookmarkStart w:id="12" w:name="_Toc19614"/>
      <w:bookmarkStart w:id="13" w:name="_Toc24496"/>
      <w:r w:rsidRPr="002271DC">
        <w:rPr>
          <w:rFonts w:ascii="Calibri" w:eastAsia="宋体" w:hAnsi="Calibri" w:cs="Times New Roman" w:hint="eastAsia"/>
          <w:b/>
          <w:sz w:val="32"/>
          <w:lang w:eastAsia="zh-CN"/>
          <w14:ligatures w14:val="none"/>
        </w:rPr>
        <w:t xml:space="preserve">5.3.3 </w:t>
      </w:r>
      <w:r w:rsidRPr="002271DC">
        <w:rPr>
          <w:rFonts w:ascii="Calibri" w:eastAsia="宋体" w:hAnsi="Calibri" w:cs="Times New Roman"/>
          <w:b/>
          <w:sz w:val="32"/>
          <w:lang w:eastAsia="zh-CN"/>
          <w14:ligatures w14:val="none"/>
        </w:rPr>
        <w:t>接口和功能遵循的标准</w:t>
      </w:r>
      <w:bookmarkEnd w:id="11"/>
      <w:bookmarkEnd w:id="12"/>
      <w:bookmarkEnd w:id="13"/>
    </w:p>
    <w:p w14:paraId="2C1C39CC"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highlight w:val="yellow"/>
          <w:lang w:eastAsia="zh-CN"/>
        </w:rPr>
      </w:pPr>
      <w:r>
        <w:rPr>
          <w:rFonts w:ascii="Times New Roman" w:eastAsia="仿宋" w:hAnsi="Times New Roman" w:cs="Times New Roman" w:hint="eastAsia"/>
          <w:kern w:val="2"/>
          <w:sz w:val="28"/>
          <w:szCs w:val="24"/>
          <w:highlight w:val="yellow"/>
          <w:lang w:eastAsia="zh-CN"/>
        </w:rPr>
        <w:t>（密码设备方式）</w:t>
      </w:r>
    </w:p>
    <w:tbl>
      <w:tblPr>
        <w:tblStyle w:val="ab"/>
        <w:tblW w:w="5000" w:type="pct"/>
        <w:tblLook w:val="04A0" w:firstRow="1" w:lastRow="0" w:firstColumn="1" w:lastColumn="0" w:noHBand="0" w:noVBand="1"/>
      </w:tblPr>
      <w:tblGrid>
        <w:gridCol w:w="1454"/>
        <w:gridCol w:w="2248"/>
        <w:gridCol w:w="4820"/>
      </w:tblGrid>
      <w:tr w:rsidR="00BF1566" w14:paraId="6A978605" w14:textId="77777777" w:rsidTr="00061BC7">
        <w:tc>
          <w:tcPr>
            <w:tcW w:w="853" w:type="pct"/>
          </w:tcPr>
          <w:p w14:paraId="51E20287"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序号</w:t>
            </w:r>
          </w:p>
        </w:tc>
        <w:tc>
          <w:tcPr>
            <w:tcW w:w="1319" w:type="pct"/>
          </w:tcPr>
          <w:p w14:paraId="6687D074"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产品</w:t>
            </w:r>
          </w:p>
        </w:tc>
        <w:tc>
          <w:tcPr>
            <w:tcW w:w="2827" w:type="pct"/>
          </w:tcPr>
          <w:p w14:paraId="0354E310"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遵循标准</w:t>
            </w:r>
          </w:p>
        </w:tc>
      </w:tr>
      <w:tr w:rsidR="00BF1566" w14:paraId="408828F7" w14:textId="77777777" w:rsidTr="00061BC7">
        <w:tc>
          <w:tcPr>
            <w:tcW w:w="853" w:type="pct"/>
          </w:tcPr>
          <w:p w14:paraId="51FD6A46"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1</w:t>
            </w:r>
          </w:p>
        </w:tc>
        <w:tc>
          <w:tcPr>
            <w:tcW w:w="1319" w:type="pct"/>
          </w:tcPr>
          <w:p w14:paraId="01E2E4F6"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服务器密码机</w:t>
            </w:r>
          </w:p>
        </w:tc>
        <w:tc>
          <w:tcPr>
            <w:tcW w:w="2827" w:type="pct"/>
          </w:tcPr>
          <w:p w14:paraId="7876698F"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1</w:t>
            </w:r>
            <w:r>
              <w:rPr>
                <w:rFonts w:eastAsia="仿宋" w:hint="eastAsia"/>
                <w:kern w:val="2"/>
                <w:sz w:val="24"/>
                <w:szCs w:val="24"/>
                <w:lang w:eastAsia="zh-CN"/>
              </w:rPr>
              <w:t>、</w:t>
            </w:r>
            <w:r>
              <w:rPr>
                <w:rFonts w:eastAsia="仿宋" w:hint="eastAsia"/>
                <w:kern w:val="2"/>
                <w:sz w:val="24"/>
                <w:szCs w:val="24"/>
                <w:lang w:eastAsia="zh-CN"/>
              </w:rPr>
              <w:t>GM/T 0030</w:t>
            </w:r>
            <w:r>
              <w:rPr>
                <w:rFonts w:eastAsia="仿宋" w:hint="eastAsia"/>
                <w:kern w:val="2"/>
                <w:sz w:val="24"/>
                <w:szCs w:val="24"/>
                <w:lang w:eastAsia="zh-CN"/>
              </w:rPr>
              <w:t>《服务器密码机技术规范》</w:t>
            </w:r>
          </w:p>
          <w:p w14:paraId="71BC9BFE"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2</w:t>
            </w:r>
            <w:r>
              <w:rPr>
                <w:rFonts w:eastAsia="仿宋" w:hint="eastAsia"/>
                <w:kern w:val="2"/>
                <w:sz w:val="24"/>
                <w:szCs w:val="24"/>
                <w:lang w:eastAsia="zh-CN"/>
              </w:rPr>
              <w:t>、</w:t>
            </w:r>
            <w:r>
              <w:rPr>
                <w:rFonts w:eastAsia="仿宋" w:hint="eastAsia"/>
                <w:kern w:val="2"/>
                <w:sz w:val="24"/>
                <w:szCs w:val="24"/>
                <w:lang w:eastAsia="zh-CN"/>
              </w:rPr>
              <w:t>GM/T 0018</w:t>
            </w:r>
            <w:r>
              <w:rPr>
                <w:rFonts w:eastAsia="仿宋" w:hint="eastAsia"/>
                <w:kern w:val="2"/>
                <w:sz w:val="24"/>
                <w:szCs w:val="24"/>
                <w:lang w:eastAsia="zh-CN"/>
              </w:rPr>
              <w:t>《密码设备应用接口规范》</w:t>
            </w:r>
          </w:p>
          <w:p w14:paraId="6BB95894"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3</w:t>
            </w:r>
            <w:r>
              <w:rPr>
                <w:rFonts w:eastAsia="仿宋" w:hint="eastAsia"/>
                <w:kern w:val="2"/>
                <w:sz w:val="24"/>
                <w:szCs w:val="24"/>
                <w:lang w:eastAsia="zh-CN"/>
              </w:rPr>
              <w:t>、</w:t>
            </w:r>
            <w:r>
              <w:rPr>
                <w:rFonts w:eastAsia="仿宋" w:hint="eastAsia"/>
                <w:kern w:val="2"/>
                <w:sz w:val="24"/>
                <w:szCs w:val="24"/>
                <w:lang w:eastAsia="zh-CN"/>
              </w:rPr>
              <w:t>GM/T 0028</w:t>
            </w:r>
            <w:r>
              <w:rPr>
                <w:rFonts w:eastAsia="仿宋" w:hint="eastAsia"/>
                <w:kern w:val="2"/>
                <w:sz w:val="24"/>
                <w:szCs w:val="24"/>
                <w:lang w:eastAsia="zh-CN"/>
              </w:rPr>
              <w:t>《密码模块安全技术要求》</w:t>
            </w:r>
          </w:p>
        </w:tc>
      </w:tr>
      <w:tr w:rsidR="00BF1566" w14:paraId="63BAF070" w14:textId="77777777" w:rsidTr="00061BC7">
        <w:tc>
          <w:tcPr>
            <w:tcW w:w="853" w:type="pct"/>
          </w:tcPr>
          <w:p w14:paraId="429867AB"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2</w:t>
            </w:r>
          </w:p>
        </w:tc>
        <w:tc>
          <w:tcPr>
            <w:tcW w:w="1319" w:type="pct"/>
          </w:tcPr>
          <w:p w14:paraId="6BCDE016"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云服务器密码机</w:t>
            </w:r>
          </w:p>
        </w:tc>
        <w:tc>
          <w:tcPr>
            <w:tcW w:w="2827" w:type="pct"/>
          </w:tcPr>
          <w:p w14:paraId="541AAB72"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1</w:t>
            </w:r>
            <w:r>
              <w:rPr>
                <w:rFonts w:eastAsia="仿宋" w:hint="eastAsia"/>
                <w:kern w:val="2"/>
                <w:sz w:val="24"/>
                <w:szCs w:val="24"/>
                <w:lang w:eastAsia="zh-CN"/>
              </w:rPr>
              <w:t>、</w:t>
            </w:r>
            <w:r>
              <w:rPr>
                <w:rFonts w:eastAsia="仿宋" w:hint="eastAsia"/>
                <w:kern w:val="2"/>
                <w:sz w:val="24"/>
                <w:szCs w:val="24"/>
                <w:lang w:eastAsia="zh-CN"/>
              </w:rPr>
              <w:t>GM/T 0104</w:t>
            </w:r>
            <w:r>
              <w:rPr>
                <w:rFonts w:eastAsia="仿宋" w:hint="eastAsia"/>
                <w:kern w:val="2"/>
                <w:sz w:val="24"/>
                <w:szCs w:val="24"/>
                <w:lang w:eastAsia="zh-CN"/>
              </w:rPr>
              <w:t>《云服务器密码机技术规范》</w:t>
            </w:r>
          </w:p>
          <w:p w14:paraId="1E300D35"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2</w:t>
            </w:r>
            <w:r>
              <w:rPr>
                <w:rFonts w:eastAsia="仿宋" w:hint="eastAsia"/>
                <w:kern w:val="2"/>
                <w:sz w:val="24"/>
                <w:szCs w:val="24"/>
                <w:lang w:eastAsia="zh-CN"/>
              </w:rPr>
              <w:t>、</w:t>
            </w:r>
            <w:r>
              <w:rPr>
                <w:rFonts w:eastAsia="仿宋" w:hint="eastAsia"/>
                <w:kern w:val="2"/>
                <w:sz w:val="24"/>
                <w:szCs w:val="24"/>
                <w:lang w:eastAsia="zh-CN"/>
              </w:rPr>
              <w:t>GM/T 0018</w:t>
            </w:r>
            <w:r>
              <w:rPr>
                <w:rFonts w:eastAsia="仿宋" w:hint="eastAsia"/>
                <w:kern w:val="2"/>
                <w:sz w:val="24"/>
                <w:szCs w:val="24"/>
                <w:lang w:eastAsia="zh-CN"/>
              </w:rPr>
              <w:t>《密码设备应用接口规范》</w:t>
            </w:r>
          </w:p>
          <w:p w14:paraId="34776719"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3</w:t>
            </w:r>
            <w:r>
              <w:rPr>
                <w:rFonts w:eastAsia="仿宋" w:hint="eastAsia"/>
                <w:kern w:val="2"/>
                <w:sz w:val="24"/>
                <w:szCs w:val="24"/>
                <w:lang w:eastAsia="zh-CN"/>
              </w:rPr>
              <w:t>、</w:t>
            </w:r>
            <w:r>
              <w:rPr>
                <w:rFonts w:eastAsia="仿宋" w:hint="eastAsia"/>
                <w:kern w:val="2"/>
                <w:sz w:val="24"/>
                <w:szCs w:val="24"/>
                <w:lang w:eastAsia="zh-CN"/>
              </w:rPr>
              <w:t>GM/T 0028</w:t>
            </w:r>
            <w:r>
              <w:rPr>
                <w:rFonts w:eastAsia="仿宋" w:hint="eastAsia"/>
                <w:kern w:val="2"/>
                <w:sz w:val="24"/>
                <w:szCs w:val="24"/>
                <w:lang w:eastAsia="zh-CN"/>
              </w:rPr>
              <w:t>《密码模块安全技术要求》</w:t>
            </w:r>
          </w:p>
        </w:tc>
      </w:tr>
      <w:tr w:rsidR="00BF1566" w14:paraId="74CF0221" w14:textId="77777777" w:rsidTr="00061BC7">
        <w:tc>
          <w:tcPr>
            <w:tcW w:w="853" w:type="pct"/>
          </w:tcPr>
          <w:p w14:paraId="15A6E809"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3</w:t>
            </w:r>
          </w:p>
        </w:tc>
        <w:tc>
          <w:tcPr>
            <w:tcW w:w="1319" w:type="pct"/>
          </w:tcPr>
          <w:p w14:paraId="3F205199"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签名验签服务器</w:t>
            </w:r>
          </w:p>
        </w:tc>
        <w:tc>
          <w:tcPr>
            <w:tcW w:w="2827" w:type="pct"/>
          </w:tcPr>
          <w:p w14:paraId="55E73A7D"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1</w:t>
            </w:r>
            <w:r>
              <w:rPr>
                <w:rFonts w:eastAsia="仿宋" w:hint="eastAsia"/>
                <w:kern w:val="2"/>
                <w:sz w:val="24"/>
                <w:szCs w:val="24"/>
                <w:lang w:eastAsia="zh-CN"/>
              </w:rPr>
              <w:t>、</w:t>
            </w:r>
            <w:r>
              <w:rPr>
                <w:rFonts w:eastAsia="仿宋" w:hint="eastAsia"/>
                <w:kern w:val="2"/>
                <w:sz w:val="24"/>
                <w:szCs w:val="24"/>
                <w:lang w:eastAsia="zh-CN"/>
              </w:rPr>
              <w:t>GM/T 0029</w:t>
            </w:r>
            <w:r>
              <w:rPr>
                <w:rFonts w:eastAsia="仿宋" w:hint="eastAsia"/>
                <w:kern w:val="2"/>
                <w:sz w:val="24"/>
                <w:szCs w:val="24"/>
                <w:lang w:eastAsia="zh-CN"/>
              </w:rPr>
              <w:t>《签名验签服务器技术规范》</w:t>
            </w:r>
          </w:p>
          <w:p w14:paraId="22BBBA6F"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2</w:t>
            </w:r>
            <w:r>
              <w:rPr>
                <w:rFonts w:eastAsia="仿宋" w:hint="eastAsia"/>
                <w:kern w:val="2"/>
                <w:sz w:val="24"/>
                <w:szCs w:val="24"/>
                <w:lang w:eastAsia="zh-CN"/>
              </w:rPr>
              <w:t>、</w:t>
            </w:r>
            <w:r>
              <w:rPr>
                <w:rFonts w:eastAsia="仿宋" w:hint="eastAsia"/>
                <w:kern w:val="2"/>
                <w:sz w:val="24"/>
                <w:szCs w:val="24"/>
                <w:lang w:eastAsia="zh-CN"/>
              </w:rPr>
              <w:t>GM/T 0018</w:t>
            </w:r>
            <w:r>
              <w:rPr>
                <w:rFonts w:eastAsia="仿宋" w:hint="eastAsia"/>
                <w:kern w:val="2"/>
                <w:sz w:val="24"/>
                <w:szCs w:val="24"/>
                <w:lang w:eastAsia="zh-CN"/>
              </w:rPr>
              <w:t>《密码设备应用接口规范》</w:t>
            </w:r>
          </w:p>
          <w:p w14:paraId="16EBF2D1"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3</w:t>
            </w:r>
            <w:r>
              <w:rPr>
                <w:rFonts w:eastAsia="仿宋" w:hint="eastAsia"/>
                <w:kern w:val="2"/>
                <w:sz w:val="24"/>
                <w:szCs w:val="24"/>
                <w:lang w:eastAsia="zh-CN"/>
              </w:rPr>
              <w:t>、</w:t>
            </w:r>
            <w:r>
              <w:rPr>
                <w:rFonts w:eastAsia="仿宋" w:hint="eastAsia"/>
                <w:kern w:val="2"/>
                <w:sz w:val="24"/>
                <w:szCs w:val="24"/>
                <w:lang w:eastAsia="zh-CN"/>
              </w:rPr>
              <w:t>GM/T 0028</w:t>
            </w:r>
            <w:r>
              <w:rPr>
                <w:rFonts w:eastAsia="仿宋" w:hint="eastAsia"/>
                <w:kern w:val="2"/>
                <w:sz w:val="24"/>
                <w:szCs w:val="24"/>
                <w:lang w:eastAsia="zh-CN"/>
              </w:rPr>
              <w:t>《密码模块安全技术要求》</w:t>
            </w:r>
          </w:p>
        </w:tc>
      </w:tr>
      <w:tr w:rsidR="00BF1566" w14:paraId="5D52BFEB" w14:textId="77777777" w:rsidTr="00061BC7">
        <w:tc>
          <w:tcPr>
            <w:tcW w:w="853" w:type="pct"/>
          </w:tcPr>
          <w:p w14:paraId="4491B3C2"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4</w:t>
            </w:r>
          </w:p>
        </w:tc>
        <w:tc>
          <w:tcPr>
            <w:tcW w:w="1319" w:type="pct"/>
          </w:tcPr>
          <w:p w14:paraId="24A9F86A"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时间戳服务器</w:t>
            </w:r>
          </w:p>
        </w:tc>
        <w:tc>
          <w:tcPr>
            <w:tcW w:w="2827" w:type="pct"/>
          </w:tcPr>
          <w:p w14:paraId="27ABB34E"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1</w:t>
            </w:r>
            <w:r>
              <w:rPr>
                <w:rFonts w:eastAsia="仿宋" w:hint="eastAsia"/>
                <w:kern w:val="2"/>
                <w:sz w:val="24"/>
                <w:szCs w:val="24"/>
                <w:lang w:eastAsia="zh-CN"/>
              </w:rPr>
              <w:t>、</w:t>
            </w:r>
            <w:r>
              <w:rPr>
                <w:rFonts w:eastAsia="仿宋" w:hint="eastAsia"/>
                <w:kern w:val="2"/>
                <w:sz w:val="24"/>
                <w:szCs w:val="24"/>
                <w:lang w:eastAsia="zh-CN"/>
              </w:rPr>
              <w:t>GM/T 0033</w:t>
            </w:r>
            <w:r>
              <w:rPr>
                <w:rFonts w:eastAsia="仿宋" w:hint="eastAsia"/>
                <w:kern w:val="2"/>
                <w:sz w:val="24"/>
                <w:szCs w:val="24"/>
                <w:lang w:eastAsia="zh-CN"/>
              </w:rPr>
              <w:t>《时间戳接口规范》</w:t>
            </w:r>
          </w:p>
          <w:p w14:paraId="010A850A"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2</w:t>
            </w:r>
            <w:r>
              <w:rPr>
                <w:rFonts w:eastAsia="仿宋" w:hint="eastAsia"/>
                <w:kern w:val="2"/>
                <w:sz w:val="24"/>
                <w:szCs w:val="24"/>
                <w:lang w:eastAsia="zh-CN"/>
              </w:rPr>
              <w:t>、</w:t>
            </w:r>
            <w:r>
              <w:rPr>
                <w:rFonts w:eastAsia="仿宋" w:hint="eastAsia"/>
                <w:kern w:val="2"/>
                <w:sz w:val="24"/>
                <w:szCs w:val="24"/>
                <w:lang w:eastAsia="zh-CN"/>
              </w:rPr>
              <w:t>GM/T 0018</w:t>
            </w:r>
            <w:r>
              <w:rPr>
                <w:rFonts w:eastAsia="仿宋" w:hint="eastAsia"/>
                <w:kern w:val="2"/>
                <w:sz w:val="24"/>
                <w:szCs w:val="24"/>
                <w:lang w:eastAsia="zh-CN"/>
              </w:rPr>
              <w:t>《密码设备应用接口规范》</w:t>
            </w:r>
          </w:p>
          <w:p w14:paraId="0B9E91F9"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3</w:t>
            </w:r>
            <w:r>
              <w:rPr>
                <w:rFonts w:eastAsia="仿宋" w:hint="eastAsia"/>
                <w:kern w:val="2"/>
                <w:sz w:val="24"/>
                <w:szCs w:val="24"/>
                <w:lang w:eastAsia="zh-CN"/>
              </w:rPr>
              <w:t>、</w:t>
            </w:r>
            <w:r>
              <w:rPr>
                <w:rFonts w:eastAsia="仿宋" w:hint="eastAsia"/>
                <w:kern w:val="2"/>
                <w:sz w:val="24"/>
                <w:szCs w:val="24"/>
                <w:lang w:eastAsia="zh-CN"/>
              </w:rPr>
              <w:t>GM/T 0028</w:t>
            </w:r>
            <w:r>
              <w:rPr>
                <w:rFonts w:eastAsia="仿宋" w:hint="eastAsia"/>
                <w:kern w:val="2"/>
                <w:sz w:val="24"/>
                <w:szCs w:val="24"/>
                <w:lang w:eastAsia="zh-CN"/>
              </w:rPr>
              <w:t>《密码模块安全技术要求》</w:t>
            </w:r>
          </w:p>
        </w:tc>
      </w:tr>
      <w:tr w:rsidR="00BF1566" w14:paraId="55539AB1" w14:textId="77777777" w:rsidTr="00061BC7">
        <w:tc>
          <w:tcPr>
            <w:tcW w:w="853" w:type="pct"/>
          </w:tcPr>
          <w:p w14:paraId="4A998422"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5</w:t>
            </w:r>
          </w:p>
        </w:tc>
        <w:tc>
          <w:tcPr>
            <w:tcW w:w="1319" w:type="pct"/>
          </w:tcPr>
          <w:p w14:paraId="7E6EE1C4"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SSL VPN</w:t>
            </w:r>
          </w:p>
        </w:tc>
        <w:tc>
          <w:tcPr>
            <w:tcW w:w="2827" w:type="pct"/>
          </w:tcPr>
          <w:p w14:paraId="7ED81F19"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1</w:t>
            </w:r>
            <w:r>
              <w:rPr>
                <w:rFonts w:eastAsia="仿宋" w:hint="eastAsia"/>
                <w:kern w:val="2"/>
                <w:sz w:val="24"/>
                <w:szCs w:val="24"/>
                <w:lang w:eastAsia="zh-CN"/>
              </w:rPr>
              <w:t>、</w:t>
            </w:r>
            <w:r>
              <w:rPr>
                <w:rFonts w:eastAsia="仿宋" w:hint="eastAsia"/>
                <w:kern w:val="2"/>
                <w:sz w:val="24"/>
                <w:szCs w:val="24"/>
                <w:lang w:eastAsia="zh-CN"/>
              </w:rPr>
              <w:t>GM/T 0024</w:t>
            </w:r>
            <w:r>
              <w:rPr>
                <w:rFonts w:eastAsia="仿宋" w:hint="eastAsia"/>
                <w:kern w:val="2"/>
                <w:sz w:val="24"/>
                <w:szCs w:val="24"/>
                <w:lang w:eastAsia="zh-CN"/>
              </w:rPr>
              <w:t>《</w:t>
            </w:r>
            <w:r>
              <w:rPr>
                <w:rFonts w:eastAsia="仿宋" w:hint="eastAsia"/>
                <w:kern w:val="2"/>
                <w:sz w:val="24"/>
                <w:szCs w:val="24"/>
                <w:lang w:eastAsia="zh-CN"/>
              </w:rPr>
              <w:t>SSL VPN</w:t>
            </w:r>
            <w:r>
              <w:rPr>
                <w:rFonts w:eastAsia="仿宋" w:hint="eastAsia"/>
                <w:kern w:val="2"/>
                <w:sz w:val="24"/>
                <w:szCs w:val="24"/>
                <w:lang w:eastAsia="zh-CN"/>
              </w:rPr>
              <w:t>网关产品规范》</w:t>
            </w:r>
          </w:p>
          <w:p w14:paraId="442E0EDF"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2</w:t>
            </w:r>
            <w:r>
              <w:rPr>
                <w:rFonts w:eastAsia="仿宋" w:hint="eastAsia"/>
                <w:kern w:val="2"/>
                <w:sz w:val="24"/>
                <w:szCs w:val="24"/>
                <w:lang w:eastAsia="zh-CN"/>
              </w:rPr>
              <w:t>、</w:t>
            </w:r>
            <w:r>
              <w:rPr>
                <w:rFonts w:eastAsia="仿宋" w:hint="eastAsia"/>
                <w:kern w:val="2"/>
                <w:sz w:val="24"/>
                <w:szCs w:val="24"/>
                <w:lang w:eastAsia="zh-CN"/>
              </w:rPr>
              <w:t>GM/T 0025</w:t>
            </w:r>
            <w:r>
              <w:rPr>
                <w:rFonts w:eastAsia="仿宋" w:hint="eastAsia"/>
                <w:kern w:val="2"/>
                <w:sz w:val="24"/>
                <w:szCs w:val="24"/>
                <w:lang w:eastAsia="zh-CN"/>
              </w:rPr>
              <w:t>《</w:t>
            </w:r>
            <w:r>
              <w:rPr>
                <w:rFonts w:eastAsia="仿宋" w:hint="eastAsia"/>
                <w:kern w:val="2"/>
                <w:sz w:val="24"/>
                <w:szCs w:val="24"/>
                <w:lang w:eastAsia="zh-CN"/>
              </w:rPr>
              <w:t>SSL VPN</w:t>
            </w:r>
            <w:r>
              <w:rPr>
                <w:rFonts w:eastAsia="仿宋" w:hint="eastAsia"/>
                <w:kern w:val="2"/>
                <w:sz w:val="24"/>
                <w:szCs w:val="24"/>
                <w:lang w:eastAsia="zh-CN"/>
              </w:rPr>
              <w:t>技术规范》</w:t>
            </w:r>
          </w:p>
          <w:p w14:paraId="35FD668A"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3</w:t>
            </w:r>
            <w:r>
              <w:rPr>
                <w:rFonts w:eastAsia="仿宋" w:hint="eastAsia"/>
                <w:kern w:val="2"/>
                <w:sz w:val="24"/>
                <w:szCs w:val="24"/>
                <w:lang w:eastAsia="zh-CN"/>
              </w:rPr>
              <w:t>、</w:t>
            </w:r>
            <w:r>
              <w:rPr>
                <w:rFonts w:eastAsia="仿宋" w:hint="eastAsia"/>
                <w:kern w:val="2"/>
                <w:sz w:val="24"/>
                <w:szCs w:val="24"/>
                <w:lang w:eastAsia="zh-CN"/>
              </w:rPr>
              <w:t>GM/T 0028</w:t>
            </w:r>
            <w:r>
              <w:rPr>
                <w:rFonts w:eastAsia="仿宋" w:hint="eastAsia"/>
                <w:kern w:val="2"/>
                <w:sz w:val="24"/>
                <w:szCs w:val="24"/>
                <w:lang w:eastAsia="zh-CN"/>
              </w:rPr>
              <w:t>《密码模块安全技术要求》</w:t>
            </w:r>
          </w:p>
        </w:tc>
      </w:tr>
      <w:tr w:rsidR="00BF1566" w14:paraId="374BFF80" w14:textId="77777777" w:rsidTr="00061BC7">
        <w:tc>
          <w:tcPr>
            <w:tcW w:w="853" w:type="pct"/>
          </w:tcPr>
          <w:p w14:paraId="03625AFC"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6</w:t>
            </w:r>
          </w:p>
        </w:tc>
        <w:tc>
          <w:tcPr>
            <w:tcW w:w="1319" w:type="pct"/>
          </w:tcPr>
          <w:p w14:paraId="6F49317D"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智能密码钥匙</w:t>
            </w:r>
          </w:p>
        </w:tc>
        <w:tc>
          <w:tcPr>
            <w:tcW w:w="2827" w:type="pct"/>
          </w:tcPr>
          <w:p w14:paraId="65FC6E3C"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1</w:t>
            </w:r>
            <w:r>
              <w:rPr>
                <w:rFonts w:eastAsia="仿宋" w:hint="eastAsia"/>
                <w:kern w:val="2"/>
                <w:sz w:val="24"/>
                <w:szCs w:val="24"/>
                <w:lang w:eastAsia="zh-CN"/>
              </w:rPr>
              <w:t>、</w:t>
            </w:r>
            <w:r>
              <w:rPr>
                <w:rFonts w:eastAsia="仿宋" w:hint="eastAsia"/>
                <w:kern w:val="2"/>
                <w:sz w:val="24"/>
                <w:szCs w:val="24"/>
                <w:lang w:eastAsia="zh-CN"/>
              </w:rPr>
              <w:t xml:space="preserve">GM/T 0027 </w:t>
            </w:r>
            <w:r>
              <w:rPr>
                <w:rFonts w:eastAsia="仿宋" w:hint="eastAsia"/>
                <w:kern w:val="2"/>
                <w:sz w:val="24"/>
                <w:szCs w:val="24"/>
                <w:lang w:eastAsia="zh-CN"/>
              </w:rPr>
              <w:t>智能密码钥匙技术规范</w:t>
            </w:r>
          </w:p>
          <w:p w14:paraId="201DEE4F"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2</w:t>
            </w:r>
            <w:r>
              <w:rPr>
                <w:rFonts w:eastAsia="仿宋" w:hint="eastAsia"/>
                <w:kern w:val="2"/>
                <w:sz w:val="24"/>
                <w:szCs w:val="24"/>
                <w:lang w:eastAsia="zh-CN"/>
              </w:rPr>
              <w:t>、</w:t>
            </w:r>
            <w:r>
              <w:rPr>
                <w:rFonts w:eastAsia="仿宋" w:hint="eastAsia"/>
                <w:kern w:val="2"/>
                <w:sz w:val="24"/>
                <w:szCs w:val="24"/>
                <w:lang w:eastAsia="zh-CN"/>
              </w:rPr>
              <w:t>GB/T 35291</w:t>
            </w:r>
            <w:r>
              <w:rPr>
                <w:rFonts w:eastAsia="仿宋" w:hint="eastAsia"/>
                <w:kern w:val="2"/>
                <w:sz w:val="24"/>
                <w:szCs w:val="24"/>
                <w:lang w:eastAsia="zh-CN"/>
              </w:rPr>
              <w:t>信息安全技术</w:t>
            </w:r>
            <w:r>
              <w:rPr>
                <w:rFonts w:eastAsia="仿宋" w:hint="eastAsia"/>
                <w:kern w:val="2"/>
                <w:sz w:val="24"/>
                <w:szCs w:val="24"/>
                <w:lang w:eastAsia="zh-CN"/>
              </w:rPr>
              <w:t xml:space="preserve"> </w:t>
            </w:r>
            <w:r>
              <w:rPr>
                <w:rFonts w:eastAsia="仿宋" w:hint="eastAsia"/>
                <w:kern w:val="2"/>
                <w:sz w:val="24"/>
                <w:szCs w:val="24"/>
                <w:lang w:eastAsia="zh-CN"/>
              </w:rPr>
              <w:t>智能密码钥匙</w:t>
            </w:r>
            <w:r>
              <w:rPr>
                <w:rFonts w:eastAsia="仿宋" w:hint="eastAsia"/>
                <w:kern w:val="2"/>
                <w:sz w:val="24"/>
                <w:szCs w:val="24"/>
                <w:lang w:eastAsia="zh-CN"/>
              </w:rPr>
              <w:lastRenderedPageBreak/>
              <w:t>密码应用接口规范</w:t>
            </w:r>
          </w:p>
        </w:tc>
      </w:tr>
    </w:tbl>
    <w:p w14:paraId="7995B12E" w14:textId="77777777" w:rsidR="00BF1566" w:rsidRPr="002271DC" w:rsidRDefault="00BF1566" w:rsidP="002271DC">
      <w:pPr>
        <w:keepNext/>
        <w:keepLines/>
        <w:spacing w:before="260" w:after="260" w:line="413" w:lineRule="auto"/>
        <w:outlineLvl w:val="2"/>
        <w:rPr>
          <w:rFonts w:ascii="Calibri" w:eastAsia="宋体" w:hAnsi="Calibri" w:cs="Times New Roman" w:hint="eastAsia"/>
          <w:b/>
          <w:sz w:val="32"/>
          <w:lang w:eastAsia="zh-CN"/>
          <w14:ligatures w14:val="none"/>
        </w:rPr>
      </w:pPr>
      <w:bookmarkStart w:id="14" w:name="_Toc19572"/>
      <w:bookmarkStart w:id="15" w:name="_Toc20177"/>
      <w:bookmarkStart w:id="16" w:name="_Toc15658"/>
      <w:r w:rsidRPr="002271DC">
        <w:rPr>
          <w:rFonts w:ascii="Calibri" w:eastAsia="宋体" w:hAnsi="Calibri" w:cs="Times New Roman" w:hint="eastAsia"/>
          <w:b/>
          <w:sz w:val="32"/>
          <w:lang w:eastAsia="zh-CN"/>
          <w14:ligatures w14:val="none"/>
        </w:rPr>
        <w:lastRenderedPageBreak/>
        <w:t xml:space="preserve">5.3.4 </w:t>
      </w:r>
      <w:r w:rsidRPr="002271DC">
        <w:rPr>
          <w:rFonts w:ascii="Calibri" w:eastAsia="宋体" w:hAnsi="Calibri" w:cs="Times New Roman"/>
          <w:b/>
          <w:sz w:val="32"/>
          <w:lang w:eastAsia="zh-CN"/>
          <w14:ligatures w14:val="none"/>
        </w:rPr>
        <w:t>提供的密码支撑方式</w:t>
      </w:r>
      <w:bookmarkEnd w:id="14"/>
      <w:bookmarkEnd w:id="15"/>
      <w:bookmarkEnd w:id="16"/>
    </w:p>
    <w:p w14:paraId="7EBB3030" w14:textId="77777777" w:rsidR="00BF1566" w:rsidRDefault="00BF1566" w:rsidP="00BF1566">
      <w:pPr>
        <w:pStyle w:val="a9"/>
        <w:ind w:left="0" w:firstLineChars="200" w:firstLine="560"/>
        <w:rPr>
          <w:rFonts w:cs="仿宋" w:hint="eastAsia"/>
          <w:lang w:eastAsia="zh-CN"/>
        </w:rPr>
      </w:pPr>
      <w:r>
        <w:rPr>
          <w:rFonts w:hint="eastAsia"/>
          <w:highlight w:val="yellow"/>
          <w:lang w:eastAsia="zh-CN"/>
        </w:rPr>
        <w:t>采购符合规定的密码设备/租用密码设备/租用密码服务/建设密码资源</w:t>
      </w:r>
    </w:p>
    <w:p w14:paraId="6E3492A7" w14:textId="77777777" w:rsidR="00BF1566" w:rsidRPr="002271DC" w:rsidRDefault="00BF1566" w:rsidP="002271DC">
      <w:pPr>
        <w:keepNext/>
        <w:keepLines/>
        <w:spacing w:before="260" w:after="260" w:line="413" w:lineRule="auto"/>
        <w:outlineLvl w:val="2"/>
        <w:rPr>
          <w:rFonts w:ascii="Calibri" w:eastAsia="宋体" w:hAnsi="Calibri" w:cs="Times New Roman" w:hint="eastAsia"/>
          <w:b/>
          <w:sz w:val="32"/>
          <w:lang w:eastAsia="zh-CN"/>
          <w14:ligatures w14:val="none"/>
        </w:rPr>
      </w:pPr>
      <w:bookmarkStart w:id="17" w:name="_Toc4721"/>
      <w:bookmarkStart w:id="18" w:name="_Toc8061"/>
      <w:bookmarkStart w:id="19" w:name="_Toc282"/>
      <w:r w:rsidRPr="002271DC">
        <w:rPr>
          <w:rFonts w:ascii="Calibri" w:eastAsia="宋体" w:hAnsi="Calibri" w:cs="Times New Roman" w:hint="eastAsia"/>
          <w:b/>
          <w:sz w:val="32"/>
          <w:lang w:eastAsia="zh-CN"/>
          <w14:ligatures w14:val="none"/>
        </w:rPr>
        <w:t xml:space="preserve">5.3.5 </w:t>
      </w:r>
      <w:r w:rsidRPr="002271DC">
        <w:rPr>
          <w:rFonts w:ascii="Calibri" w:eastAsia="宋体" w:hAnsi="Calibri" w:cs="Times New Roman"/>
          <w:b/>
          <w:sz w:val="32"/>
          <w:lang w:eastAsia="zh-CN"/>
          <w14:ligatures w14:val="none"/>
        </w:rPr>
        <w:t>提供的密码功能及接口</w:t>
      </w:r>
      <w:bookmarkEnd w:id="17"/>
      <w:bookmarkEnd w:id="18"/>
      <w:bookmarkEnd w:id="19"/>
    </w:p>
    <w:p w14:paraId="71EAFC30"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lang w:eastAsia="zh-CN"/>
        </w:rPr>
        <w:t>密码功能及接口如下：</w:t>
      </w:r>
    </w:p>
    <w:tbl>
      <w:tblPr>
        <w:tblStyle w:val="ab"/>
        <w:tblW w:w="5000" w:type="pct"/>
        <w:tblLook w:val="04A0" w:firstRow="1" w:lastRow="0" w:firstColumn="1" w:lastColumn="0" w:noHBand="0" w:noVBand="1"/>
      </w:tblPr>
      <w:tblGrid>
        <w:gridCol w:w="1677"/>
        <w:gridCol w:w="6845"/>
      </w:tblGrid>
      <w:tr w:rsidR="00BF1566" w14:paraId="70C299C0" w14:textId="77777777" w:rsidTr="00061BC7">
        <w:tc>
          <w:tcPr>
            <w:tcW w:w="984" w:type="pct"/>
          </w:tcPr>
          <w:p w14:paraId="5ED9B073"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序号</w:t>
            </w:r>
          </w:p>
        </w:tc>
        <w:tc>
          <w:tcPr>
            <w:tcW w:w="4016" w:type="pct"/>
          </w:tcPr>
          <w:p w14:paraId="60532516"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提供的密码功能及接口</w:t>
            </w:r>
          </w:p>
        </w:tc>
      </w:tr>
      <w:tr w:rsidR="00BF1566" w14:paraId="5E02AD9D" w14:textId="77777777" w:rsidTr="00061BC7">
        <w:tc>
          <w:tcPr>
            <w:tcW w:w="984" w:type="pct"/>
          </w:tcPr>
          <w:p w14:paraId="74915601"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1</w:t>
            </w:r>
          </w:p>
        </w:tc>
        <w:tc>
          <w:tcPr>
            <w:tcW w:w="4016" w:type="pct"/>
          </w:tcPr>
          <w:p w14:paraId="069D5CED"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密钥管理</w:t>
            </w:r>
          </w:p>
        </w:tc>
      </w:tr>
      <w:tr w:rsidR="00BF1566" w14:paraId="2C2040A5" w14:textId="77777777" w:rsidTr="00061BC7">
        <w:tc>
          <w:tcPr>
            <w:tcW w:w="984" w:type="pct"/>
          </w:tcPr>
          <w:p w14:paraId="27CB3EBF"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2</w:t>
            </w:r>
          </w:p>
        </w:tc>
        <w:tc>
          <w:tcPr>
            <w:tcW w:w="4016" w:type="pct"/>
          </w:tcPr>
          <w:p w14:paraId="3B32EFA4"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加密解密</w:t>
            </w:r>
          </w:p>
        </w:tc>
      </w:tr>
      <w:tr w:rsidR="00BF1566" w14:paraId="0B38064D" w14:textId="77777777" w:rsidTr="00061BC7">
        <w:tc>
          <w:tcPr>
            <w:tcW w:w="984" w:type="pct"/>
          </w:tcPr>
          <w:p w14:paraId="6C5CBA27"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3</w:t>
            </w:r>
          </w:p>
        </w:tc>
        <w:tc>
          <w:tcPr>
            <w:tcW w:w="4016" w:type="pct"/>
          </w:tcPr>
          <w:p w14:paraId="3C5E5D8F"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消息鉴别码产生和验证</w:t>
            </w:r>
          </w:p>
        </w:tc>
      </w:tr>
      <w:tr w:rsidR="00BF1566" w14:paraId="5C25833B" w14:textId="77777777" w:rsidTr="00061BC7">
        <w:tc>
          <w:tcPr>
            <w:tcW w:w="984" w:type="pct"/>
          </w:tcPr>
          <w:p w14:paraId="7F567928"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4</w:t>
            </w:r>
          </w:p>
        </w:tc>
        <w:tc>
          <w:tcPr>
            <w:tcW w:w="4016" w:type="pct"/>
          </w:tcPr>
          <w:p w14:paraId="3372F4C9"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随机数产生</w:t>
            </w:r>
          </w:p>
        </w:tc>
      </w:tr>
      <w:tr w:rsidR="00BF1566" w14:paraId="36D6068D" w14:textId="77777777" w:rsidTr="00061BC7">
        <w:tc>
          <w:tcPr>
            <w:tcW w:w="984" w:type="pct"/>
          </w:tcPr>
          <w:p w14:paraId="262861D3"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5</w:t>
            </w:r>
          </w:p>
        </w:tc>
        <w:tc>
          <w:tcPr>
            <w:tcW w:w="4016" w:type="pct"/>
          </w:tcPr>
          <w:p w14:paraId="763DAB00"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数据签名</w:t>
            </w:r>
            <w:r>
              <w:rPr>
                <w:rFonts w:eastAsia="仿宋" w:hint="eastAsia"/>
                <w:kern w:val="2"/>
                <w:sz w:val="24"/>
                <w:szCs w:val="24"/>
                <w:lang w:eastAsia="zh-CN"/>
              </w:rPr>
              <w:t>/</w:t>
            </w:r>
            <w:r>
              <w:rPr>
                <w:rFonts w:eastAsia="仿宋" w:hint="eastAsia"/>
                <w:kern w:val="2"/>
                <w:sz w:val="24"/>
                <w:szCs w:val="24"/>
                <w:lang w:eastAsia="zh-CN"/>
              </w:rPr>
              <w:t>验证</w:t>
            </w:r>
          </w:p>
        </w:tc>
      </w:tr>
      <w:tr w:rsidR="00BF1566" w14:paraId="781238AF" w14:textId="77777777" w:rsidTr="00061BC7">
        <w:tc>
          <w:tcPr>
            <w:tcW w:w="984" w:type="pct"/>
          </w:tcPr>
          <w:p w14:paraId="4BC62A43"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6</w:t>
            </w:r>
          </w:p>
        </w:tc>
        <w:tc>
          <w:tcPr>
            <w:tcW w:w="4016" w:type="pct"/>
          </w:tcPr>
          <w:p w14:paraId="0C501A6B"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计算</w:t>
            </w:r>
            <w:r>
              <w:rPr>
                <w:rFonts w:eastAsia="仿宋" w:hint="eastAsia"/>
                <w:kern w:val="2"/>
                <w:sz w:val="24"/>
                <w:szCs w:val="24"/>
                <w:lang w:eastAsia="zh-CN"/>
              </w:rPr>
              <w:t>MAC/</w:t>
            </w:r>
            <w:r>
              <w:rPr>
                <w:rFonts w:eastAsia="仿宋" w:hint="eastAsia"/>
                <w:kern w:val="2"/>
                <w:sz w:val="24"/>
                <w:szCs w:val="24"/>
                <w:lang w:eastAsia="zh-CN"/>
              </w:rPr>
              <w:t>验证</w:t>
            </w:r>
            <w:r>
              <w:rPr>
                <w:rFonts w:eastAsia="仿宋" w:hint="eastAsia"/>
                <w:kern w:val="2"/>
                <w:sz w:val="24"/>
                <w:szCs w:val="24"/>
                <w:lang w:eastAsia="zh-CN"/>
              </w:rPr>
              <w:t>MAC</w:t>
            </w:r>
          </w:p>
        </w:tc>
      </w:tr>
      <w:tr w:rsidR="00BF1566" w14:paraId="093BE766" w14:textId="77777777" w:rsidTr="00061BC7">
        <w:tc>
          <w:tcPr>
            <w:tcW w:w="984" w:type="pct"/>
          </w:tcPr>
          <w:p w14:paraId="6E158C28"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7</w:t>
            </w:r>
          </w:p>
        </w:tc>
        <w:tc>
          <w:tcPr>
            <w:tcW w:w="4016" w:type="pct"/>
          </w:tcPr>
          <w:p w14:paraId="4BAEBAAA"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签名验签</w:t>
            </w:r>
          </w:p>
        </w:tc>
      </w:tr>
      <w:tr w:rsidR="00BF1566" w14:paraId="07FAC475" w14:textId="77777777" w:rsidTr="00061BC7">
        <w:tc>
          <w:tcPr>
            <w:tcW w:w="984" w:type="pct"/>
          </w:tcPr>
          <w:p w14:paraId="5A28ED26"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8</w:t>
            </w:r>
          </w:p>
        </w:tc>
        <w:tc>
          <w:tcPr>
            <w:tcW w:w="4016" w:type="pct"/>
          </w:tcPr>
          <w:p w14:paraId="6F1EB460" w14:textId="77777777" w:rsidR="00BF1566" w:rsidRDefault="00BF1566" w:rsidP="00061BC7">
            <w:pPr>
              <w:spacing w:line="360" w:lineRule="auto"/>
              <w:jc w:val="center"/>
              <w:rPr>
                <w:rFonts w:eastAsia="仿宋"/>
                <w:kern w:val="2"/>
                <w:sz w:val="28"/>
                <w:szCs w:val="24"/>
                <w:lang w:eastAsia="zh-CN"/>
              </w:rPr>
            </w:pPr>
            <w:r>
              <w:rPr>
                <w:rFonts w:eastAsia="仿宋" w:hint="eastAsia"/>
                <w:kern w:val="2"/>
                <w:sz w:val="24"/>
                <w:szCs w:val="24"/>
                <w:lang w:eastAsia="zh-CN"/>
              </w:rPr>
              <w:t>时间戳生成</w:t>
            </w:r>
            <w:r>
              <w:rPr>
                <w:rFonts w:eastAsia="仿宋" w:hint="eastAsia"/>
                <w:kern w:val="2"/>
                <w:sz w:val="24"/>
                <w:szCs w:val="24"/>
                <w:lang w:eastAsia="zh-CN"/>
              </w:rPr>
              <w:t>/</w:t>
            </w:r>
            <w:r>
              <w:rPr>
                <w:rFonts w:eastAsia="仿宋" w:hint="eastAsia"/>
                <w:kern w:val="2"/>
                <w:sz w:val="24"/>
                <w:szCs w:val="24"/>
                <w:lang w:eastAsia="zh-CN"/>
              </w:rPr>
              <w:t>验证</w:t>
            </w:r>
            <w:r>
              <w:rPr>
                <w:rFonts w:eastAsia="仿宋" w:hint="eastAsia"/>
                <w:kern w:val="2"/>
                <w:sz w:val="24"/>
                <w:szCs w:val="24"/>
                <w:lang w:eastAsia="zh-CN"/>
              </w:rPr>
              <w:t>/</w:t>
            </w:r>
            <w:r>
              <w:rPr>
                <w:rFonts w:eastAsia="仿宋" w:hint="eastAsia"/>
                <w:kern w:val="2"/>
                <w:sz w:val="24"/>
                <w:szCs w:val="24"/>
                <w:lang w:eastAsia="zh-CN"/>
              </w:rPr>
              <w:t>解析</w:t>
            </w:r>
          </w:p>
        </w:tc>
      </w:tr>
    </w:tbl>
    <w:p w14:paraId="3A4F8077" w14:textId="77777777" w:rsidR="00BF1566" w:rsidRPr="002271DC" w:rsidRDefault="00BF1566" w:rsidP="002271DC">
      <w:pPr>
        <w:keepNext/>
        <w:keepLines/>
        <w:spacing w:before="260" w:after="260" w:line="413" w:lineRule="auto"/>
        <w:outlineLvl w:val="2"/>
        <w:rPr>
          <w:rFonts w:ascii="Calibri" w:eastAsia="宋体" w:hAnsi="Calibri" w:cs="Times New Roman" w:hint="eastAsia"/>
          <w:b/>
          <w:sz w:val="32"/>
          <w:lang w:eastAsia="zh-CN"/>
          <w14:ligatures w14:val="none"/>
        </w:rPr>
      </w:pPr>
      <w:bookmarkStart w:id="20" w:name="_Toc27270"/>
      <w:bookmarkStart w:id="21" w:name="_Toc21566"/>
      <w:bookmarkStart w:id="22" w:name="_Toc22710"/>
      <w:r w:rsidRPr="002271DC">
        <w:rPr>
          <w:rFonts w:ascii="Calibri" w:eastAsia="宋体" w:hAnsi="Calibri" w:cs="Times New Roman" w:hint="eastAsia"/>
          <w:b/>
          <w:sz w:val="32"/>
          <w:lang w:eastAsia="zh-CN"/>
          <w14:ligatures w14:val="none"/>
        </w:rPr>
        <w:t xml:space="preserve">5.3.6 </w:t>
      </w:r>
      <w:r w:rsidRPr="002271DC">
        <w:rPr>
          <w:rFonts w:ascii="Calibri" w:eastAsia="宋体" w:hAnsi="Calibri" w:cs="Times New Roman"/>
          <w:b/>
          <w:sz w:val="32"/>
          <w:lang w:eastAsia="zh-CN"/>
          <w14:ligatures w14:val="none"/>
        </w:rPr>
        <w:t>部署的位置和方式</w:t>
      </w:r>
      <w:bookmarkEnd w:id="20"/>
      <w:bookmarkEnd w:id="21"/>
      <w:bookmarkEnd w:id="22"/>
    </w:p>
    <w:p w14:paraId="6EAC701C"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highlight w:val="yellow"/>
          <w:lang w:eastAsia="zh-CN"/>
        </w:rPr>
      </w:pPr>
      <w:r>
        <w:rPr>
          <w:rFonts w:ascii="Times New Roman" w:eastAsia="仿宋" w:hAnsi="Times New Roman" w:cs="Times New Roman" w:hint="eastAsia"/>
          <w:kern w:val="2"/>
          <w:sz w:val="28"/>
          <w:szCs w:val="24"/>
          <w:highlight w:val="yellow"/>
          <w:lang w:eastAsia="zh-CN"/>
        </w:rPr>
        <w:t>（密码设备方式）</w:t>
      </w:r>
    </w:p>
    <w:p w14:paraId="6855CCCB"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lang w:eastAsia="zh-CN"/>
        </w:rPr>
        <w:t>密码设备部署在</w:t>
      </w:r>
      <w:r>
        <w:rPr>
          <w:rFonts w:ascii="Times New Roman" w:eastAsia="仿宋" w:hAnsi="Times New Roman" w:cs="Times New Roman"/>
          <w:kern w:val="2"/>
          <w:sz w:val="28"/>
          <w:szCs w:val="24"/>
          <w:highlight w:val="yellow"/>
          <w:lang w:eastAsia="zh-CN"/>
        </w:rPr>
        <w:t>XX</w:t>
      </w:r>
      <w:r>
        <w:rPr>
          <w:rFonts w:ascii="Times New Roman" w:eastAsia="仿宋" w:hAnsi="Times New Roman" w:cs="Times New Roman" w:hint="eastAsia"/>
          <w:kern w:val="2"/>
          <w:sz w:val="28"/>
          <w:szCs w:val="24"/>
          <w:highlight w:val="yellow"/>
          <w:lang w:eastAsia="zh-CN"/>
        </w:rPr>
        <w:t>机房</w:t>
      </w:r>
      <w:r>
        <w:rPr>
          <w:rFonts w:ascii="Times New Roman" w:eastAsia="仿宋" w:hAnsi="Times New Roman" w:cs="Times New Roman" w:hint="eastAsia"/>
          <w:kern w:val="2"/>
          <w:sz w:val="28"/>
          <w:szCs w:val="24"/>
          <w:lang w:eastAsia="zh-CN"/>
        </w:rPr>
        <w:t>，以密码软硬件的方式进行部署。</w:t>
      </w:r>
    </w:p>
    <w:p w14:paraId="3E9E73DE" w14:textId="77777777" w:rsidR="00BF1566" w:rsidRPr="002271DC" w:rsidRDefault="00BF1566" w:rsidP="002271DC">
      <w:pPr>
        <w:keepNext/>
        <w:keepLines/>
        <w:spacing w:before="260" w:after="260" w:line="413" w:lineRule="auto"/>
        <w:outlineLvl w:val="2"/>
        <w:rPr>
          <w:rFonts w:ascii="Calibri" w:eastAsia="宋体" w:hAnsi="Calibri" w:cs="Times New Roman" w:hint="eastAsia"/>
          <w:b/>
          <w:sz w:val="32"/>
          <w:lang w:eastAsia="zh-CN"/>
          <w14:ligatures w14:val="none"/>
        </w:rPr>
      </w:pPr>
      <w:bookmarkStart w:id="23" w:name="_Toc17894"/>
      <w:bookmarkStart w:id="24" w:name="_Toc7912"/>
      <w:bookmarkStart w:id="25" w:name="_Toc17711"/>
      <w:r w:rsidRPr="002271DC">
        <w:rPr>
          <w:rFonts w:ascii="Calibri" w:eastAsia="宋体" w:hAnsi="Calibri" w:cs="Times New Roman" w:hint="eastAsia"/>
          <w:b/>
          <w:sz w:val="32"/>
          <w:lang w:eastAsia="zh-CN"/>
          <w14:ligatures w14:val="none"/>
        </w:rPr>
        <w:t xml:space="preserve">5.3.7 </w:t>
      </w:r>
      <w:r w:rsidRPr="002271DC">
        <w:rPr>
          <w:rFonts w:ascii="Calibri" w:eastAsia="宋体" w:hAnsi="Calibri" w:cs="Times New Roman"/>
          <w:b/>
          <w:sz w:val="32"/>
          <w:lang w:eastAsia="zh-CN"/>
          <w14:ligatures w14:val="none"/>
        </w:rPr>
        <w:t>接入计算平台的方式</w:t>
      </w:r>
      <w:bookmarkEnd w:id="23"/>
      <w:bookmarkEnd w:id="24"/>
      <w:bookmarkEnd w:id="25"/>
    </w:p>
    <w:p w14:paraId="5FCFE99B"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lang w:eastAsia="zh-CN"/>
        </w:rPr>
        <w:t>非独立部署，使用</w:t>
      </w:r>
      <w:r>
        <w:rPr>
          <w:rFonts w:ascii="Times New Roman" w:eastAsia="仿宋" w:hAnsi="Times New Roman" w:cs="Times New Roman" w:hint="eastAsia"/>
          <w:kern w:val="2"/>
          <w:sz w:val="28"/>
          <w:szCs w:val="24"/>
          <w:highlight w:val="yellow"/>
          <w:lang w:eastAsia="zh-CN"/>
        </w:rPr>
        <w:t>XXX</w:t>
      </w:r>
      <w:r>
        <w:rPr>
          <w:rFonts w:ascii="Times New Roman" w:eastAsia="仿宋" w:hAnsi="Times New Roman" w:cs="Times New Roman" w:hint="eastAsia"/>
          <w:kern w:val="2"/>
          <w:sz w:val="28"/>
          <w:szCs w:val="24"/>
          <w:highlight w:val="yellow"/>
          <w:lang w:eastAsia="zh-Hans"/>
        </w:rPr>
        <w:t>云平台</w:t>
      </w:r>
      <w:r>
        <w:rPr>
          <w:rFonts w:ascii="Times New Roman" w:eastAsia="仿宋" w:hAnsi="Times New Roman" w:cs="Times New Roman" w:hint="eastAsia"/>
          <w:kern w:val="2"/>
          <w:sz w:val="28"/>
          <w:szCs w:val="24"/>
          <w:highlight w:val="yellow"/>
          <w:lang w:eastAsia="zh-CN"/>
        </w:rPr>
        <w:t>/XX</w:t>
      </w:r>
      <w:r>
        <w:rPr>
          <w:rFonts w:ascii="Times New Roman" w:eastAsia="仿宋" w:hAnsi="Times New Roman" w:cs="Times New Roman" w:hint="eastAsia"/>
          <w:kern w:val="2"/>
          <w:sz w:val="28"/>
          <w:szCs w:val="24"/>
          <w:highlight w:val="yellow"/>
          <w:lang w:eastAsia="zh-CN"/>
        </w:rPr>
        <w:t>网</w:t>
      </w:r>
      <w:r>
        <w:rPr>
          <w:rFonts w:ascii="Times New Roman" w:eastAsia="仿宋" w:hAnsi="Times New Roman" w:cs="Times New Roman" w:hint="eastAsia"/>
          <w:kern w:val="2"/>
          <w:sz w:val="28"/>
          <w:szCs w:val="24"/>
          <w:lang w:eastAsia="zh-CN"/>
        </w:rPr>
        <w:t>的计算资源和网络资源。</w:t>
      </w:r>
    </w:p>
    <w:p w14:paraId="4641D6F8" w14:textId="77777777" w:rsidR="00BF1566" w:rsidRPr="002271DC" w:rsidRDefault="00BF1566" w:rsidP="002271DC">
      <w:pPr>
        <w:keepNext/>
        <w:keepLines/>
        <w:spacing w:before="260" w:after="260" w:line="413" w:lineRule="auto"/>
        <w:outlineLvl w:val="2"/>
        <w:rPr>
          <w:rFonts w:ascii="Calibri" w:eastAsia="宋体" w:hAnsi="Calibri" w:cs="Times New Roman" w:hint="eastAsia"/>
          <w:b/>
          <w:sz w:val="32"/>
          <w:lang w:eastAsia="zh-CN"/>
          <w14:ligatures w14:val="none"/>
        </w:rPr>
      </w:pPr>
      <w:bookmarkStart w:id="26" w:name="_Toc9230"/>
      <w:bookmarkStart w:id="27" w:name="_Toc20443"/>
      <w:r w:rsidRPr="002271DC">
        <w:rPr>
          <w:rFonts w:ascii="Calibri" w:eastAsia="宋体" w:hAnsi="Calibri" w:cs="Times New Roman" w:hint="eastAsia"/>
          <w:b/>
          <w:sz w:val="32"/>
          <w:lang w:eastAsia="zh-CN"/>
          <w14:ligatures w14:val="none"/>
        </w:rPr>
        <w:lastRenderedPageBreak/>
        <w:t xml:space="preserve">5.3.8 </w:t>
      </w:r>
      <w:r w:rsidRPr="002271DC">
        <w:rPr>
          <w:rFonts w:ascii="Calibri" w:eastAsia="宋体" w:hAnsi="Calibri" w:cs="Times New Roman"/>
          <w:b/>
          <w:sz w:val="32"/>
          <w:lang w:eastAsia="zh-CN"/>
          <w14:ligatures w14:val="none"/>
        </w:rPr>
        <w:t>密钥管理方式</w:t>
      </w:r>
      <w:r w:rsidRPr="002271DC">
        <w:rPr>
          <w:rFonts w:ascii="Calibri" w:eastAsia="宋体" w:hAnsi="Calibri" w:cs="Times New Roman" w:hint="eastAsia"/>
          <w:b/>
          <w:sz w:val="32"/>
          <w:lang w:eastAsia="zh-CN"/>
          <w14:ligatures w14:val="none"/>
        </w:rPr>
        <w:t>，</w:t>
      </w:r>
      <w:r w:rsidRPr="002271DC">
        <w:rPr>
          <w:rFonts w:ascii="Calibri" w:eastAsia="宋体" w:hAnsi="Calibri" w:cs="Times New Roman"/>
          <w:b/>
          <w:sz w:val="32"/>
          <w:lang w:eastAsia="zh-CN"/>
          <w14:ligatures w14:val="none"/>
        </w:rPr>
        <w:t>按责任主体的规划要求确定</w:t>
      </w:r>
      <w:bookmarkEnd w:id="26"/>
      <w:bookmarkEnd w:id="27"/>
    </w:p>
    <w:p w14:paraId="11123A0C"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highlight w:val="yellow"/>
          <w:lang w:eastAsia="zh-CN"/>
        </w:rPr>
      </w:pPr>
      <w:r>
        <w:rPr>
          <w:rFonts w:ascii="Times New Roman" w:eastAsia="仿宋" w:hAnsi="Times New Roman" w:cs="Times New Roman" w:hint="eastAsia"/>
          <w:kern w:val="2"/>
          <w:sz w:val="28"/>
          <w:szCs w:val="24"/>
          <w:highlight w:val="yellow"/>
          <w:lang w:eastAsia="zh-CN"/>
        </w:rPr>
        <w:t>（密码设备方式）</w:t>
      </w:r>
    </w:p>
    <w:p w14:paraId="03499596" w14:textId="77777777" w:rsidR="00BF1566" w:rsidRDefault="00BF1566" w:rsidP="00BF1566">
      <w:pPr>
        <w:pStyle w:val="a9"/>
        <w:ind w:left="0" w:firstLineChars="200" w:firstLine="560"/>
        <w:rPr>
          <w:rFonts w:cs="仿宋" w:hint="eastAsia"/>
          <w:lang w:eastAsia="zh-CN"/>
        </w:rPr>
      </w:pPr>
      <w:ins w:id="28" w:author="e30997" w:date="2024-05-21T17:18:00Z">
        <w:r>
          <w:rPr>
            <w:rFonts w:ascii="Times New Roman" w:hAnsi="Times New Roman" w:cs="Times New Roman" w:hint="eastAsia"/>
            <w:kern w:val="2"/>
            <w:szCs w:val="24"/>
            <w:lang w:eastAsia="zh-CN"/>
          </w:rPr>
          <w:t>密钥由密码设备生成和管理，密码设备的责任主体为</w:t>
        </w:r>
        <w:r>
          <w:rPr>
            <w:rFonts w:ascii="Times New Roman" w:hAnsi="Times New Roman" w:cs="Times New Roman" w:hint="eastAsia"/>
            <w:kern w:val="2"/>
            <w:szCs w:val="24"/>
            <w:lang w:eastAsia="zh-CN"/>
          </w:rPr>
          <w:t>XXX</w:t>
        </w:r>
        <w:r>
          <w:rPr>
            <w:rFonts w:ascii="Times New Roman" w:hAnsi="Times New Roman" w:cs="Times New Roman" w:hint="eastAsia"/>
            <w:kern w:val="2"/>
            <w:szCs w:val="24"/>
            <w:lang w:eastAsia="zh-CN"/>
          </w:rPr>
          <w:t>局。</w:t>
        </w:r>
      </w:ins>
    </w:p>
    <w:p w14:paraId="38FC49F3" w14:textId="77777777" w:rsidR="00BF1566" w:rsidRPr="002271DC" w:rsidRDefault="00BF1566" w:rsidP="002271DC">
      <w:pPr>
        <w:keepNext/>
        <w:keepLines/>
        <w:spacing w:before="260" w:after="260" w:line="413" w:lineRule="auto"/>
        <w:outlineLvl w:val="2"/>
        <w:rPr>
          <w:rFonts w:ascii="Calibri" w:eastAsia="宋体" w:hAnsi="Calibri" w:cs="Times New Roman" w:hint="eastAsia"/>
          <w:b/>
          <w:sz w:val="32"/>
          <w:lang w:eastAsia="zh-CN"/>
          <w14:ligatures w14:val="none"/>
        </w:rPr>
      </w:pPr>
      <w:bookmarkStart w:id="29" w:name="_Toc12963"/>
      <w:bookmarkStart w:id="30" w:name="_Toc27160"/>
      <w:bookmarkStart w:id="31" w:name="_Toc10081"/>
      <w:r w:rsidRPr="002271DC">
        <w:rPr>
          <w:rFonts w:ascii="Calibri" w:eastAsia="宋体" w:hAnsi="Calibri" w:cs="Times New Roman" w:hint="eastAsia"/>
          <w:b/>
          <w:sz w:val="32"/>
          <w:lang w:eastAsia="zh-CN"/>
          <w14:ligatures w14:val="none"/>
        </w:rPr>
        <w:t xml:space="preserve">5.3.9 </w:t>
      </w:r>
      <w:r w:rsidRPr="002271DC">
        <w:rPr>
          <w:rFonts w:ascii="Calibri" w:eastAsia="宋体" w:hAnsi="Calibri" w:cs="Times New Roman"/>
          <w:b/>
          <w:sz w:val="32"/>
          <w:lang w:eastAsia="zh-CN"/>
          <w14:ligatures w14:val="none"/>
        </w:rPr>
        <w:t>支撑平台的自身安全性</w:t>
      </w:r>
      <w:r w:rsidRPr="002271DC">
        <w:rPr>
          <w:rFonts w:ascii="Calibri" w:eastAsia="宋体" w:hAnsi="Calibri" w:cs="Times New Roman" w:hint="eastAsia"/>
          <w:b/>
          <w:sz w:val="32"/>
          <w:lang w:eastAsia="zh-CN"/>
          <w14:ligatures w14:val="none"/>
        </w:rPr>
        <w:t>，</w:t>
      </w:r>
      <w:r w:rsidRPr="002271DC">
        <w:rPr>
          <w:rFonts w:ascii="Calibri" w:eastAsia="宋体" w:hAnsi="Calibri" w:cs="Times New Roman"/>
          <w:b/>
          <w:sz w:val="32"/>
          <w:lang w:eastAsia="zh-CN"/>
          <w14:ligatures w14:val="none"/>
        </w:rPr>
        <w:t>包括密钥安全、访问安全、管理安全和租户间的隔离安全等</w:t>
      </w:r>
      <w:bookmarkEnd w:id="29"/>
      <w:bookmarkEnd w:id="30"/>
      <w:bookmarkEnd w:id="31"/>
    </w:p>
    <w:p w14:paraId="476F2DE1"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highlight w:val="yellow"/>
          <w:lang w:eastAsia="zh-CN"/>
        </w:rPr>
      </w:pPr>
      <w:r>
        <w:rPr>
          <w:rFonts w:ascii="Times New Roman" w:eastAsia="仿宋" w:hAnsi="Times New Roman" w:cs="Times New Roman" w:hint="eastAsia"/>
          <w:kern w:val="2"/>
          <w:sz w:val="28"/>
          <w:szCs w:val="24"/>
          <w:highlight w:val="yellow"/>
          <w:lang w:eastAsia="zh-CN"/>
        </w:rPr>
        <w:t>（密码设备方式）</w:t>
      </w:r>
    </w:p>
    <w:p w14:paraId="0F3FDC32"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lang w:eastAsia="zh-CN"/>
        </w:rPr>
        <w:t>使用密码设备对密钥安全、访问安全、管理安全和租户间隔离安全等进行保护。</w:t>
      </w:r>
    </w:p>
    <w:p w14:paraId="1FEF1A45"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lang w:eastAsia="zh-CN"/>
        </w:rPr>
        <w:t>本系统租用</w:t>
      </w:r>
      <w:r>
        <w:rPr>
          <w:rFonts w:ascii="Times New Roman" w:eastAsia="仿宋" w:hAnsi="Times New Roman" w:cs="Times New Roman"/>
          <w:kern w:val="2"/>
          <w:sz w:val="28"/>
          <w:szCs w:val="24"/>
          <w:highlight w:val="yellow"/>
          <w:lang w:eastAsia="zh-CN"/>
        </w:rPr>
        <w:t>XXX</w:t>
      </w:r>
      <w:r>
        <w:rPr>
          <w:rFonts w:ascii="Times New Roman" w:eastAsia="仿宋" w:hAnsi="Times New Roman" w:cs="Times New Roman" w:hint="eastAsia"/>
          <w:kern w:val="2"/>
          <w:sz w:val="28"/>
          <w:szCs w:val="24"/>
          <w:lang w:eastAsia="zh-CN"/>
        </w:rPr>
        <w:t>云平台提供的密码服务实现，密钥由</w:t>
      </w:r>
      <w:r>
        <w:rPr>
          <w:rFonts w:ascii="Times New Roman" w:eastAsia="仿宋" w:hAnsi="Times New Roman" w:cs="Times New Roman"/>
          <w:kern w:val="2"/>
          <w:sz w:val="28"/>
          <w:szCs w:val="24"/>
          <w:highlight w:val="yellow"/>
          <w:lang w:eastAsia="zh-CN"/>
        </w:rPr>
        <w:t>XXX</w:t>
      </w:r>
      <w:r>
        <w:rPr>
          <w:rFonts w:ascii="Times New Roman" w:eastAsia="仿宋" w:hAnsi="Times New Roman" w:cs="Times New Roman" w:hint="eastAsia"/>
          <w:kern w:val="2"/>
          <w:sz w:val="28"/>
          <w:szCs w:val="24"/>
          <w:lang w:eastAsia="zh-CN"/>
        </w:rPr>
        <w:t>进行管理（选择上述第</w:t>
      </w:r>
      <w:r>
        <w:rPr>
          <w:rFonts w:ascii="Times New Roman" w:eastAsia="仿宋" w:hAnsi="Times New Roman" w:cs="Times New Roman"/>
          <w:kern w:val="2"/>
          <w:sz w:val="28"/>
          <w:szCs w:val="24"/>
          <w:lang w:eastAsia="zh-CN"/>
        </w:rPr>
        <w:t>8</w:t>
      </w:r>
      <w:r>
        <w:rPr>
          <w:rFonts w:ascii="Times New Roman" w:eastAsia="仿宋" w:hAnsi="Times New Roman" w:cs="Times New Roman" w:hint="eastAsia"/>
          <w:kern w:val="2"/>
          <w:sz w:val="28"/>
          <w:szCs w:val="24"/>
          <w:lang w:eastAsia="zh-CN"/>
        </w:rPr>
        <w:t>点的某种方式），上述内容的设计由</w:t>
      </w:r>
      <w:r>
        <w:rPr>
          <w:rFonts w:ascii="Times New Roman" w:eastAsia="仿宋" w:hAnsi="Times New Roman" w:cs="Times New Roman"/>
          <w:kern w:val="2"/>
          <w:sz w:val="28"/>
          <w:szCs w:val="24"/>
          <w:highlight w:val="yellow"/>
          <w:lang w:eastAsia="zh-CN"/>
        </w:rPr>
        <w:t>XXX</w:t>
      </w:r>
      <w:r>
        <w:rPr>
          <w:rFonts w:ascii="Times New Roman" w:eastAsia="仿宋" w:hAnsi="Times New Roman" w:cs="Times New Roman" w:hint="eastAsia"/>
          <w:kern w:val="2"/>
          <w:sz w:val="28"/>
          <w:szCs w:val="24"/>
          <w:lang w:eastAsia="zh-CN"/>
        </w:rPr>
        <w:t>云平台进行统一规划、设计和管理。</w:t>
      </w:r>
    </w:p>
    <w:p w14:paraId="32CF9412" w14:textId="77777777" w:rsidR="00BF1566" w:rsidRPr="00100997" w:rsidRDefault="00BF1566" w:rsidP="00100997">
      <w:pPr>
        <w:keepNext/>
        <w:keepLines/>
        <w:spacing w:before="260" w:after="260" w:line="413" w:lineRule="auto"/>
        <w:outlineLvl w:val="1"/>
        <w:rPr>
          <w:rFonts w:ascii="Arial" w:eastAsia="黑体" w:hAnsi="Arial" w:cs="Times New Roman"/>
          <w:b/>
          <w:sz w:val="32"/>
          <w:lang w:eastAsia="zh-CN"/>
          <w14:ligatures w14:val="none"/>
        </w:rPr>
      </w:pPr>
      <w:bookmarkStart w:id="32" w:name="_Toc167377462"/>
      <w:r w:rsidRPr="00100997">
        <w:rPr>
          <w:rFonts w:ascii="Arial" w:eastAsia="黑体" w:hAnsi="Arial" w:cs="Times New Roman" w:hint="eastAsia"/>
          <w:b/>
          <w:sz w:val="32"/>
          <w:lang w:eastAsia="zh-CN"/>
          <w14:ligatures w14:val="none"/>
        </w:rPr>
        <w:t>5.4</w:t>
      </w:r>
      <w:r w:rsidRPr="00100997">
        <w:rPr>
          <w:rFonts w:ascii="Arial" w:eastAsia="黑体" w:hAnsi="Arial" w:cs="Times New Roman" w:hint="eastAsia"/>
          <w:b/>
          <w:sz w:val="32"/>
          <w:lang w:eastAsia="zh-CN"/>
          <w14:ligatures w14:val="none"/>
        </w:rPr>
        <w:t>业务应用密码应用方案</w:t>
      </w:r>
      <w:bookmarkEnd w:id="32"/>
    </w:p>
    <w:p w14:paraId="07632BA5" w14:textId="77777777" w:rsidR="00BF1566" w:rsidRDefault="00BF1566" w:rsidP="00BF1566">
      <w:pPr>
        <w:pStyle w:val="Normal158b0944"/>
        <w:numPr>
          <w:ilvl w:val="0"/>
          <w:numId w:val="5"/>
        </w:numPr>
        <w:ind w:firstLine="560"/>
      </w:pPr>
      <w:r>
        <w:t>身份鉴别：</w:t>
      </w:r>
      <w:r>
        <w:rPr>
          <w:szCs w:val="28"/>
        </w:rPr>
        <w:t>业务系统对接中间件做集成改造，系统管理员和内部用户</w:t>
      </w:r>
      <w:r>
        <w:rPr>
          <w:szCs w:val="28"/>
        </w:rPr>
        <w:t>PC</w:t>
      </w:r>
      <w:r>
        <w:rPr>
          <w:szCs w:val="28"/>
        </w:rPr>
        <w:t>端使用</w:t>
      </w:r>
      <w:r>
        <w:rPr>
          <w:rFonts w:hint="eastAsia"/>
          <w:szCs w:val="28"/>
        </w:rPr>
        <w:t>Ukey</w:t>
      </w:r>
      <w:r>
        <w:rPr>
          <w:szCs w:val="28"/>
        </w:rPr>
        <w:t>登录，</w:t>
      </w:r>
      <w:r>
        <w:rPr>
          <w:szCs w:val="28"/>
        </w:rPr>
        <w:t>Ukey</w:t>
      </w:r>
      <w:r>
        <w:rPr>
          <w:szCs w:val="28"/>
        </w:rPr>
        <w:t>内置</w:t>
      </w:r>
      <w:r>
        <w:rPr>
          <w:szCs w:val="28"/>
        </w:rPr>
        <w:t>SM2</w:t>
      </w:r>
      <w:r>
        <w:rPr>
          <w:szCs w:val="28"/>
        </w:rPr>
        <w:t>数字证书，登录时，服务器产生随机数，客户端使用数字证书对服务器端产生的随机数进行签名，服务器端通过密码应用服务系统的接口服务调用签名验签服务器进行验签，基于</w:t>
      </w:r>
      <w:r>
        <w:rPr>
          <w:szCs w:val="28"/>
        </w:rPr>
        <w:t>SM2</w:t>
      </w:r>
      <w:r>
        <w:rPr>
          <w:szCs w:val="28"/>
        </w:rPr>
        <w:t>数字签名技术保证登录用户身份的真实性。</w:t>
      </w:r>
    </w:p>
    <w:p w14:paraId="028E1902" w14:textId="77777777" w:rsidR="00BF1566" w:rsidRDefault="00BF1566" w:rsidP="00BF1566">
      <w:pPr>
        <w:pStyle w:val="Normal158b0944"/>
        <w:ind w:leftChars="200" w:left="440" w:firstLineChars="0" w:firstLine="0"/>
        <w:rPr>
          <w:szCs w:val="28"/>
        </w:rPr>
      </w:pPr>
      <w:r>
        <w:rPr>
          <w:szCs w:val="28"/>
        </w:rPr>
        <w:t>采用</w:t>
      </w:r>
      <w:r>
        <w:rPr>
          <w:szCs w:val="28"/>
        </w:rPr>
        <w:t>USBKey</w:t>
      </w:r>
      <w:r>
        <w:rPr>
          <w:szCs w:val="28"/>
        </w:rPr>
        <w:t>登录的流程图如下图所示</w:t>
      </w:r>
      <w:r>
        <w:rPr>
          <w:rFonts w:hint="eastAsia"/>
          <w:szCs w:val="28"/>
        </w:rPr>
        <w:t>：</w:t>
      </w:r>
    </w:p>
    <w:p w14:paraId="206220D2" w14:textId="77777777" w:rsidR="00BF1566" w:rsidRDefault="00BF1566" w:rsidP="00BF1566">
      <w:pPr>
        <w:pStyle w:val="Normal158b0944"/>
        <w:ind w:leftChars="200" w:left="440" w:firstLineChars="0" w:firstLine="0"/>
        <w:jc w:val="center"/>
        <w:rPr>
          <w:szCs w:val="28"/>
        </w:rPr>
      </w:pPr>
      <w:r>
        <w:rPr>
          <w:rFonts w:hint="eastAsia"/>
          <w:noProof/>
          <w:szCs w:val="28"/>
        </w:rPr>
        <w:lastRenderedPageBreak/>
        <w:drawing>
          <wp:inline distT="0" distB="0" distL="114300" distR="114300" wp14:anchorId="5FC29B4E" wp14:editId="47CCDCB2">
            <wp:extent cx="4605020" cy="5180330"/>
            <wp:effectExtent l="0" t="0" r="5080" b="1270"/>
            <wp:docPr id="2" name="图片 2" descr="身份鉴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身份鉴别"/>
                    <pic:cNvPicPr>
                      <a:picLocks noChangeAspect="1"/>
                    </pic:cNvPicPr>
                  </pic:nvPicPr>
                  <pic:blipFill>
                    <a:blip r:embed="rId10"/>
                    <a:srcRect l="24343"/>
                    <a:stretch>
                      <a:fillRect/>
                    </a:stretch>
                  </pic:blipFill>
                  <pic:spPr>
                    <a:xfrm>
                      <a:off x="0" y="0"/>
                      <a:ext cx="4605020" cy="5180330"/>
                    </a:xfrm>
                    <a:prstGeom prst="rect">
                      <a:avLst/>
                    </a:prstGeom>
                  </pic:spPr>
                </pic:pic>
              </a:graphicData>
            </a:graphic>
          </wp:inline>
        </w:drawing>
      </w:r>
    </w:p>
    <w:p w14:paraId="6F91C984" w14:textId="77777777" w:rsidR="00BF1566" w:rsidRDefault="00BF1566" w:rsidP="00BF1566">
      <w:pPr>
        <w:pStyle w:val="Normal3f050afc"/>
        <w:ind w:left="560" w:firstLineChars="0" w:firstLine="0"/>
        <w:jc w:val="center"/>
        <w:rPr>
          <w:szCs w:val="28"/>
        </w:rPr>
      </w:pPr>
      <w:r>
        <w:rPr>
          <w:sz w:val="24"/>
          <w:szCs w:val="24"/>
        </w:rPr>
        <w:t>图</w:t>
      </w:r>
      <w:r>
        <w:rPr>
          <w:sz w:val="24"/>
          <w:szCs w:val="24"/>
        </w:rPr>
        <w:t xml:space="preserve"> </w:t>
      </w:r>
      <w:r>
        <w:rPr>
          <w:rFonts w:hint="eastAsia"/>
          <w:sz w:val="24"/>
          <w:szCs w:val="24"/>
        </w:rPr>
        <w:t>2</w:t>
      </w:r>
      <w:r>
        <w:rPr>
          <w:sz w:val="24"/>
          <w:szCs w:val="24"/>
        </w:rPr>
        <w:t xml:space="preserve"> </w:t>
      </w:r>
      <w:r>
        <w:rPr>
          <w:rFonts w:hint="eastAsia"/>
          <w:sz w:val="24"/>
          <w:szCs w:val="24"/>
        </w:rPr>
        <w:t>身份鉴别</w:t>
      </w:r>
      <w:r>
        <w:rPr>
          <w:sz w:val="24"/>
          <w:szCs w:val="24"/>
        </w:rPr>
        <w:t>流程</w:t>
      </w:r>
    </w:p>
    <w:p w14:paraId="46ECCAC2" w14:textId="77777777" w:rsidR="00BF1566" w:rsidRDefault="00BF1566" w:rsidP="00BF1566">
      <w:pPr>
        <w:pStyle w:val="Normal158b0944"/>
        <w:ind w:leftChars="200" w:left="440" w:firstLineChars="0" w:firstLine="419"/>
        <w:rPr>
          <w:szCs w:val="28"/>
        </w:rPr>
      </w:pPr>
      <w:r>
        <w:rPr>
          <w:rFonts w:hint="eastAsia"/>
          <w:szCs w:val="28"/>
        </w:rPr>
        <w:t>1.</w:t>
      </w:r>
      <w:r>
        <w:rPr>
          <w:rFonts w:hint="eastAsia"/>
          <w:szCs w:val="28"/>
        </w:rPr>
        <w:t>业务系统收到客户端</w:t>
      </w:r>
      <w:r>
        <w:rPr>
          <w:rFonts w:hint="eastAsia"/>
          <w:szCs w:val="28"/>
        </w:rPr>
        <w:t>PC</w:t>
      </w:r>
      <w:r>
        <w:rPr>
          <w:rFonts w:hint="eastAsia"/>
          <w:szCs w:val="28"/>
        </w:rPr>
        <w:t>登录请求时，调用密码服务平台获取随机数接口。</w:t>
      </w:r>
    </w:p>
    <w:p w14:paraId="052B4D6C" w14:textId="77777777" w:rsidR="00BF1566" w:rsidRDefault="00BF1566" w:rsidP="00BF1566">
      <w:pPr>
        <w:pStyle w:val="Normal158b0944"/>
        <w:ind w:leftChars="200" w:left="440" w:firstLineChars="0" w:firstLine="419"/>
        <w:rPr>
          <w:szCs w:val="28"/>
        </w:rPr>
      </w:pPr>
      <w:r>
        <w:rPr>
          <w:rFonts w:hint="eastAsia"/>
          <w:szCs w:val="28"/>
        </w:rPr>
        <w:t>2.</w:t>
      </w:r>
      <w:r>
        <w:rPr>
          <w:rFonts w:hint="eastAsia"/>
          <w:szCs w:val="28"/>
        </w:rPr>
        <w:t>业务系统收到随机数后记录并转发给客户端</w:t>
      </w:r>
      <w:r>
        <w:rPr>
          <w:rFonts w:hint="eastAsia"/>
          <w:szCs w:val="28"/>
        </w:rPr>
        <w:t>PC</w:t>
      </w:r>
      <w:r>
        <w:rPr>
          <w:rFonts w:hint="eastAsia"/>
          <w:szCs w:val="28"/>
        </w:rPr>
        <w:t>。</w:t>
      </w:r>
    </w:p>
    <w:p w14:paraId="6945CCA6" w14:textId="77777777" w:rsidR="00BF1566" w:rsidRDefault="00BF1566" w:rsidP="00BF1566">
      <w:pPr>
        <w:pStyle w:val="Normal158b0944"/>
        <w:ind w:leftChars="200" w:left="440" w:firstLineChars="0" w:firstLine="419"/>
        <w:rPr>
          <w:szCs w:val="28"/>
        </w:rPr>
      </w:pPr>
      <w:r>
        <w:rPr>
          <w:rFonts w:hint="eastAsia"/>
          <w:szCs w:val="28"/>
        </w:rPr>
        <w:t>3.</w:t>
      </w:r>
      <w:r>
        <w:rPr>
          <w:rFonts w:hint="eastAsia"/>
          <w:szCs w:val="28"/>
        </w:rPr>
        <w:t>客户端调用</w:t>
      </w:r>
      <w:r>
        <w:rPr>
          <w:rFonts w:hint="eastAsia"/>
          <w:szCs w:val="28"/>
        </w:rPr>
        <w:t>Ukey</w:t>
      </w:r>
      <w:r>
        <w:rPr>
          <w:rFonts w:hint="eastAsia"/>
          <w:szCs w:val="28"/>
        </w:rPr>
        <w:t>的以下接口，并将数据发送给服务端。</w:t>
      </w:r>
    </w:p>
    <w:p w14:paraId="35C8E0C9" w14:textId="77777777" w:rsidR="00BF1566" w:rsidRDefault="00BF1566" w:rsidP="00BF1566">
      <w:pPr>
        <w:pStyle w:val="Normal158b0944"/>
        <w:ind w:leftChars="200" w:left="440" w:firstLineChars="0" w:firstLine="419"/>
        <w:rPr>
          <w:szCs w:val="28"/>
        </w:rPr>
      </w:pPr>
      <w:r>
        <w:rPr>
          <w:rFonts w:hint="eastAsia"/>
          <w:szCs w:val="28"/>
        </w:rPr>
        <w:t>1</w:t>
      </w:r>
      <w:r>
        <w:rPr>
          <w:rFonts w:hint="eastAsia"/>
          <w:szCs w:val="28"/>
        </w:rPr>
        <w:t>）对随机数进行签名。 </w:t>
      </w:r>
      <w:r>
        <w:rPr>
          <w:rFonts w:hint="eastAsia"/>
          <w:szCs w:val="28"/>
        </w:rPr>
        <w:tab/>
        <w:t>2</w:t>
      </w:r>
      <w:r>
        <w:rPr>
          <w:rFonts w:hint="eastAsia"/>
          <w:szCs w:val="28"/>
        </w:rPr>
        <w:t>）获取</w:t>
      </w:r>
      <w:r>
        <w:rPr>
          <w:rFonts w:hint="eastAsia"/>
          <w:szCs w:val="28"/>
        </w:rPr>
        <w:t>Ukey</w:t>
      </w:r>
      <w:r>
        <w:rPr>
          <w:rFonts w:hint="eastAsia"/>
          <w:szCs w:val="28"/>
        </w:rPr>
        <w:t>内签名证书。</w:t>
      </w:r>
    </w:p>
    <w:p w14:paraId="766448BF" w14:textId="77777777" w:rsidR="00BF1566" w:rsidRDefault="00BF1566" w:rsidP="00BF1566">
      <w:pPr>
        <w:pStyle w:val="Normal158b0944"/>
        <w:ind w:leftChars="200" w:left="440" w:firstLineChars="0" w:firstLine="419"/>
        <w:rPr>
          <w:szCs w:val="28"/>
        </w:rPr>
      </w:pPr>
      <w:r>
        <w:rPr>
          <w:rFonts w:hint="eastAsia"/>
          <w:szCs w:val="28"/>
        </w:rPr>
        <w:t>4.</w:t>
      </w:r>
      <w:r>
        <w:rPr>
          <w:rFonts w:hint="eastAsia"/>
          <w:szCs w:val="28"/>
        </w:rPr>
        <w:t>业务系统验证随机数是否一致。</w:t>
      </w:r>
    </w:p>
    <w:p w14:paraId="0047BD67" w14:textId="77777777" w:rsidR="00BF1566" w:rsidRDefault="00BF1566" w:rsidP="00BF1566">
      <w:pPr>
        <w:pStyle w:val="Normal158b0944"/>
        <w:ind w:leftChars="200" w:left="440" w:firstLineChars="0" w:firstLine="419"/>
        <w:rPr>
          <w:szCs w:val="28"/>
        </w:rPr>
      </w:pPr>
      <w:r>
        <w:rPr>
          <w:rFonts w:hint="eastAsia"/>
          <w:szCs w:val="28"/>
        </w:rPr>
        <w:t>5.</w:t>
      </w:r>
      <w:r>
        <w:rPr>
          <w:rFonts w:hint="eastAsia"/>
          <w:szCs w:val="28"/>
        </w:rPr>
        <w:t>业务系统调用密码服务平台验签接口，收到密码服务平台返回的验证结果及证书</w:t>
      </w:r>
      <w:r>
        <w:rPr>
          <w:rFonts w:hint="eastAsia"/>
          <w:szCs w:val="28"/>
        </w:rPr>
        <w:t>DN</w:t>
      </w:r>
      <w:r>
        <w:rPr>
          <w:rFonts w:hint="eastAsia"/>
          <w:szCs w:val="28"/>
        </w:rPr>
        <w:t>，业务系统判断验证结果。</w:t>
      </w:r>
      <w:r>
        <w:rPr>
          <w:rFonts w:hint="eastAsia"/>
          <w:szCs w:val="28"/>
        </w:rPr>
        <w:t xml:space="preserve"> </w:t>
      </w:r>
    </w:p>
    <w:p w14:paraId="5B39CF30" w14:textId="77777777" w:rsidR="00BF1566" w:rsidRDefault="00BF1566" w:rsidP="00BF1566">
      <w:pPr>
        <w:pStyle w:val="Normal158b0944"/>
        <w:ind w:leftChars="200" w:left="440" w:firstLineChars="0" w:firstLine="419"/>
        <w:rPr>
          <w:szCs w:val="28"/>
        </w:rPr>
      </w:pPr>
      <w:r>
        <w:rPr>
          <w:rFonts w:hint="eastAsia"/>
          <w:szCs w:val="28"/>
        </w:rPr>
        <w:t>6.</w:t>
      </w:r>
      <w:r>
        <w:rPr>
          <w:rFonts w:hint="eastAsia"/>
          <w:szCs w:val="28"/>
        </w:rPr>
        <w:t>业务系统通过证书</w:t>
      </w:r>
      <w:r>
        <w:rPr>
          <w:rFonts w:hint="eastAsia"/>
          <w:szCs w:val="28"/>
        </w:rPr>
        <w:t>DN</w:t>
      </w:r>
      <w:r>
        <w:rPr>
          <w:rFonts w:hint="eastAsia"/>
          <w:szCs w:val="28"/>
        </w:rPr>
        <w:t>信息判断登录人员是否合法、判断用</w:t>
      </w:r>
      <w:r>
        <w:rPr>
          <w:rFonts w:hint="eastAsia"/>
          <w:szCs w:val="28"/>
        </w:rPr>
        <w:lastRenderedPageBreak/>
        <w:t>户名与</w:t>
      </w:r>
      <w:r>
        <w:rPr>
          <w:rFonts w:hint="eastAsia"/>
          <w:szCs w:val="28"/>
        </w:rPr>
        <w:t>ukey</w:t>
      </w:r>
      <w:r>
        <w:rPr>
          <w:rFonts w:hint="eastAsia"/>
          <w:szCs w:val="28"/>
        </w:rPr>
        <w:t>是否一致。</w:t>
      </w:r>
    </w:p>
    <w:p w14:paraId="53CE5C2C" w14:textId="77777777" w:rsidR="00BF1566" w:rsidRDefault="00BF1566" w:rsidP="00BF1566">
      <w:pPr>
        <w:pStyle w:val="Normal158b0944"/>
        <w:ind w:leftChars="200" w:left="440" w:firstLineChars="0" w:firstLine="419"/>
        <w:rPr>
          <w:szCs w:val="28"/>
        </w:rPr>
      </w:pPr>
      <w:r>
        <w:rPr>
          <w:rFonts w:hint="eastAsia"/>
          <w:szCs w:val="28"/>
        </w:rPr>
        <w:t>7.</w:t>
      </w:r>
      <w:r>
        <w:rPr>
          <w:rFonts w:hint="eastAsia"/>
          <w:szCs w:val="28"/>
        </w:rPr>
        <w:t>以上验证都通过，则登录成功。</w:t>
      </w:r>
    </w:p>
    <w:p w14:paraId="2EB2F640" w14:textId="77777777" w:rsidR="00BF1566" w:rsidRDefault="00BF1566" w:rsidP="00BF1566">
      <w:pPr>
        <w:pStyle w:val="Normal158b0944"/>
        <w:ind w:leftChars="200" w:left="440" w:firstLineChars="0" w:firstLine="419"/>
        <w:rPr>
          <w:szCs w:val="28"/>
          <w:highlight w:val="yellow"/>
        </w:rPr>
      </w:pPr>
      <w:r>
        <w:rPr>
          <w:rFonts w:hint="eastAsia"/>
          <w:szCs w:val="28"/>
          <w:highlight w:val="yellow"/>
        </w:rPr>
        <w:t>{XX{</w:t>
      </w:r>
      <w:r>
        <w:rPr>
          <w:rFonts w:hint="eastAsia"/>
          <w:szCs w:val="28"/>
          <w:highlight w:val="yellow"/>
        </w:rPr>
        <w:t>用户类型，如普通用户</w:t>
      </w:r>
      <w:r>
        <w:rPr>
          <w:rFonts w:hint="eastAsia"/>
          <w:szCs w:val="28"/>
          <w:highlight w:val="yellow"/>
        </w:rPr>
        <w:t>}{</w:t>
      </w:r>
      <w:r>
        <w:rPr>
          <w:rFonts w:hint="eastAsia"/>
          <w:szCs w:val="28"/>
          <w:highlight w:val="yellow"/>
        </w:rPr>
        <w:t>通过</w:t>
      </w:r>
      <w:r>
        <w:rPr>
          <w:rFonts w:hint="eastAsia"/>
          <w:szCs w:val="28"/>
          <w:highlight w:val="yellow"/>
        </w:rPr>
        <w:t>XX</w:t>
      </w:r>
      <w:r>
        <w:rPr>
          <w:rFonts w:hint="eastAsia"/>
          <w:szCs w:val="28"/>
          <w:highlight w:val="yellow"/>
        </w:rPr>
        <w:t>系统（第三方系统名称，如省统一身份认证平台）登录，使用</w:t>
      </w:r>
      <w:r>
        <w:rPr>
          <w:rFonts w:hint="eastAsia"/>
          <w:szCs w:val="28"/>
          <w:highlight w:val="yellow"/>
        </w:rPr>
        <w:t>{</w:t>
      </w:r>
      <w:r>
        <w:rPr>
          <w:rFonts w:hint="eastAsia"/>
          <w:szCs w:val="28"/>
          <w:highlight w:val="yellow"/>
        </w:rPr>
        <w:t>账号口令</w:t>
      </w:r>
      <w:r>
        <w:rPr>
          <w:rFonts w:hint="eastAsia"/>
          <w:szCs w:val="28"/>
          <w:highlight w:val="yellow"/>
        </w:rPr>
        <w:t>+</w:t>
      </w:r>
      <w:r>
        <w:rPr>
          <w:rFonts w:hint="eastAsia"/>
          <w:szCs w:val="28"/>
          <w:highlight w:val="yellow"/>
        </w:rPr>
        <w:t>手机短信验证码</w:t>
      </w:r>
      <w:r>
        <w:rPr>
          <w:rFonts w:hint="eastAsia"/>
          <w:szCs w:val="28"/>
          <w:highlight w:val="yellow"/>
        </w:rPr>
        <w:t>/</w:t>
      </w:r>
      <w:r>
        <w:rPr>
          <w:rFonts w:hint="eastAsia"/>
          <w:szCs w:val="28"/>
          <w:highlight w:val="yellow"/>
        </w:rPr>
        <w:t>扫码</w:t>
      </w:r>
      <w:r>
        <w:rPr>
          <w:rFonts w:hint="eastAsia"/>
          <w:szCs w:val="28"/>
          <w:highlight w:val="yellow"/>
        </w:rPr>
        <w:t>/</w:t>
      </w:r>
      <w:r>
        <w:rPr>
          <w:rFonts w:hint="eastAsia"/>
          <w:szCs w:val="28"/>
          <w:highlight w:val="yellow"/>
        </w:rPr>
        <w:t>刷脸</w:t>
      </w:r>
      <w:r>
        <w:rPr>
          <w:rFonts w:hint="eastAsia"/>
          <w:szCs w:val="28"/>
          <w:highlight w:val="yellow"/>
        </w:rPr>
        <w:t>}</w:t>
      </w:r>
      <w:r>
        <w:rPr>
          <w:rFonts w:hint="eastAsia"/>
          <w:szCs w:val="28"/>
          <w:highlight w:val="yellow"/>
        </w:rPr>
        <w:t>方式登录业务系统，降低了应用和数据安全层面用户身份鉴别的风险。（缓解措施）</w:t>
      </w:r>
      <w:r>
        <w:rPr>
          <w:rFonts w:hint="eastAsia"/>
          <w:szCs w:val="28"/>
          <w:highlight w:val="yellow"/>
        </w:rPr>
        <w:t>}</w:t>
      </w:r>
    </w:p>
    <w:p w14:paraId="229DCF2B" w14:textId="77777777" w:rsidR="00BF1566" w:rsidRDefault="00BF1566" w:rsidP="00BF1566">
      <w:pPr>
        <w:pStyle w:val="Normal158b0944"/>
        <w:numPr>
          <w:ilvl w:val="0"/>
          <w:numId w:val="5"/>
        </w:numPr>
        <w:ind w:firstLine="560"/>
      </w:pPr>
      <w:r>
        <w:t>访问控制信息完整性：</w:t>
      </w:r>
      <w:r>
        <w:rPr>
          <w:rFonts w:hint="eastAsia"/>
        </w:rPr>
        <w:t>部署具有商密资质的服务器密码机，业务系统通过中间件调用服务器密码机，使用</w:t>
      </w:r>
      <w:r>
        <w:rPr>
          <w:rFonts w:hint="eastAsia"/>
        </w:rPr>
        <w:t>HMAC-SM3</w:t>
      </w:r>
      <w:r>
        <w:rPr>
          <w:rFonts w:hint="eastAsia"/>
        </w:rPr>
        <w:t>算法对系统应用的访问控制信息进行完整性保护，防止访问控制信息被篡改</w:t>
      </w:r>
      <w:r>
        <w:t>。</w:t>
      </w:r>
    </w:p>
    <w:p w14:paraId="1B2156E7" w14:textId="77777777" w:rsidR="00BF1566" w:rsidRDefault="00BF1566" w:rsidP="00BF1566">
      <w:pPr>
        <w:pStyle w:val="Normal158b0944"/>
        <w:numPr>
          <w:ilvl w:val="0"/>
          <w:numId w:val="5"/>
        </w:numPr>
        <w:ind w:firstLine="560"/>
      </w:pPr>
      <w:r>
        <w:t>重要信息资源安全标记完整性：本系统不涉及重要信息安全资源标记完整性。</w:t>
      </w:r>
    </w:p>
    <w:p w14:paraId="690F8AD2" w14:textId="77777777" w:rsidR="00BF1566" w:rsidRDefault="00BF1566" w:rsidP="00BF1566">
      <w:pPr>
        <w:pStyle w:val="Normal158b0944"/>
        <w:numPr>
          <w:ilvl w:val="0"/>
          <w:numId w:val="5"/>
        </w:numPr>
        <w:ind w:firstLine="560"/>
      </w:pPr>
      <w:r>
        <w:t>重要数据存储机密性：在密码基础设施区部署具有商密资质的服务器密码机</w:t>
      </w:r>
      <w:r>
        <w:rPr>
          <w:rFonts w:hint="eastAsia"/>
        </w:rPr>
        <w:t>和</w:t>
      </w:r>
      <w:r>
        <w:t>国密安全密码应用中间件，</w:t>
      </w:r>
      <w:r>
        <w:rPr>
          <w:highlight w:val="yellow"/>
        </w:rPr>
        <w:t>国密安全密码应用中间件</w:t>
      </w:r>
      <w:r>
        <w:rPr>
          <w:rFonts w:hint="eastAsia"/>
          <w:highlight w:val="yellow"/>
        </w:rPr>
        <w:t>采用插件模式</w:t>
      </w:r>
      <w:r>
        <w:rPr>
          <w:rFonts w:hint="eastAsia"/>
        </w:rPr>
        <w:t>，</w:t>
      </w:r>
      <w:r>
        <w:t>业务系统通过国密安全密码应用中间件调用</w:t>
      </w:r>
      <w:r>
        <w:rPr>
          <w:rFonts w:hint="eastAsia"/>
        </w:rPr>
        <w:t>服务器密码机，</w:t>
      </w:r>
      <w:r>
        <w:t>使用</w:t>
      </w:r>
      <w:r>
        <w:t>SM4</w:t>
      </w:r>
      <w:r>
        <w:t>算法对业务系统中的重要数据的存储进行机密性保护，防止其被非授权窃取。</w:t>
      </w:r>
    </w:p>
    <w:p w14:paraId="144D8F41" w14:textId="77777777" w:rsidR="00BF1566" w:rsidRDefault="00BF1566" w:rsidP="00BF1566">
      <w:pPr>
        <w:pStyle w:val="Normal3f050afc"/>
        <w:ind w:leftChars="200" w:left="440" w:firstLineChars="0" w:firstLine="0"/>
      </w:pPr>
      <w:r>
        <w:rPr>
          <w:rFonts w:hint="eastAsia"/>
          <w:noProof/>
        </w:rPr>
        <w:drawing>
          <wp:inline distT="0" distB="0" distL="114300" distR="114300" wp14:anchorId="193B7EF2" wp14:editId="1A81BB12">
            <wp:extent cx="5026025" cy="2886710"/>
            <wp:effectExtent l="0" t="0" r="3175" b="8890"/>
            <wp:docPr id="7" name="图片 7" descr="机密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机密性"/>
                    <pic:cNvPicPr>
                      <a:picLocks noChangeAspect="1"/>
                    </pic:cNvPicPr>
                  </pic:nvPicPr>
                  <pic:blipFill>
                    <a:blip r:embed="rId11"/>
                    <a:srcRect l="22494"/>
                    <a:stretch>
                      <a:fillRect/>
                    </a:stretch>
                  </pic:blipFill>
                  <pic:spPr>
                    <a:xfrm>
                      <a:off x="0" y="0"/>
                      <a:ext cx="5026025" cy="2886710"/>
                    </a:xfrm>
                    <a:prstGeom prst="rect">
                      <a:avLst/>
                    </a:prstGeom>
                  </pic:spPr>
                </pic:pic>
              </a:graphicData>
            </a:graphic>
          </wp:inline>
        </w:drawing>
      </w:r>
    </w:p>
    <w:p w14:paraId="7E7D78D7" w14:textId="77777777" w:rsidR="00BF1566" w:rsidRDefault="00BF1566" w:rsidP="00BF1566">
      <w:pPr>
        <w:pStyle w:val="Normal3f050afc"/>
        <w:ind w:left="560" w:firstLineChars="0" w:firstLine="0"/>
        <w:jc w:val="center"/>
        <w:rPr>
          <w:sz w:val="24"/>
          <w:szCs w:val="24"/>
        </w:rPr>
      </w:pPr>
      <w:r>
        <w:rPr>
          <w:sz w:val="24"/>
          <w:szCs w:val="24"/>
        </w:rPr>
        <w:t>图</w:t>
      </w:r>
      <w:r>
        <w:rPr>
          <w:sz w:val="24"/>
          <w:szCs w:val="24"/>
        </w:rPr>
        <w:t xml:space="preserve"> 3 </w:t>
      </w:r>
      <w:r>
        <w:rPr>
          <w:sz w:val="24"/>
          <w:szCs w:val="24"/>
        </w:rPr>
        <w:t>加密存储流程</w:t>
      </w:r>
    </w:p>
    <w:p w14:paraId="2E91D435" w14:textId="77777777" w:rsidR="00BF1566" w:rsidRDefault="00BF1566" w:rsidP="00BF1566">
      <w:pPr>
        <w:pStyle w:val="Normal3f050afc"/>
        <w:ind w:left="560" w:firstLineChars="0" w:firstLine="0"/>
      </w:pPr>
      <w:r>
        <w:rPr>
          <w:rFonts w:hint="eastAsia"/>
        </w:rPr>
        <w:lastRenderedPageBreak/>
        <w:t>对称加密业务流程说明：</w:t>
      </w:r>
    </w:p>
    <w:p w14:paraId="2B86B1B9" w14:textId="77777777" w:rsidR="00BF1566" w:rsidRDefault="00BF1566" w:rsidP="00BF1566">
      <w:pPr>
        <w:pStyle w:val="Normal3f050afc"/>
        <w:ind w:left="560" w:firstLineChars="0" w:firstLine="419"/>
      </w:pPr>
      <w:r>
        <w:rPr>
          <w:rFonts w:hint="eastAsia"/>
        </w:rPr>
        <w:t>1.</w:t>
      </w:r>
      <w:r>
        <w:rPr>
          <w:rFonts w:hint="eastAsia"/>
        </w:rPr>
        <w:t>业务系统调用密码服务平台对称加密接口，将明文数据作为参数传入。</w:t>
      </w:r>
    </w:p>
    <w:p w14:paraId="695CD016" w14:textId="77777777" w:rsidR="00BF1566" w:rsidRDefault="00BF1566" w:rsidP="00BF1566">
      <w:pPr>
        <w:pStyle w:val="Normal3f050afc"/>
        <w:ind w:left="560" w:firstLineChars="0" w:firstLine="419"/>
      </w:pPr>
      <w:r>
        <w:rPr>
          <w:rFonts w:hint="eastAsia"/>
        </w:rPr>
        <w:t>2.</w:t>
      </w:r>
      <w:r>
        <w:rPr>
          <w:rFonts w:hint="eastAsia"/>
        </w:rPr>
        <w:t>密服平台将密文数据返回给业务系统。</w:t>
      </w:r>
    </w:p>
    <w:p w14:paraId="28A7B994" w14:textId="77777777" w:rsidR="00BF1566" w:rsidRDefault="00BF1566" w:rsidP="00BF1566">
      <w:pPr>
        <w:pStyle w:val="Normal3f050afc"/>
        <w:ind w:left="560" w:firstLineChars="0" w:firstLine="419"/>
      </w:pPr>
      <w:r>
        <w:rPr>
          <w:rFonts w:hint="eastAsia"/>
        </w:rPr>
        <w:t>3.</w:t>
      </w:r>
      <w:r>
        <w:rPr>
          <w:rFonts w:hint="eastAsia"/>
        </w:rPr>
        <w:t>业务系统将密文数据存储到数据库对应字段。</w:t>
      </w:r>
    </w:p>
    <w:p w14:paraId="45873796" w14:textId="77777777" w:rsidR="00BF1566" w:rsidRDefault="00BF1566" w:rsidP="00BF1566">
      <w:pPr>
        <w:pStyle w:val="Normal3f050afc"/>
        <w:ind w:left="560" w:firstLineChars="0" w:firstLine="0"/>
      </w:pPr>
      <w:r>
        <w:rPr>
          <w:rFonts w:hint="eastAsia"/>
        </w:rPr>
        <w:t>对称解密业务流程说明：</w:t>
      </w:r>
    </w:p>
    <w:p w14:paraId="6F6C40A5" w14:textId="77777777" w:rsidR="00BF1566" w:rsidRDefault="00BF1566" w:rsidP="00BF1566">
      <w:pPr>
        <w:pStyle w:val="Normal3f050afc"/>
        <w:ind w:left="560" w:firstLineChars="0" w:firstLine="419"/>
      </w:pPr>
      <w:r>
        <w:rPr>
          <w:rFonts w:hint="eastAsia"/>
        </w:rPr>
        <w:t>1.</w:t>
      </w:r>
      <w:r>
        <w:rPr>
          <w:rFonts w:hint="eastAsia"/>
        </w:rPr>
        <w:t>业务系统从数据库获取需解密的密文数据。</w:t>
      </w:r>
    </w:p>
    <w:p w14:paraId="26F8DAE7" w14:textId="77777777" w:rsidR="00BF1566" w:rsidRDefault="00BF1566" w:rsidP="00BF1566">
      <w:pPr>
        <w:pStyle w:val="Normal3f050afc"/>
        <w:ind w:left="560" w:firstLineChars="0" w:firstLine="419"/>
      </w:pPr>
      <w:r>
        <w:rPr>
          <w:rFonts w:hint="eastAsia"/>
        </w:rPr>
        <w:t>2.</w:t>
      </w:r>
      <w:r>
        <w:rPr>
          <w:rFonts w:hint="eastAsia"/>
        </w:rPr>
        <w:t>业务系统调用密码服务平台对称解密接口，将密文数据作为参数传入。</w:t>
      </w:r>
    </w:p>
    <w:p w14:paraId="33F28531" w14:textId="77777777" w:rsidR="00BF1566" w:rsidRDefault="00BF1566" w:rsidP="00BF1566">
      <w:pPr>
        <w:pStyle w:val="Normal3f050afc"/>
        <w:ind w:left="560" w:firstLineChars="0" w:firstLine="419"/>
      </w:pPr>
      <w:r>
        <w:rPr>
          <w:rFonts w:hint="eastAsia"/>
        </w:rPr>
        <w:t>3.</w:t>
      </w:r>
      <w:r>
        <w:rPr>
          <w:rFonts w:hint="eastAsia"/>
        </w:rPr>
        <w:t>密服平台将明文数据返回给业务系统。</w:t>
      </w:r>
    </w:p>
    <w:p w14:paraId="79EC8842" w14:textId="77777777" w:rsidR="00BF1566" w:rsidRDefault="00BF1566" w:rsidP="00BF1566">
      <w:pPr>
        <w:pStyle w:val="Normal158b0944"/>
        <w:ind w:firstLineChars="0" w:firstLine="0"/>
        <w:rPr>
          <w:sz w:val="21"/>
          <w:szCs w:val="21"/>
        </w:rPr>
      </w:pPr>
    </w:p>
    <w:p w14:paraId="0234358E" w14:textId="77777777" w:rsidR="00BF1566" w:rsidRDefault="00BF1566" w:rsidP="00BF1566">
      <w:pPr>
        <w:pStyle w:val="Normal158b0944"/>
        <w:numPr>
          <w:ilvl w:val="0"/>
          <w:numId w:val="5"/>
        </w:numPr>
        <w:ind w:firstLine="560"/>
      </w:pPr>
      <w:r>
        <w:t>重要数据存储完整性：</w:t>
      </w:r>
      <w:r>
        <w:rPr>
          <w:rFonts w:hint="eastAsia"/>
        </w:rPr>
        <w:t>在密码基础设施区部署具有商密资质的服务器密码机和国密安全密码应用中间件，</w:t>
      </w:r>
      <w:r>
        <w:rPr>
          <w:rFonts w:hint="eastAsia"/>
          <w:highlight w:val="yellow"/>
        </w:rPr>
        <w:t>国密安全密码应用中间件采用插件模式</w:t>
      </w:r>
      <w:r>
        <w:rPr>
          <w:rFonts w:hint="eastAsia"/>
        </w:rPr>
        <w:t>，业务系统通过国密安全密码应用中间件调用服务器密码机，使用</w:t>
      </w:r>
      <w:r>
        <w:rPr>
          <w:rFonts w:hint="eastAsia"/>
        </w:rPr>
        <w:t>HMAC-SM3</w:t>
      </w:r>
      <w:r>
        <w:rPr>
          <w:rFonts w:hint="eastAsia"/>
        </w:rPr>
        <w:t>对业务系统中的重要数据进行存储完整性保护，定期校验数据存储完整性，防止其被非授权篡改</w:t>
      </w:r>
      <w:r>
        <w:t>。</w:t>
      </w:r>
    </w:p>
    <w:p w14:paraId="27F73984" w14:textId="77777777" w:rsidR="00BF1566" w:rsidRDefault="00BF1566" w:rsidP="00BF1566">
      <w:pPr>
        <w:pStyle w:val="Normal3f050afc"/>
        <w:ind w:left="560" w:firstLineChars="0" w:firstLine="0"/>
      </w:pPr>
      <w:r>
        <w:rPr>
          <w:rFonts w:hint="eastAsia"/>
          <w:noProof/>
        </w:rPr>
        <w:lastRenderedPageBreak/>
        <w:drawing>
          <wp:inline distT="0" distB="0" distL="114300" distR="114300" wp14:anchorId="7DF25B01" wp14:editId="559A41C7">
            <wp:extent cx="4774565" cy="3818890"/>
            <wp:effectExtent l="0" t="0" r="635" b="3810"/>
            <wp:docPr id="8" name="图片 8" descr="完整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完整性"/>
                    <pic:cNvPicPr>
                      <a:picLocks noChangeAspect="1"/>
                    </pic:cNvPicPr>
                  </pic:nvPicPr>
                  <pic:blipFill>
                    <a:blip r:embed="rId12"/>
                    <a:srcRect l="17082"/>
                    <a:stretch>
                      <a:fillRect/>
                    </a:stretch>
                  </pic:blipFill>
                  <pic:spPr>
                    <a:xfrm>
                      <a:off x="0" y="0"/>
                      <a:ext cx="4774565" cy="3818890"/>
                    </a:xfrm>
                    <a:prstGeom prst="rect">
                      <a:avLst/>
                    </a:prstGeom>
                  </pic:spPr>
                </pic:pic>
              </a:graphicData>
            </a:graphic>
          </wp:inline>
        </w:drawing>
      </w:r>
    </w:p>
    <w:p w14:paraId="526647E2" w14:textId="77777777" w:rsidR="00BF1566" w:rsidRDefault="00BF1566" w:rsidP="00BF1566">
      <w:pPr>
        <w:pStyle w:val="Normal3f050afc"/>
        <w:ind w:left="560" w:firstLineChars="0" w:firstLine="0"/>
        <w:jc w:val="center"/>
        <w:rPr>
          <w:sz w:val="24"/>
          <w:szCs w:val="24"/>
        </w:rPr>
      </w:pPr>
      <w:r>
        <w:rPr>
          <w:sz w:val="24"/>
          <w:szCs w:val="24"/>
        </w:rPr>
        <w:t>图</w:t>
      </w:r>
      <w:r>
        <w:rPr>
          <w:sz w:val="24"/>
          <w:szCs w:val="24"/>
        </w:rPr>
        <w:t xml:space="preserve"> </w:t>
      </w:r>
      <w:r>
        <w:rPr>
          <w:rFonts w:hint="eastAsia"/>
          <w:sz w:val="24"/>
          <w:szCs w:val="24"/>
        </w:rPr>
        <w:t>4</w:t>
      </w:r>
      <w:r>
        <w:rPr>
          <w:sz w:val="24"/>
          <w:szCs w:val="24"/>
        </w:rPr>
        <w:t xml:space="preserve"> </w:t>
      </w:r>
      <w:r>
        <w:rPr>
          <w:sz w:val="24"/>
          <w:szCs w:val="24"/>
        </w:rPr>
        <w:t>重要数据存储完整性保护</w:t>
      </w:r>
    </w:p>
    <w:p w14:paraId="38E08C28" w14:textId="77777777" w:rsidR="00BF1566" w:rsidRDefault="00BF1566" w:rsidP="00BF1566">
      <w:pPr>
        <w:pStyle w:val="Normal3f050afc"/>
        <w:ind w:left="560" w:firstLineChars="0" w:firstLine="0"/>
        <w:rPr>
          <w:szCs w:val="28"/>
        </w:rPr>
      </w:pPr>
      <w:r>
        <w:rPr>
          <w:rFonts w:hint="eastAsia"/>
          <w:szCs w:val="28"/>
        </w:rPr>
        <w:t>MAC</w:t>
      </w:r>
      <w:r>
        <w:rPr>
          <w:rFonts w:hint="eastAsia"/>
          <w:szCs w:val="28"/>
        </w:rPr>
        <w:t>计算业务流程说明：</w:t>
      </w:r>
    </w:p>
    <w:p w14:paraId="196DB951" w14:textId="77777777" w:rsidR="00BF1566" w:rsidRDefault="00BF1566" w:rsidP="00BF1566">
      <w:pPr>
        <w:pStyle w:val="Normal3f050afc"/>
        <w:ind w:left="560" w:firstLineChars="0" w:firstLine="419"/>
        <w:rPr>
          <w:szCs w:val="28"/>
        </w:rPr>
      </w:pPr>
      <w:r>
        <w:rPr>
          <w:rFonts w:hint="eastAsia"/>
          <w:szCs w:val="28"/>
        </w:rPr>
        <w:t>1.</w:t>
      </w:r>
      <w:r>
        <w:rPr>
          <w:rFonts w:hint="eastAsia"/>
          <w:szCs w:val="28"/>
        </w:rPr>
        <w:t>业务系统调用密码服务平台</w:t>
      </w:r>
      <w:r>
        <w:rPr>
          <w:rFonts w:hint="eastAsia"/>
          <w:szCs w:val="28"/>
        </w:rPr>
        <w:t>MAC</w:t>
      </w:r>
      <w:r>
        <w:rPr>
          <w:rFonts w:hint="eastAsia"/>
          <w:szCs w:val="28"/>
        </w:rPr>
        <w:t>计算接口，将明文数据作为参数传入。</w:t>
      </w:r>
    </w:p>
    <w:p w14:paraId="216B29A6" w14:textId="77777777" w:rsidR="00BF1566" w:rsidRDefault="00BF1566" w:rsidP="00BF1566">
      <w:pPr>
        <w:pStyle w:val="Normal3f050afc"/>
        <w:ind w:left="560" w:firstLineChars="0" w:firstLine="419"/>
        <w:rPr>
          <w:szCs w:val="28"/>
        </w:rPr>
      </w:pPr>
      <w:r>
        <w:rPr>
          <w:rFonts w:hint="eastAsia"/>
          <w:szCs w:val="28"/>
        </w:rPr>
        <w:t>2.</w:t>
      </w:r>
      <w:r>
        <w:rPr>
          <w:rFonts w:hint="eastAsia"/>
          <w:szCs w:val="28"/>
        </w:rPr>
        <w:t>密服平台将</w:t>
      </w:r>
      <w:r>
        <w:rPr>
          <w:rFonts w:hint="eastAsia"/>
          <w:szCs w:val="28"/>
        </w:rPr>
        <w:t>MAC</w:t>
      </w:r>
      <w:r>
        <w:rPr>
          <w:rFonts w:hint="eastAsia"/>
          <w:szCs w:val="28"/>
        </w:rPr>
        <w:t>值返回给业务系统。</w:t>
      </w:r>
    </w:p>
    <w:p w14:paraId="27299B40" w14:textId="77777777" w:rsidR="00BF1566" w:rsidRDefault="00BF1566" w:rsidP="00BF1566">
      <w:pPr>
        <w:pStyle w:val="Normal3f050afc"/>
        <w:ind w:left="560" w:firstLineChars="0" w:firstLine="419"/>
        <w:rPr>
          <w:szCs w:val="28"/>
        </w:rPr>
      </w:pPr>
      <w:r>
        <w:rPr>
          <w:rFonts w:hint="eastAsia"/>
          <w:szCs w:val="28"/>
        </w:rPr>
        <w:t>3.</w:t>
      </w:r>
      <w:r>
        <w:rPr>
          <w:rFonts w:hint="eastAsia"/>
          <w:szCs w:val="28"/>
        </w:rPr>
        <w:t>业务系统将</w:t>
      </w:r>
      <w:r>
        <w:rPr>
          <w:rFonts w:hint="eastAsia"/>
          <w:szCs w:val="28"/>
        </w:rPr>
        <w:t>MAC</w:t>
      </w:r>
      <w:r>
        <w:rPr>
          <w:rFonts w:hint="eastAsia"/>
          <w:szCs w:val="28"/>
        </w:rPr>
        <w:t>值存储到数据库。</w:t>
      </w:r>
    </w:p>
    <w:p w14:paraId="0235A6D8" w14:textId="77777777" w:rsidR="00BF1566" w:rsidRDefault="00BF1566" w:rsidP="00BF1566">
      <w:pPr>
        <w:pStyle w:val="Normal3f050afc"/>
        <w:ind w:left="560" w:firstLineChars="0" w:firstLine="419"/>
        <w:rPr>
          <w:szCs w:val="28"/>
        </w:rPr>
      </w:pPr>
      <w:r>
        <w:rPr>
          <w:rFonts w:hint="eastAsia"/>
          <w:szCs w:val="28"/>
        </w:rPr>
        <w:t>MAC</w:t>
      </w:r>
      <w:r>
        <w:rPr>
          <w:rFonts w:hint="eastAsia"/>
          <w:szCs w:val="28"/>
        </w:rPr>
        <w:t>验证业务流程说明：</w:t>
      </w:r>
    </w:p>
    <w:p w14:paraId="5F4E4F9C" w14:textId="77777777" w:rsidR="00BF1566" w:rsidRDefault="00BF1566" w:rsidP="00BF1566">
      <w:pPr>
        <w:pStyle w:val="Normal3f050afc"/>
        <w:ind w:left="560" w:firstLineChars="0" w:firstLine="419"/>
        <w:rPr>
          <w:szCs w:val="28"/>
        </w:rPr>
      </w:pPr>
      <w:r>
        <w:rPr>
          <w:rFonts w:hint="eastAsia"/>
          <w:szCs w:val="28"/>
        </w:rPr>
        <w:t>1.</w:t>
      </w:r>
      <w:r>
        <w:rPr>
          <w:rFonts w:hint="eastAsia"/>
          <w:szCs w:val="28"/>
        </w:rPr>
        <w:t>业务系统从数据库获取需验证数据的对应</w:t>
      </w:r>
      <w:r>
        <w:rPr>
          <w:rFonts w:hint="eastAsia"/>
          <w:szCs w:val="28"/>
        </w:rPr>
        <w:t>MAC</w:t>
      </w:r>
      <w:r>
        <w:rPr>
          <w:rFonts w:hint="eastAsia"/>
          <w:szCs w:val="28"/>
        </w:rPr>
        <w:t>值。</w:t>
      </w:r>
    </w:p>
    <w:p w14:paraId="5A50F4C8" w14:textId="77777777" w:rsidR="00BF1566" w:rsidRDefault="00BF1566" w:rsidP="00BF1566">
      <w:pPr>
        <w:pStyle w:val="Normal3f050afc"/>
        <w:ind w:left="560" w:firstLineChars="0" w:firstLine="419"/>
        <w:rPr>
          <w:szCs w:val="28"/>
        </w:rPr>
      </w:pPr>
      <w:r>
        <w:rPr>
          <w:rFonts w:hint="eastAsia"/>
          <w:szCs w:val="28"/>
        </w:rPr>
        <w:t>2.</w:t>
      </w:r>
      <w:r>
        <w:rPr>
          <w:rFonts w:hint="eastAsia"/>
          <w:szCs w:val="28"/>
        </w:rPr>
        <w:t>业务系统调用密码服务平台</w:t>
      </w:r>
      <w:r>
        <w:rPr>
          <w:rFonts w:hint="eastAsia"/>
          <w:szCs w:val="28"/>
        </w:rPr>
        <w:t>MAC</w:t>
      </w:r>
      <w:r>
        <w:rPr>
          <w:rFonts w:hint="eastAsia"/>
          <w:szCs w:val="28"/>
        </w:rPr>
        <w:t>验证接口，将原文数据及</w:t>
      </w:r>
      <w:r>
        <w:rPr>
          <w:rFonts w:hint="eastAsia"/>
          <w:szCs w:val="28"/>
        </w:rPr>
        <w:t>MAC</w:t>
      </w:r>
      <w:r>
        <w:rPr>
          <w:rFonts w:hint="eastAsia"/>
          <w:szCs w:val="28"/>
        </w:rPr>
        <w:t>值作为参数传入。</w:t>
      </w:r>
    </w:p>
    <w:p w14:paraId="6ECB76B8" w14:textId="77777777" w:rsidR="00BF1566" w:rsidRDefault="00BF1566" w:rsidP="00BF1566">
      <w:pPr>
        <w:pStyle w:val="Normal3f050afc"/>
        <w:ind w:left="560" w:firstLineChars="0" w:firstLine="419"/>
      </w:pPr>
      <w:r>
        <w:rPr>
          <w:rFonts w:hint="eastAsia"/>
          <w:szCs w:val="28"/>
        </w:rPr>
        <w:t>3.</w:t>
      </w:r>
      <w:r>
        <w:rPr>
          <w:rFonts w:hint="eastAsia"/>
          <w:szCs w:val="28"/>
        </w:rPr>
        <w:t>密服平台将验证结果返回给业务系统。</w:t>
      </w:r>
    </w:p>
    <w:p w14:paraId="0E96576D" w14:textId="77777777" w:rsidR="00BF1566" w:rsidRDefault="00BF1566" w:rsidP="00BF1566">
      <w:pPr>
        <w:pStyle w:val="Normal158b0944"/>
        <w:numPr>
          <w:ilvl w:val="0"/>
          <w:numId w:val="5"/>
        </w:numPr>
        <w:ind w:firstLine="560"/>
      </w:pPr>
      <w:r>
        <w:t>重要数据传输机密性：部署</w:t>
      </w:r>
      <w:r>
        <w:rPr>
          <w:rFonts w:hint="eastAsia"/>
        </w:rPr>
        <w:t>已通过商用密码机构认证的</w:t>
      </w:r>
      <w:r>
        <w:rPr>
          <w:rFonts w:hint="eastAsia"/>
        </w:rPr>
        <w:t>SSL VPN</w:t>
      </w:r>
      <w:r>
        <w:rPr>
          <w:rFonts w:hint="eastAsia"/>
        </w:rPr>
        <w:t>安全网关</w:t>
      </w:r>
      <w:r>
        <w:t>，复用网络和通信层面搭建的国密</w:t>
      </w:r>
      <w:r>
        <w:t>SSL</w:t>
      </w:r>
      <w:r>
        <w:t>安全通信链路对重要数据传输进行机密性保护。</w:t>
      </w:r>
    </w:p>
    <w:p w14:paraId="38A49756" w14:textId="77777777" w:rsidR="00BF1566" w:rsidRDefault="00BF1566" w:rsidP="00BF1566">
      <w:pPr>
        <w:pStyle w:val="Normal158b0944"/>
        <w:numPr>
          <w:ilvl w:val="0"/>
          <w:numId w:val="5"/>
        </w:numPr>
        <w:ind w:firstLine="560"/>
        <w:rPr>
          <w:rFonts w:ascii="仿宋" w:hAnsi="仿宋" w:cs="仿宋" w:hint="eastAsia"/>
          <w:b/>
          <w:bCs/>
          <w:szCs w:val="28"/>
        </w:rPr>
      </w:pPr>
      <w:r>
        <w:lastRenderedPageBreak/>
        <w:t>重要数据传输完整性：部署</w:t>
      </w:r>
      <w:r>
        <w:rPr>
          <w:rFonts w:hint="eastAsia"/>
        </w:rPr>
        <w:t>已通过商用密码机构认证的</w:t>
      </w:r>
      <w:r>
        <w:rPr>
          <w:rFonts w:hint="eastAsia"/>
        </w:rPr>
        <w:t>SSL VPN</w:t>
      </w:r>
      <w:r>
        <w:rPr>
          <w:rFonts w:hint="eastAsia"/>
        </w:rPr>
        <w:t>安全网关</w:t>
      </w:r>
      <w:r>
        <w:t>，复用网络和通信层面搭建的国密</w:t>
      </w:r>
      <w:r>
        <w:t>SSL</w:t>
      </w:r>
      <w:r>
        <w:t>安全通信链路对重要数据传输进行</w:t>
      </w:r>
      <w:r>
        <w:rPr>
          <w:rFonts w:hint="eastAsia"/>
        </w:rPr>
        <w:t>完整性</w:t>
      </w:r>
      <w:r>
        <w:t>保护。</w:t>
      </w:r>
    </w:p>
    <w:p w14:paraId="1D4E9490" w14:textId="77777777" w:rsidR="00BF1566" w:rsidRDefault="00BF1566" w:rsidP="00BF1566">
      <w:pPr>
        <w:pStyle w:val="Normal158b0944"/>
        <w:numPr>
          <w:ilvl w:val="0"/>
          <w:numId w:val="5"/>
        </w:numPr>
        <w:ind w:firstLine="560"/>
        <w:rPr>
          <w:rFonts w:ascii="仿宋" w:hAnsi="仿宋" w:cs="仿宋" w:hint="eastAsia"/>
          <w:b/>
          <w:bCs/>
          <w:szCs w:val="28"/>
        </w:rPr>
      </w:pPr>
      <w:r>
        <w:t>不可否认性：</w:t>
      </w:r>
      <w:r>
        <w:rPr>
          <w:rFonts w:hint="eastAsia"/>
        </w:rPr>
        <w:t>本系统不涉及法律责任认定的应用场景，在本次密码应用改造及测评时，作不适用项处理</w:t>
      </w:r>
      <w:r>
        <w:t>。</w:t>
      </w:r>
    </w:p>
    <w:p w14:paraId="6AA61560" w14:textId="77777777" w:rsidR="00BF1566" w:rsidRDefault="00BF1566" w:rsidP="00BF1566">
      <w:pPr>
        <w:ind w:firstLineChars="200" w:firstLine="560"/>
        <w:rPr>
          <w:rFonts w:ascii="仿宋" w:eastAsia="仿宋" w:hAnsi="仿宋" w:cs="仿宋" w:hint="eastAsia"/>
          <w:sz w:val="28"/>
          <w:szCs w:val="28"/>
          <w:highlight w:val="yellow"/>
          <w:lang w:eastAsia="zh-CN"/>
        </w:rPr>
      </w:pPr>
      <w:r>
        <w:rPr>
          <w:rFonts w:ascii="仿宋" w:eastAsia="仿宋" w:hAnsi="仿宋" w:cs="仿宋" w:hint="eastAsia"/>
          <w:sz w:val="28"/>
          <w:szCs w:val="28"/>
          <w:highlight w:val="yellow"/>
          <w:lang w:eastAsia="zh-CN"/>
        </w:rPr>
        <w:t>{1.对于关键的操作行为，{操作者/应用系统}使用电子印章对关键操作行为和内容进行SM2算法/RSA算法的数字签名，签名内容为原数据的哈希值，签名主体为系统关键操作人员，签名位置为文件/网页，并由服务器端调用时间戳服务器加盖时间戳，把签名值、时间戳存到数据库。</w:t>
      </w:r>
    </w:p>
    <w:p w14:paraId="008F0581" w14:textId="77777777" w:rsidR="00BF1566" w:rsidRDefault="00BF1566" w:rsidP="00BF1566">
      <w:pPr>
        <w:ind w:firstLineChars="200" w:firstLine="560"/>
        <w:rPr>
          <w:rFonts w:ascii="仿宋" w:eastAsia="仿宋" w:hAnsi="仿宋" w:cs="仿宋" w:hint="eastAsia"/>
          <w:sz w:val="28"/>
          <w:szCs w:val="28"/>
          <w:highlight w:val="yellow"/>
          <w:lang w:eastAsia="zh-CN"/>
        </w:rPr>
      </w:pPr>
      <w:r>
        <w:rPr>
          <w:rFonts w:ascii="仿宋" w:eastAsia="仿宋" w:hAnsi="仿宋" w:cs="仿宋" w:hint="eastAsia"/>
          <w:sz w:val="28"/>
          <w:szCs w:val="28"/>
          <w:highlight w:val="yellow"/>
          <w:lang w:eastAsia="zh-CN"/>
        </w:rPr>
        <w:t>在验证操作行为时，调用XX{密码设备名称，如签名验签服务器}对签名值进行验证，调用时间戳服务器校验时间戳，以此来实现关键操作的不可否认性。所使用的密码产品（UKey、时间戳服务器以及XX{密码设备名称，如签名验签服务器}）经商用密码认证机构认证合格，且满足密码模块第二级安全要求。</w:t>
      </w:r>
    </w:p>
    <w:p w14:paraId="09D2E27C" w14:textId="77777777" w:rsidR="00BF1566" w:rsidRDefault="00BF1566" w:rsidP="00BF1566">
      <w:pPr>
        <w:ind w:firstLineChars="200" w:firstLine="560"/>
        <w:rPr>
          <w:rFonts w:ascii="仿宋" w:eastAsia="仿宋" w:hAnsi="仿宋" w:cs="仿宋" w:hint="eastAsia"/>
          <w:sz w:val="28"/>
          <w:szCs w:val="28"/>
          <w:highlight w:val="yellow"/>
          <w:lang w:eastAsia="zh-CN"/>
        </w:rPr>
      </w:pPr>
      <w:r>
        <w:rPr>
          <w:rFonts w:ascii="仿宋" w:eastAsia="仿宋" w:hAnsi="仿宋" w:cs="仿宋" w:hint="eastAsia"/>
          <w:sz w:val="28"/>
          <w:szCs w:val="28"/>
          <w:highlight w:val="yellow"/>
          <w:lang w:eastAsia="zh-CN"/>
        </w:rPr>
        <w:t>【病例、处方单、凭证等文件和文书，通过电子签章实现不可否认性】3.应用系统输出的{病例、处方单、凭证等文件和文书}），使用签发单位/签发人的电子印章，通过电子签章系统，对{病例、处方单、凭证等文件和文书}进行电子签章，签名算法为SM3+SM2，签名主体为公众用户，签名位置为文件或文书指定签名位置。</w:t>
      </w:r>
    </w:p>
    <w:p w14:paraId="7A47607F" w14:textId="77777777" w:rsidR="00BF1566" w:rsidRDefault="00BF1566" w:rsidP="00BF1566">
      <w:pPr>
        <w:ind w:firstLineChars="200" w:firstLine="560"/>
        <w:rPr>
          <w:rFonts w:ascii="仿宋" w:eastAsia="仿宋" w:hAnsi="仿宋" w:cs="仿宋" w:hint="eastAsia"/>
          <w:sz w:val="28"/>
          <w:szCs w:val="28"/>
          <w:highlight w:val="yellow"/>
          <w:lang w:eastAsia="zh-CN"/>
        </w:rPr>
      </w:pPr>
      <w:r>
        <w:rPr>
          <w:rFonts w:ascii="仿宋" w:eastAsia="仿宋" w:hAnsi="仿宋" w:cs="仿宋" w:hint="eastAsia"/>
          <w:sz w:val="28"/>
          <w:szCs w:val="28"/>
          <w:highlight w:val="yellow"/>
          <w:lang w:eastAsia="zh-CN"/>
        </w:rPr>
        <w:t>验证相关文件或文书时，通过调用安全电子签章系统进行验证，使用公钥验证电子签名值，实现关键操作的不可否认性。所使用的Ukey、安全电子签章系统经商用密码认证机构认证合格，其组件满</w:t>
      </w:r>
      <w:r>
        <w:rPr>
          <w:rFonts w:ascii="仿宋" w:eastAsia="仿宋" w:hAnsi="仿宋" w:cs="仿宋" w:hint="eastAsia"/>
          <w:sz w:val="28"/>
          <w:szCs w:val="28"/>
          <w:highlight w:val="yellow"/>
          <w:lang w:eastAsia="zh-CN"/>
        </w:rPr>
        <w:lastRenderedPageBreak/>
        <w:t>足密码模块第二级安全要求，证书由合规的密码服务机构签发。}</w:t>
      </w:r>
    </w:p>
    <w:p w14:paraId="1F4DEF59" w14:textId="77777777" w:rsidR="00BF1566" w:rsidRDefault="00BF1566" w:rsidP="00BF1566">
      <w:pPr>
        <w:ind w:firstLineChars="200" w:firstLine="562"/>
        <w:rPr>
          <w:rFonts w:ascii="仿宋" w:eastAsia="仿宋" w:hAnsi="仿宋" w:cs="仿宋" w:hint="eastAsia"/>
          <w:sz w:val="28"/>
          <w:szCs w:val="28"/>
          <w:lang w:eastAsia="zh-CN"/>
        </w:rPr>
      </w:pPr>
      <w:r>
        <w:rPr>
          <w:rFonts w:ascii="仿宋" w:eastAsia="仿宋" w:hAnsi="仿宋" w:cs="仿宋" w:hint="eastAsia"/>
          <w:b/>
          <w:bCs/>
          <w:sz w:val="28"/>
          <w:szCs w:val="28"/>
          <w:highlight w:val="yellow"/>
          <w:lang w:eastAsia="zh-CN"/>
        </w:rPr>
        <w:t>（添加流程）</w:t>
      </w:r>
    </w:p>
    <w:p w14:paraId="0BE3E74D" w14:textId="77777777" w:rsidR="00BF1566" w:rsidRDefault="00BF1566" w:rsidP="00BF1566">
      <w:pPr>
        <w:pStyle w:val="a9"/>
        <w:ind w:left="0" w:firstLineChars="200" w:firstLine="562"/>
        <w:rPr>
          <w:rFonts w:cs="仿宋" w:hint="eastAsia"/>
          <w:b/>
          <w:bCs/>
          <w:lang w:eastAsia="zh-CN"/>
        </w:rPr>
      </w:pPr>
      <w:r>
        <w:rPr>
          <w:rFonts w:cs="仿宋" w:hint="eastAsia"/>
          <w:b/>
          <w:bCs/>
          <w:lang w:eastAsia="zh-CN"/>
        </w:rPr>
        <w:t>密钥管理策略：</w:t>
      </w:r>
    </w:p>
    <w:p w14:paraId="412D30C4" w14:textId="77777777" w:rsidR="00BF1566" w:rsidRDefault="00BF1566" w:rsidP="00BF1566">
      <w:pPr>
        <w:pStyle w:val="a9"/>
        <w:ind w:left="0" w:firstLineChars="200" w:firstLine="560"/>
        <w:rPr>
          <w:rFonts w:cs="仿宋" w:hint="eastAsia"/>
          <w:lang w:eastAsia="zh-CN"/>
        </w:rPr>
      </w:pPr>
      <w:r>
        <w:rPr>
          <w:rFonts w:cs="仿宋" w:hint="eastAsia"/>
          <w:lang w:eastAsia="zh-CN"/>
        </w:rPr>
        <w:t>1)密钥管理</w:t>
      </w:r>
    </w:p>
    <w:tbl>
      <w:tblPr>
        <w:tblW w:w="8525" w:type="dxa"/>
        <w:jc w:val="cente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677"/>
        <w:gridCol w:w="1701"/>
        <w:gridCol w:w="1593"/>
        <w:gridCol w:w="2660"/>
        <w:gridCol w:w="1894"/>
      </w:tblGrid>
      <w:tr w:rsidR="00BF1566" w14:paraId="526ED640" w14:textId="77777777" w:rsidTr="00061BC7">
        <w:trPr>
          <w:trHeight w:val="152"/>
          <w:tblHeader/>
          <w:jc w:val="center"/>
        </w:trPr>
        <w:tc>
          <w:tcPr>
            <w:tcW w:w="677" w:type="dxa"/>
            <w:shd w:val="clear" w:color="auto" w:fill="auto"/>
            <w:vAlign w:val="center"/>
          </w:tcPr>
          <w:p w14:paraId="7DB4A717" w14:textId="77777777" w:rsidR="00BF1566" w:rsidRDefault="00BF1566" w:rsidP="00061BC7">
            <w:pPr>
              <w:pStyle w:val="-ed9af0e5"/>
              <w:rPr>
                <w:b/>
                <w:bCs/>
                <w:sz w:val="28"/>
              </w:rPr>
            </w:pPr>
            <w:r>
              <w:rPr>
                <w:rFonts w:hint="eastAsia"/>
                <w:b/>
                <w:bCs/>
                <w:sz w:val="28"/>
              </w:rPr>
              <w:t>序号</w:t>
            </w:r>
          </w:p>
          <w:p w14:paraId="167B2009" w14:textId="77777777" w:rsidR="00BF1566" w:rsidRDefault="00BF1566" w:rsidP="00061BC7">
            <w:pPr>
              <w:pStyle w:val="-ed9af0e5"/>
              <w:rPr>
                <w:bCs/>
                <w:sz w:val="28"/>
              </w:rPr>
            </w:pPr>
          </w:p>
        </w:tc>
        <w:tc>
          <w:tcPr>
            <w:tcW w:w="1701" w:type="dxa"/>
            <w:shd w:val="clear" w:color="auto" w:fill="auto"/>
            <w:vAlign w:val="center"/>
          </w:tcPr>
          <w:p w14:paraId="0C88A45B" w14:textId="77777777" w:rsidR="00BF1566" w:rsidRDefault="00BF1566" w:rsidP="00061BC7">
            <w:pPr>
              <w:pStyle w:val="-ed9af0e5"/>
              <w:rPr>
                <w:bCs/>
                <w:sz w:val="28"/>
              </w:rPr>
            </w:pPr>
            <w:r>
              <w:rPr>
                <w:rFonts w:hint="eastAsia"/>
                <w:b/>
                <w:bCs/>
                <w:sz w:val="28"/>
              </w:rPr>
              <w:t>密钥名称</w:t>
            </w:r>
          </w:p>
        </w:tc>
        <w:tc>
          <w:tcPr>
            <w:tcW w:w="1593" w:type="dxa"/>
            <w:shd w:val="clear" w:color="auto" w:fill="auto"/>
            <w:vAlign w:val="center"/>
          </w:tcPr>
          <w:p w14:paraId="7115FB8A" w14:textId="77777777" w:rsidR="00BF1566" w:rsidRDefault="00BF1566" w:rsidP="00061BC7">
            <w:pPr>
              <w:pStyle w:val="-ed9af0e5"/>
              <w:rPr>
                <w:bCs/>
                <w:sz w:val="28"/>
              </w:rPr>
            </w:pPr>
            <w:r>
              <w:rPr>
                <w:rFonts w:hint="eastAsia"/>
                <w:b/>
                <w:bCs/>
                <w:sz w:val="28"/>
              </w:rPr>
              <w:t>算法</w:t>
            </w:r>
          </w:p>
        </w:tc>
        <w:tc>
          <w:tcPr>
            <w:tcW w:w="2660" w:type="dxa"/>
            <w:shd w:val="clear" w:color="auto" w:fill="auto"/>
            <w:vAlign w:val="center"/>
          </w:tcPr>
          <w:p w14:paraId="735FDE15" w14:textId="77777777" w:rsidR="00BF1566" w:rsidRDefault="00BF1566" w:rsidP="00061BC7">
            <w:pPr>
              <w:pStyle w:val="-ed9af0e5"/>
              <w:rPr>
                <w:bCs/>
                <w:sz w:val="28"/>
              </w:rPr>
            </w:pPr>
            <w:r>
              <w:rPr>
                <w:rFonts w:hint="eastAsia"/>
                <w:b/>
                <w:bCs/>
                <w:sz w:val="28"/>
              </w:rPr>
              <w:t>用途</w:t>
            </w:r>
          </w:p>
        </w:tc>
        <w:tc>
          <w:tcPr>
            <w:tcW w:w="1894" w:type="dxa"/>
            <w:shd w:val="clear" w:color="auto" w:fill="auto"/>
            <w:vAlign w:val="center"/>
          </w:tcPr>
          <w:p w14:paraId="3FD7BCB2" w14:textId="77777777" w:rsidR="00BF1566" w:rsidRDefault="00BF1566" w:rsidP="00061BC7">
            <w:pPr>
              <w:pStyle w:val="-ed9af0e5"/>
              <w:rPr>
                <w:bCs/>
                <w:sz w:val="28"/>
              </w:rPr>
            </w:pPr>
            <w:r>
              <w:rPr>
                <w:rFonts w:hint="eastAsia"/>
                <w:b/>
                <w:bCs/>
                <w:sz w:val="28"/>
              </w:rPr>
              <w:t>存储位置</w:t>
            </w:r>
          </w:p>
        </w:tc>
      </w:tr>
      <w:tr w:rsidR="00BF1566" w14:paraId="4D1CA1E1" w14:textId="77777777" w:rsidTr="00061BC7">
        <w:trPr>
          <w:trHeight w:val="152"/>
          <w:tblHeader/>
          <w:jc w:val="center"/>
        </w:trPr>
        <w:tc>
          <w:tcPr>
            <w:tcW w:w="677" w:type="dxa"/>
            <w:shd w:val="clear" w:color="auto" w:fill="auto"/>
            <w:vAlign w:val="center"/>
          </w:tcPr>
          <w:p w14:paraId="011E2A13" w14:textId="77777777" w:rsidR="00BF1566" w:rsidRDefault="00BF1566" w:rsidP="00061BC7">
            <w:pPr>
              <w:pStyle w:val="-ed9af0e5"/>
              <w:jc w:val="both"/>
              <w:rPr>
                <w:bCs/>
                <w:sz w:val="28"/>
              </w:rPr>
            </w:pPr>
            <w:r>
              <w:rPr>
                <w:rFonts w:hint="eastAsia"/>
                <w:bCs/>
                <w:sz w:val="28"/>
              </w:rPr>
              <w:t>1</w:t>
            </w:r>
          </w:p>
        </w:tc>
        <w:tc>
          <w:tcPr>
            <w:tcW w:w="1701" w:type="dxa"/>
            <w:shd w:val="clear" w:color="auto" w:fill="auto"/>
            <w:vAlign w:val="center"/>
          </w:tcPr>
          <w:p w14:paraId="7D40BFB0" w14:textId="77777777" w:rsidR="00BF1566" w:rsidRDefault="00BF1566" w:rsidP="00061BC7">
            <w:pPr>
              <w:spacing w:beforeLines="30" w:before="93" w:afterLines="30" w:after="93" w:line="240" w:lineRule="exact"/>
              <w:rPr>
                <w:rFonts w:hint="eastAsia"/>
                <w:bCs/>
                <w:lang w:eastAsia="zh-CN"/>
              </w:rPr>
            </w:pPr>
            <w:r>
              <w:rPr>
                <w:rFonts w:hint="eastAsia"/>
                <w:bCs/>
                <w:lang w:eastAsia="zh-CN"/>
              </w:rPr>
              <w:t>重要数据传输机密性保护密钥</w:t>
            </w:r>
          </w:p>
        </w:tc>
        <w:tc>
          <w:tcPr>
            <w:tcW w:w="1593" w:type="dxa"/>
            <w:shd w:val="clear" w:color="auto" w:fill="auto"/>
            <w:vAlign w:val="center"/>
          </w:tcPr>
          <w:p w14:paraId="3806CA43" w14:textId="77777777" w:rsidR="00BF1566" w:rsidRDefault="00BF1566" w:rsidP="00061BC7">
            <w:pPr>
              <w:pStyle w:val="-ed9af0e5"/>
              <w:jc w:val="both"/>
              <w:rPr>
                <w:bCs/>
                <w:sz w:val="28"/>
              </w:rPr>
            </w:pPr>
            <w:r>
              <w:rPr>
                <w:bCs/>
                <w:sz w:val="28"/>
              </w:rPr>
              <w:t>S</w:t>
            </w:r>
            <w:r>
              <w:rPr>
                <w:rFonts w:hint="eastAsia"/>
                <w:bCs/>
                <w:sz w:val="28"/>
              </w:rPr>
              <w:t>M</w:t>
            </w:r>
            <w:r>
              <w:rPr>
                <w:bCs/>
                <w:sz w:val="28"/>
              </w:rPr>
              <w:t>4</w:t>
            </w:r>
          </w:p>
        </w:tc>
        <w:tc>
          <w:tcPr>
            <w:tcW w:w="2660" w:type="dxa"/>
            <w:shd w:val="clear" w:color="auto" w:fill="auto"/>
            <w:vAlign w:val="center"/>
          </w:tcPr>
          <w:p w14:paraId="778A2D00" w14:textId="77777777" w:rsidR="00BF1566" w:rsidRDefault="00BF1566" w:rsidP="00061BC7">
            <w:pPr>
              <w:pStyle w:val="-ed9af0e5"/>
              <w:jc w:val="both"/>
              <w:rPr>
                <w:bCs/>
                <w:sz w:val="28"/>
              </w:rPr>
            </w:pPr>
            <w:r>
              <w:rPr>
                <w:rFonts w:hint="eastAsia"/>
                <w:bCs/>
                <w:sz w:val="28"/>
              </w:rPr>
              <w:t>用于保护</w:t>
            </w:r>
            <w:r>
              <w:rPr>
                <w:rFonts w:hint="eastAsia"/>
                <w:bCs/>
                <w:sz w:val="28"/>
              </w:rPr>
              <w:t>S</w:t>
            </w:r>
            <w:r>
              <w:rPr>
                <w:bCs/>
                <w:sz w:val="28"/>
              </w:rPr>
              <w:t>SL</w:t>
            </w:r>
            <w:r>
              <w:rPr>
                <w:rFonts w:hint="eastAsia"/>
                <w:bCs/>
                <w:sz w:val="28"/>
              </w:rPr>
              <w:t>通道中重要业务数据的传输机密性</w:t>
            </w:r>
          </w:p>
        </w:tc>
        <w:tc>
          <w:tcPr>
            <w:tcW w:w="1894" w:type="dxa"/>
            <w:shd w:val="clear" w:color="auto" w:fill="auto"/>
            <w:vAlign w:val="center"/>
          </w:tcPr>
          <w:p w14:paraId="0AED4FD7" w14:textId="77777777" w:rsidR="00BF1566" w:rsidRDefault="00BF1566" w:rsidP="00061BC7">
            <w:pPr>
              <w:pStyle w:val="-ed9af0e5"/>
              <w:jc w:val="both"/>
              <w:rPr>
                <w:bCs/>
                <w:sz w:val="28"/>
              </w:rPr>
            </w:pPr>
            <w:r>
              <w:rPr>
                <w:rFonts w:hint="eastAsia"/>
                <w:bCs/>
                <w:sz w:val="28"/>
              </w:rPr>
              <w:t>临时协商，用完销毁</w:t>
            </w:r>
          </w:p>
        </w:tc>
      </w:tr>
      <w:tr w:rsidR="00BF1566" w14:paraId="3B747B77" w14:textId="77777777" w:rsidTr="00061BC7">
        <w:trPr>
          <w:trHeight w:val="152"/>
          <w:tblHeader/>
          <w:jc w:val="center"/>
        </w:trPr>
        <w:tc>
          <w:tcPr>
            <w:tcW w:w="677" w:type="dxa"/>
            <w:shd w:val="clear" w:color="auto" w:fill="auto"/>
            <w:vAlign w:val="center"/>
          </w:tcPr>
          <w:p w14:paraId="5E7B061C" w14:textId="77777777" w:rsidR="00BF1566" w:rsidRDefault="00BF1566" w:rsidP="00061BC7">
            <w:pPr>
              <w:pStyle w:val="-ed9af0e5"/>
              <w:jc w:val="both"/>
              <w:rPr>
                <w:bCs/>
                <w:sz w:val="28"/>
              </w:rPr>
            </w:pPr>
            <w:r>
              <w:rPr>
                <w:rFonts w:hint="eastAsia"/>
                <w:bCs/>
                <w:sz w:val="28"/>
              </w:rPr>
              <w:t>2</w:t>
            </w:r>
          </w:p>
        </w:tc>
        <w:tc>
          <w:tcPr>
            <w:tcW w:w="1701" w:type="dxa"/>
            <w:shd w:val="clear" w:color="auto" w:fill="auto"/>
            <w:vAlign w:val="center"/>
          </w:tcPr>
          <w:p w14:paraId="30A6440D" w14:textId="77777777" w:rsidR="00BF1566" w:rsidRDefault="00BF1566" w:rsidP="00061BC7">
            <w:pPr>
              <w:pStyle w:val="-ed9af0e5"/>
              <w:jc w:val="both"/>
              <w:rPr>
                <w:bCs/>
                <w:sz w:val="28"/>
              </w:rPr>
            </w:pPr>
            <w:r>
              <w:rPr>
                <w:rFonts w:hint="eastAsia"/>
                <w:bCs/>
                <w:sz w:val="28"/>
              </w:rPr>
              <w:t>重要数据传输链路身份鉴别私钥</w:t>
            </w:r>
          </w:p>
        </w:tc>
        <w:tc>
          <w:tcPr>
            <w:tcW w:w="1593" w:type="dxa"/>
            <w:shd w:val="clear" w:color="auto" w:fill="auto"/>
            <w:vAlign w:val="center"/>
          </w:tcPr>
          <w:p w14:paraId="758D856E" w14:textId="77777777" w:rsidR="00BF1566" w:rsidRDefault="00BF1566" w:rsidP="00061BC7">
            <w:pPr>
              <w:pStyle w:val="-ed9af0e5"/>
              <w:jc w:val="both"/>
              <w:rPr>
                <w:bCs/>
                <w:sz w:val="28"/>
              </w:rPr>
            </w:pPr>
            <w:r>
              <w:rPr>
                <w:rFonts w:hint="eastAsia"/>
                <w:bCs/>
                <w:sz w:val="28"/>
              </w:rPr>
              <w:t>S</w:t>
            </w:r>
            <w:r>
              <w:rPr>
                <w:bCs/>
                <w:sz w:val="28"/>
              </w:rPr>
              <w:t>M2</w:t>
            </w:r>
          </w:p>
        </w:tc>
        <w:tc>
          <w:tcPr>
            <w:tcW w:w="2660" w:type="dxa"/>
            <w:shd w:val="clear" w:color="auto" w:fill="auto"/>
            <w:vAlign w:val="center"/>
          </w:tcPr>
          <w:p w14:paraId="5144BD94" w14:textId="77777777" w:rsidR="00BF1566" w:rsidRDefault="00BF1566" w:rsidP="00061BC7">
            <w:pPr>
              <w:pStyle w:val="-ed9af0e5"/>
              <w:jc w:val="both"/>
              <w:rPr>
                <w:bCs/>
                <w:sz w:val="28"/>
              </w:rPr>
            </w:pPr>
            <w:r>
              <w:rPr>
                <w:rFonts w:hint="eastAsia"/>
                <w:bCs/>
                <w:sz w:val="28"/>
              </w:rPr>
              <w:t>用于</w:t>
            </w:r>
            <w:r>
              <w:rPr>
                <w:bCs/>
                <w:sz w:val="28"/>
              </w:rPr>
              <w:t>建立</w:t>
            </w:r>
            <w:r>
              <w:rPr>
                <w:rFonts w:hint="eastAsia"/>
                <w:bCs/>
                <w:sz w:val="28"/>
              </w:rPr>
              <w:t>链路</w:t>
            </w:r>
            <w:r>
              <w:rPr>
                <w:bCs/>
                <w:sz w:val="28"/>
              </w:rPr>
              <w:t>时</w:t>
            </w:r>
            <w:r>
              <w:rPr>
                <w:rFonts w:hint="eastAsia"/>
                <w:bCs/>
                <w:sz w:val="28"/>
              </w:rPr>
              <w:t>S</w:t>
            </w:r>
            <w:r>
              <w:rPr>
                <w:bCs/>
                <w:sz w:val="28"/>
              </w:rPr>
              <w:t>SL</w:t>
            </w:r>
            <w:r>
              <w:rPr>
                <w:rFonts w:hint="eastAsia"/>
                <w:bCs/>
                <w:sz w:val="28"/>
              </w:rPr>
              <w:t>客户端和服务端的身份鉴别</w:t>
            </w:r>
          </w:p>
        </w:tc>
        <w:tc>
          <w:tcPr>
            <w:tcW w:w="1894" w:type="dxa"/>
            <w:shd w:val="clear" w:color="auto" w:fill="auto"/>
            <w:vAlign w:val="center"/>
          </w:tcPr>
          <w:p w14:paraId="5529B0E7" w14:textId="77777777" w:rsidR="00BF1566" w:rsidRDefault="00BF1566" w:rsidP="00061BC7">
            <w:pPr>
              <w:pStyle w:val="-ed9af0e5"/>
              <w:jc w:val="both"/>
              <w:rPr>
                <w:bCs/>
                <w:sz w:val="28"/>
              </w:rPr>
            </w:pPr>
            <w:r>
              <w:rPr>
                <w:rFonts w:hint="eastAsia"/>
                <w:bCs/>
                <w:sz w:val="28"/>
              </w:rPr>
              <w:t>服务端在密码卡、客户端在</w:t>
            </w:r>
            <w:r>
              <w:rPr>
                <w:rFonts w:hint="eastAsia"/>
                <w:bCs/>
                <w:sz w:val="28"/>
              </w:rPr>
              <w:t>U</w:t>
            </w:r>
            <w:r>
              <w:rPr>
                <w:bCs/>
                <w:sz w:val="28"/>
              </w:rPr>
              <w:t>KEY</w:t>
            </w:r>
          </w:p>
        </w:tc>
      </w:tr>
      <w:tr w:rsidR="00BF1566" w14:paraId="6EE37C92" w14:textId="77777777" w:rsidTr="00061BC7">
        <w:trPr>
          <w:trHeight w:val="152"/>
          <w:tblHeader/>
          <w:jc w:val="center"/>
        </w:trPr>
        <w:tc>
          <w:tcPr>
            <w:tcW w:w="677" w:type="dxa"/>
            <w:shd w:val="clear" w:color="auto" w:fill="auto"/>
            <w:vAlign w:val="center"/>
          </w:tcPr>
          <w:p w14:paraId="7EB14D22" w14:textId="77777777" w:rsidR="00BF1566" w:rsidRDefault="00BF1566" w:rsidP="00061BC7">
            <w:pPr>
              <w:pStyle w:val="-ed9af0e5"/>
              <w:jc w:val="both"/>
              <w:rPr>
                <w:bCs/>
                <w:sz w:val="28"/>
              </w:rPr>
            </w:pPr>
            <w:r>
              <w:rPr>
                <w:rFonts w:hint="eastAsia"/>
                <w:bCs/>
                <w:sz w:val="28"/>
              </w:rPr>
              <w:t>3</w:t>
            </w:r>
          </w:p>
        </w:tc>
        <w:tc>
          <w:tcPr>
            <w:tcW w:w="1701" w:type="dxa"/>
            <w:shd w:val="clear" w:color="auto" w:fill="auto"/>
            <w:vAlign w:val="center"/>
          </w:tcPr>
          <w:p w14:paraId="72E90770" w14:textId="77777777" w:rsidR="00BF1566" w:rsidRDefault="00BF1566" w:rsidP="00061BC7">
            <w:pPr>
              <w:pStyle w:val="-ed9af0e5"/>
              <w:jc w:val="both"/>
              <w:rPr>
                <w:bCs/>
                <w:sz w:val="28"/>
              </w:rPr>
            </w:pPr>
            <w:r>
              <w:rPr>
                <w:rFonts w:hint="eastAsia"/>
                <w:bCs/>
                <w:sz w:val="28"/>
              </w:rPr>
              <w:t>重要数据传输链路身份鉴别公钥</w:t>
            </w:r>
          </w:p>
        </w:tc>
        <w:tc>
          <w:tcPr>
            <w:tcW w:w="1593" w:type="dxa"/>
            <w:shd w:val="clear" w:color="auto" w:fill="auto"/>
            <w:vAlign w:val="center"/>
          </w:tcPr>
          <w:p w14:paraId="70CF37B7" w14:textId="77777777" w:rsidR="00BF1566" w:rsidRDefault="00BF1566" w:rsidP="00061BC7">
            <w:pPr>
              <w:pStyle w:val="-ed9af0e5"/>
              <w:jc w:val="both"/>
              <w:rPr>
                <w:bCs/>
                <w:sz w:val="28"/>
              </w:rPr>
            </w:pPr>
            <w:r>
              <w:rPr>
                <w:rFonts w:hint="eastAsia"/>
                <w:bCs/>
                <w:sz w:val="28"/>
              </w:rPr>
              <w:t>S</w:t>
            </w:r>
            <w:r>
              <w:rPr>
                <w:bCs/>
                <w:sz w:val="28"/>
              </w:rPr>
              <w:t>M2</w:t>
            </w:r>
          </w:p>
        </w:tc>
        <w:tc>
          <w:tcPr>
            <w:tcW w:w="2660" w:type="dxa"/>
            <w:shd w:val="clear" w:color="auto" w:fill="auto"/>
            <w:vAlign w:val="center"/>
          </w:tcPr>
          <w:p w14:paraId="58995433" w14:textId="77777777" w:rsidR="00BF1566" w:rsidRDefault="00BF1566" w:rsidP="00061BC7">
            <w:pPr>
              <w:pStyle w:val="-ed9af0e5"/>
              <w:jc w:val="both"/>
              <w:rPr>
                <w:bCs/>
                <w:sz w:val="28"/>
              </w:rPr>
            </w:pPr>
            <w:r>
              <w:rPr>
                <w:rFonts w:hint="eastAsia"/>
                <w:bCs/>
                <w:sz w:val="28"/>
              </w:rPr>
              <w:t>以证书形式使用，用于</w:t>
            </w:r>
            <w:r>
              <w:rPr>
                <w:bCs/>
                <w:sz w:val="28"/>
              </w:rPr>
              <w:t>建立</w:t>
            </w:r>
            <w:r>
              <w:rPr>
                <w:rFonts w:hint="eastAsia"/>
                <w:bCs/>
                <w:sz w:val="28"/>
              </w:rPr>
              <w:t>链路</w:t>
            </w:r>
            <w:r>
              <w:rPr>
                <w:bCs/>
                <w:sz w:val="28"/>
              </w:rPr>
              <w:t>时</w:t>
            </w:r>
            <w:r>
              <w:rPr>
                <w:rFonts w:hint="eastAsia"/>
                <w:bCs/>
                <w:sz w:val="28"/>
              </w:rPr>
              <w:t>S</w:t>
            </w:r>
            <w:r>
              <w:rPr>
                <w:bCs/>
                <w:sz w:val="28"/>
              </w:rPr>
              <w:t>SL</w:t>
            </w:r>
            <w:r>
              <w:rPr>
                <w:rFonts w:hint="eastAsia"/>
                <w:bCs/>
                <w:sz w:val="28"/>
              </w:rPr>
              <w:t>客户端和服务端的身份鉴别</w:t>
            </w:r>
          </w:p>
        </w:tc>
        <w:tc>
          <w:tcPr>
            <w:tcW w:w="1894" w:type="dxa"/>
            <w:shd w:val="clear" w:color="auto" w:fill="auto"/>
            <w:vAlign w:val="center"/>
          </w:tcPr>
          <w:p w14:paraId="0D4017F3" w14:textId="77777777" w:rsidR="00BF1566" w:rsidRDefault="00BF1566" w:rsidP="00061BC7">
            <w:pPr>
              <w:pStyle w:val="-ed9af0e5"/>
              <w:jc w:val="both"/>
              <w:rPr>
                <w:bCs/>
                <w:sz w:val="28"/>
              </w:rPr>
            </w:pPr>
            <w:r>
              <w:rPr>
                <w:rFonts w:hint="eastAsia"/>
                <w:bCs/>
                <w:sz w:val="28"/>
              </w:rPr>
              <w:t>服务端在密码卡、客户端在</w:t>
            </w:r>
            <w:r>
              <w:rPr>
                <w:rFonts w:hint="eastAsia"/>
                <w:bCs/>
                <w:sz w:val="28"/>
              </w:rPr>
              <w:t>U</w:t>
            </w:r>
            <w:r>
              <w:rPr>
                <w:bCs/>
                <w:sz w:val="28"/>
              </w:rPr>
              <w:t>KEY</w:t>
            </w:r>
          </w:p>
        </w:tc>
      </w:tr>
      <w:tr w:rsidR="00BF1566" w14:paraId="6631A248" w14:textId="77777777" w:rsidTr="00061BC7">
        <w:trPr>
          <w:trHeight w:val="152"/>
          <w:tblHeader/>
          <w:jc w:val="center"/>
        </w:trPr>
        <w:tc>
          <w:tcPr>
            <w:tcW w:w="677" w:type="dxa"/>
            <w:shd w:val="clear" w:color="auto" w:fill="auto"/>
            <w:vAlign w:val="center"/>
          </w:tcPr>
          <w:p w14:paraId="282EEF31" w14:textId="77777777" w:rsidR="00BF1566" w:rsidRDefault="00BF1566" w:rsidP="00061BC7">
            <w:pPr>
              <w:pStyle w:val="-ed9af0e5"/>
              <w:jc w:val="both"/>
              <w:rPr>
                <w:bCs/>
                <w:sz w:val="28"/>
              </w:rPr>
            </w:pPr>
            <w:r>
              <w:rPr>
                <w:rFonts w:hint="eastAsia"/>
                <w:bCs/>
                <w:sz w:val="28"/>
              </w:rPr>
              <w:t>4</w:t>
            </w:r>
          </w:p>
        </w:tc>
        <w:tc>
          <w:tcPr>
            <w:tcW w:w="1701" w:type="dxa"/>
            <w:shd w:val="clear" w:color="auto" w:fill="auto"/>
            <w:vAlign w:val="center"/>
          </w:tcPr>
          <w:p w14:paraId="2B9AF1E9" w14:textId="77777777" w:rsidR="00BF1566" w:rsidRDefault="00BF1566" w:rsidP="00061BC7">
            <w:pPr>
              <w:pStyle w:val="-ed9af0e5"/>
              <w:jc w:val="both"/>
              <w:rPr>
                <w:bCs/>
                <w:sz w:val="28"/>
              </w:rPr>
            </w:pPr>
            <w:r>
              <w:rPr>
                <w:rFonts w:hint="eastAsia"/>
                <w:bCs/>
                <w:sz w:val="28"/>
              </w:rPr>
              <w:t>重要数据传输链路密钥协商私钥</w:t>
            </w:r>
          </w:p>
        </w:tc>
        <w:tc>
          <w:tcPr>
            <w:tcW w:w="1593" w:type="dxa"/>
            <w:shd w:val="clear" w:color="auto" w:fill="auto"/>
            <w:vAlign w:val="center"/>
          </w:tcPr>
          <w:p w14:paraId="723F3994" w14:textId="77777777" w:rsidR="00BF1566" w:rsidRDefault="00BF1566" w:rsidP="00061BC7">
            <w:pPr>
              <w:pStyle w:val="-ed9af0e5"/>
              <w:jc w:val="both"/>
              <w:rPr>
                <w:bCs/>
                <w:sz w:val="28"/>
              </w:rPr>
            </w:pPr>
            <w:r>
              <w:rPr>
                <w:rFonts w:hint="eastAsia"/>
                <w:bCs/>
                <w:sz w:val="28"/>
              </w:rPr>
              <w:t>S</w:t>
            </w:r>
            <w:r>
              <w:rPr>
                <w:bCs/>
                <w:sz w:val="28"/>
              </w:rPr>
              <w:t>M2</w:t>
            </w:r>
          </w:p>
        </w:tc>
        <w:tc>
          <w:tcPr>
            <w:tcW w:w="2660" w:type="dxa"/>
            <w:shd w:val="clear" w:color="auto" w:fill="auto"/>
            <w:vAlign w:val="center"/>
          </w:tcPr>
          <w:p w14:paraId="7E90DCF8" w14:textId="77777777" w:rsidR="00BF1566" w:rsidRDefault="00BF1566" w:rsidP="00061BC7">
            <w:pPr>
              <w:pStyle w:val="-ed9af0e5"/>
              <w:jc w:val="both"/>
              <w:rPr>
                <w:bCs/>
                <w:sz w:val="28"/>
              </w:rPr>
            </w:pPr>
            <w:r>
              <w:rPr>
                <w:rFonts w:hint="eastAsia"/>
                <w:bCs/>
                <w:sz w:val="28"/>
              </w:rPr>
              <w:t>用于</w:t>
            </w:r>
            <w:r>
              <w:rPr>
                <w:rFonts w:hint="eastAsia"/>
                <w:bCs/>
                <w:sz w:val="28"/>
              </w:rPr>
              <w:t>S</w:t>
            </w:r>
            <w:r>
              <w:rPr>
                <w:bCs/>
                <w:sz w:val="28"/>
              </w:rPr>
              <w:t>SL</w:t>
            </w:r>
            <w:r>
              <w:rPr>
                <w:rFonts w:hint="eastAsia"/>
                <w:bCs/>
                <w:sz w:val="28"/>
              </w:rPr>
              <w:t>客户端和服务端的密钥协商</w:t>
            </w:r>
          </w:p>
        </w:tc>
        <w:tc>
          <w:tcPr>
            <w:tcW w:w="1894" w:type="dxa"/>
            <w:shd w:val="clear" w:color="auto" w:fill="auto"/>
            <w:vAlign w:val="center"/>
          </w:tcPr>
          <w:p w14:paraId="167A2031" w14:textId="77777777" w:rsidR="00BF1566" w:rsidRDefault="00BF1566" w:rsidP="00061BC7">
            <w:pPr>
              <w:pStyle w:val="-ed9af0e5"/>
              <w:jc w:val="both"/>
              <w:rPr>
                <w:bCs/>
                <w:sz w:val="28"/>
              </w:rPr>
            </w:pPr>
            <w:r>
              <w:rPr>
                <w:rFonts w:hint="eastAsia"/>
                <w:bCs/>
                <w:sz w:val="28"/>
              </w:rPr>
              <w:t>服务端在密码卡、客户端在</w:t>
            </w:r>
            <w:r>
              <w:rPr>
                <w:rFonts w:hint="eastAsia"/>
                <w:bCs/>
                <w:sz w:val="28"/>
              </w:rPr>
              <w:t>U</w:t>
            </w:r>
            <w:r>
              <w:rPr>
                <w:bCs/>
                <w:sz w:val="28"/>
              </w:rPr>
              <w:t>KEY</w:t>
            </w:r>
          </w:p>
        </w:tc>
      </w:tr>
      <w:tr w:rsidR="00BF1566" w14:paraId="5FFF5FA5" w14:textId="77777777" w:rsidTr="00061BC7">
        <w:trPr>
          <w:trHeight w:val="152"/>
          <w:tblHeader/>
          <w:jc w:val="center"/>
        </w:trPr>
        <w:tc>
          <w:tcPr>
            <w:tcW w:w="677" w:type="dxa"/>
            <w:shd w:val="clear" w:color="auto" w:fill="auto"/>
            <w:vAlign w:val="center"/>
          </w:tcPr>
          <w:p w14:paraId="192BA3FD" w14:textId="77777777" w:rsidR="00BF1566" w:rsidRDefault="00BF1566" w:rsidP="00061BC7">
            <w:pPr>
              <w:pStyle w:val="-ed9af0e5"/>
              <w:jc w:val="both"/>
              <w:rPr>
                <w:bCs/>
                <w:sz w:val="28"/>
              </w:rPr>
            </w:pPr>
            <w:r>
              <w:rPr>
                <w:rFonts w:hint="eastAsia"/>
                <w:bCs/>
                <w:sz w:val="28"/>
              </w:rPr>
              <w:t>5</w:t>
            </w:r>
          </w:p>
        </w:tc>
        <w:tc>
          <w:tcPr>
            <w:tcW w:w="1701" w:type="dxa"/>
            <w:shd w:val="clear" w:color="auto" w:fill="auto"/>
            <w:vAlign w:val="center"/>
          </w:tcPr>
          <w:p w14:paraId="3A3ECFBE" w14:textId="77777777" w:rsidR="00BF1566" w:rsidRDefault="00BF1566" w:rsidP="00061BC7">
            <w:pPr>
              <w:pStyle w:val="-ed9af0e5"/>
              <w:jc w:val="both"/>
              <w:rPr>
                <w:bCs/>
                <w:sz w:val="28"/>
              </w:rPr>
            </w:pPr>
            <w:r>
              <w:rPr>
                <w:rFonts w:hint="eastAsia"/>
                <w:bCs/>
                <w:sz w:val="28"/>
              </w:rPr>
              <w:t>重要数据传输链路密钥协商公钥</w:t>
            </w:r>
          </w:p>
        </w:tc>
        <w:tc>
          <w:tcPr>
            <w:tcW w:w="1593" w:type="dxa"/>
            <w:shd w:val="clear" w:color="auto" w:fill="auto"/>
            <w:vAlign w:val="center"/>
          </w:tcPr>
          <w:p w14:paraId="16B473A8" w14:textId="77777777" w:rsidR="00BF1566" w:rsidRDefault="00BF1566" w:rsidP="00061BC7">
            <w:pPr>
              <w:pStyle w:val="-ed9af0e5"/>
              <w:jc w:val="both"/>
              <w:rPr>
                <w:bCs/>
                <w:sz w:val="28"/>
              </w:rPr>
            </w:pPr>
            <w:r>
              <w:rPr>
                <w:rFonts w:hint="eastAsia"/>
                <w:bCs/>
                <w:sz w:val="28"/>
              </w:rPr>
              <w:t>S</w:t>
            </w:r>
            <w:r>
              <w:rPr>
                <w:bCs/>
                <w:sz w:val="28"/>
              </w:rPr>
              <w:t>M2</w:t>
            </w:r>
          </w:p>
        </w:tc>
        <w:tc>
          <w:tcPr>
            <w:tcW w:w="2660" w:type="dxa"/>
            <w:shd w:val="clear" w:color="auto" w:fill="auto"/>
            <w:vAlign w:val="center"/>
          </w:tcPr>
          <w:p w14:paraId="23C5C063" w14:textId="77777777" w:rsidR="00BF1566" w:rsidRDefault="00BF1566" w:rsidP="00061BC7">
            <w:pPr>
              <w:pStyle w:val="-ed9af0e5"/>
              <w:jc w:val="both"/>
              <w:rPr>
                <w:bCs/>
                <w:sz w:val="28"/>
              </w:rPr>
            </w:pPr>
            <w:r>
              <w:rPr>
                <w:rFonts w:hint="eastAsia"/>
                <w:bCs/>
                <w:sz w:val="28"/>
              </w:rPr>
              <w:t>以证书形式使用，用于</w:t>
            </w:r>
            <w:r>
              <w:rPr>
                <w:rFonts w:hint="eastAsia"/>
                <w:bCs/>
                <w:sz w:val="28"/>
              </w:rPr>
              <w:t>S</w:t>
            </w:r>
            <w:r>
              <w:rPr>
                <w:bCs/>
                <w:sz w:val="28"/>
              </w:rPr>
              <w:t>SL</w:t>
            </w:r>
            <w:r>
              <w:rPr>
                <w:rFonts w:hint="eastAsia"/>
                <w:bCs/>
                <w:sz w:val="28"/>
              </w:rPr>
              <w:t>客户端和服务端的密钥协商</w:t>
            </w:r>
          </w:p>
        </w:tc>
        <w:tc>
          <w:tcPr>
            <w:tcW w:w="1894" w:type="dxa"/>
            <w:shd w:val="clear" w:color="auto" w:fill="auto"/>
            <w:vAlign w:val="center"/>
          </w:tcPr>
          <w:p w14:paraId="74724CF6" w14:textId="77777777" w:rsidR="00BF1566" w:rsidRDefault="00BF1566" w:rsidP="00061BC7">
            <w:pPr>
              <w:pStyle w:val="-ed9af0e5"/>
              <w:jc w:val="both"/>
              <w:rPr>
                <w:bCs/>
                <w:sz w:val="28"/>
              </w:rPr>
            </w:pPr>
            <w:r>
              <w:rPr>
                <w:rFonts w:hint="eastAsia"/>
                <w:bCs/>
                <w:sz w:val="28"/>
              </w:rPr>
              <w:t>服务端在密码卡、客户端在</w:t>
            </w:r>
            <w:r>
              <w:rPr>
                <w:rFonts w:hint="eastAsia"/>
                <w:bCs/>
                <w:sz w:val="28"/>
              </w:rPr>
              <w:t>U</w:t>
            </w:r>
            <w:r>
              <w:rPr>
                <w:bCs/>
                <w:sz w:val="28"/>
              </w:rPr>
              <w:t>KEY</w:t>
            </w:r>
          </w:p>
        </w:tc>
      </w:tr>
      <w:tr w:rsidR="00BF1566" w14:paraId="0DC114F9" w14:textId="77777777" w:rsidTr="00061BC7">
        <w:trPr>
          <w:trHeight w:val="152"/>
          <w:tblHeader/>
          <w:jc w:val="center"/>
        </w:trPr>
        <w:tc>
          <w:tcPr>
            <w:tcW w:w="677" w:type="dxa"/>
            <w:shd w:val="clear" w:color="auto" w:fill="auto"/>
            <w:vAlign w:val="center"/>
          </w:tcPr>
          <w:p w14:paraId="63051488" w14:textId="77777777" w:rsidR="00BF1566" w:rsidRDefault="00BF1566" w:rsidP="00061BC7">
            <w:pPr>
              <w:pStyle w:val="-ed9af0e5"/>
              <w:jc w:val="both"/>
              <w:rPr>
                <w:bCs/>
                <w:sz w:val="28"/>
              </w:rPr>
            </w:pPr>
            <w:r>
              <w:rPr>
                <w:bCs/>
                <w:sz w:val="28"/>
              </w:rPr>
              <w:t>6</w:t>
            </w:r>
          </w:p>
        </w:tc>
        <w:tc>
          <w:tcPr>
            <w:tcW w:w="1701" w:type="dxa"/>
            <w:shd w:val="clear" w:color="auto" w:fill="auto"/>
            <w:vAlign w:val="center"/>
          </w:tcPr>
          <w:p w14:paraId="54F18C35" w14:textId="77777777" w:rsidR="00BF1566" w:rsidRDefault="00BF1566" w:rsidP="00061BC7">
            <w:pPr>
              <w:pStyle w:val="-ed9af0e5"/>
              <w:jc w:val="both"/>
              <w:rPr>
                <w:bCs/>
                <w:sz w:val="28"/>
              </w:rPr>
            </w:pPr>
            <w:r>
              <w:rPr>
                <w:rFonts w:hint="eastAsia"/>
                <w:bCs/>
                <w:sz w:val="28"/>
              </w:rPr>
              <w:t>用户签名私钥</w:t>
            </w:r>
          </w:p>
        </w:tc>
        <w:tc>
          <w:tcPr>
            <w:tcW w:w="1593" w:type="dxa"/>
            <w:shd w:val="clear" w:color="auto" w:fill="auto"/>
            <w:vAlign w:val="center"/>
          </w:tcPr>
          <w:p w14:paraId="519CAF2F" w14:textId="77777777" w:rsidR="00BF1566" w:rsidRDefault="00BF1566" w:rsidP="00061BC7">
            <w:pPr>
              <w:pStyle w:val="-ed9af0e5"/>
              <w:jc w:val="both"/>
              <w:rPr>
                <w:bCs/>
                <w:sz w:val="28"/>
              </w:rPr>
            </w:pPr>
            <w:r>
              <w:rPr>
                <w:rFonts w:hint="eastAsia"/>
                <w:bCs/>
                <w:sz w:val="28"/>
              </w:rPr>
              <w:t>SM2</w:t>
            </w:r>
          </w:p>
        </w:tc>
        <w:tc>
          <w:tcPr>
            <w:tcW w:w="2660" w:type="dxa"/>
            <w:shd w:val="clear" w:color="auto" w:fill="auto"/>
            <w:vAlign w:val="center"/>
          </w:tcPr>
          <w:p w14:paraId="02F9876D" w14:textId="77777777" w:rsidR="00BF1566" w:rsidRDefault="00BF1566" w:rsidP="00061BC7">
            <w:pPr>
              <w:pStyle w:val="-ed9af0e5"/>
              <w:jc w:val="both"/>
              <w:rPr>
                <w:bCs/>
                <w:sz w:val="28"/>
              </w:rPr>
            </w:pPr>
            <w:r>
              <w:rPr>
                <w:rFonts w:hint="eastAsia"/>
                <w:bCs/>
                <w:sz w:val="28"/>
              </w:rPr>
              <w:t>系统管理员登录应用系统</w:t>
            </w:r>
          </w:p>
        </w:tc>
        <w:tc>
          <w:tcPr>
            <w:tcW w:w="1894" w:type="dxa"/>
            <w:shd w:val="clear" w:color="auto" w:fill="auto"/>
            <w:vAlign w:val="center"/>
          </w:tcPr>
          <w:p w14:paraId="39CD22E9" w14:textId="77777777" w:rsidR="00BF1566" w:rsidRDefault="00BF1566" w:rsidP="00061BC7">
            <w:pPr>
              <w:pStyle w:val="-ed9af0e5"/>
              <w:jc w:val="both"/>
              <w:rPr>
                <w:bCs/>
                <w:sz w:val="28"/>
              </w:rPr>
            </w:pPr>
            <w:r>
              <w:rPr>
                <w:rFonts w:hint="eastAsia"/>
                <w:bCs/>
                <w:sz w:val="28"/>
              </w:rPr>
              <w:t>Ukey</w:t>
            </w:r>
          </w:p>
        </w:tc>
      </w:tr>
      <w:tr w:rsidR="00BF1566" w14:paraId="5636AB04" w14:textId="77777777" w:rsidTr="00061BC7">
        <w:trPr>
          <w:trHeight w:val="152"/>
          <w:tblHeader/>
          <w:jc w:val="center"/>
        </w:trPr>
        <w:tc>
          <w:tcPr>
            <w:tcW w:w="677" w:type="dxa"/>
            <w:shd w:val="clear" w:color="auto" w:fill="auto"/>
            <w:vAlign w:val="center"/>
          </w:tcPr>
          <w:p w14:paraId="434E5425" w14:textId="77777777" w:rsidR="00BF1566" w:rsidRDefault="00BF1566" w:rsidP="00061BC7">
            <w:pPr>
              <w:pStyle w:val="-ed9af0e5"/>
              <w:jc w:val="both"/>
              <w:rPr>
                <w:bCs/>
                <w:sz w:val="28"/>
              </w:rPr>
            </w:pPr>
            <w:r>
              <w:rPr>
                <w:bCs/>
                <w:sz w:val="28"/>
              </w:rPr>
              <w:t>7</w:t>
            </w:r>
          </w:p>
        </w:tc>
        <w:tc>
          <w:tcPr>
            <w:tcW w:w="1701" w:type="dxa"/>
            <w:shd w:val="clear" w:color="auto" w:fill="auto"/>
            <w:vAlign w:val="center"/>
          </w:tcPr>
          <w:p w14:paraId="2EFEF86B" w14:textId="77777777" w:rsidR="00BF1566" w:rsidRDefault="00BF1566" w:rsidP="00061BC7">
            <w:pPr>
              <w:pStyle w:val="-ed9af0e5"/>
              <w:jc w:val="both"/>
              <w:rPr>
                <w:bCs/>
                <w:sz w:val="28"/>
              </w:rPr>
            </w:pPr>
            <w:r>
              <w:rPr>
                <w:rFonts w:hint="eastAsia"/>
                <w:bCs/>
                <w:sz w:val="28"/>
              </w:rPr>
              <w:t>用户签名公钥</w:t>
            </w:r>
          </w:p>
        </w:tc>
        <w:tc>
          <w:tcPr>
            <w:tcW w:w="1593" w:type="dxa"/>
            <w:shd w:val="clear" w:color="auto" w:fill="auto"/>
            <w:vAlign w:val="center"/>
          </w:tcPr>
          <w:p w14:paraId="068CE6B5" w14:textId="77777777" w:rsidR="00BF1566" w:rsidRDefault="00BF1566" w:rsidP="00061BC7">
            <w:pPr>
              <w:pStyle w:val="-ed9af0e5"/>
              <w:jc w:val="both"/>
              <w:rPr>
                <w:bCs/>
                <w:sz w:val="28"/>
              </w:rPr>
            </w:pPr>
            <w:r>
              <w:rPr>
                <w:rFonts w:hint="eastAsia"/>
                <w:bCs/>
                <w:sz w:val="28"/>
              </w:rPr>
              <w:t>SM2</w:t>
            </w:r>
          </w:p>
        </w:tc>
        <w:tc>
          <w:tcPr>
            <w:tcW w:w="2660" w:type="dxa"/>
            <w:shd w:val="clear" w:color="auto" w:fill="auto"/>
            <w:vAlign w:val="center"/>
          </w:tcPr>
          <w:p w14:paraId="667B6C51" w14:textId="77777777" w:rsidR="00BF1566" w:rsidRDefault="00BF1566" w:rsidP="00061BC7">
            <w:pPr>
              <w:pStyle w:val="-ed9af0e5"/>
              <w:jc w:val="both"/>
              <w:rPr>
                <w:bCs/>
                <w:sz w:val="28"/>
              </w:rPr>
            </w:pPr>
            <w:r>
              <w:rPr>
                <w:rFonts w:hint="eastAsia"/>
                <w:bCs/>
                <w:sz w:val="28"/>
              </w:rPr>
              <w:t>以证书形式使用，用于系统管理员登录应用系统</w:t>
            </w:r>
          </w:p>
        </w:tc>
        <w:tc>
          <w:tcPr>
            <w:tcW w:w="1894" w:type="dxa"/>
            <w:shd w:val="clear" w:color="auto" w:fill="auto"/>
            <w:vAlign w:val="center"/>
          </w:tcPr>
          <w:p w14:paraId="27F752F8" w14:textId="77777777" w:rsidR="00BF1566" w:rsidRDefault="00BF1566" w:rsidP="00061BC7">
            <w:pPr>
              <w:pStyle w:val="-ed9af0e5"/>
              <w:jc w:val="both"/>
              <w:rPr>
                <w:bCs/>
                <w:sz w:val="28"/>
              </w:rPr>
            </w:pPr>
            <w:r>
              <w:rPr>
                <w:rFonts w:hint="eastAsia"/>
                <w:bCs/>
                <w:sz w:val="28"/>
              </w:rPr>
              <w:t>Ukey</w:t>
            </w:r>
          </w:p>
        </w:tc>
      </w:tr>
      <w:tr w:rsidR="00BF1566" w14:paraId="03E48C9D" w14:textId="77777777" w:rsidTr="00061BC7">
        <w:trPr>
          <w:trHeight w:val="152"/>
          <w:tblHeader/>
          <w:jc w:val="center"/>
        </w:trPr>
        <w:tc>
          <w:tcPr>
            <w:tcW w:w="677" w:type="dxa"/>
            <w:shd w:val="clear" w:color="auto" w:fill="auto"/>
            <w:vAlign w:val="center"/>
          </w:tcPr>
          <w:p w14:paraId="0A4B97C4" w14:textId="77777777" w:rsidR="00BF1566" w:rsidRDefault="00BF1566" w:rsidP="00061BC7">
            <w:pPr>
              <w:pStyle w:val="-ed9af0e5"/>
              <w:jc w:val="both"/>
              <w:rPr>
                <w:bCs/>
                <w:sz w:val="28"/>
              </w:rPr>
            </w:pPr>
            <w:r>
              <w:rPr>
                <w:rFonts w:hint="eastAsia"/>
                <w:bCs/>
                <w:sz w:val="28"/>
              </w:rPr>
              <w:t>6</w:t>
            </w:r>
          </w:p>
        </w:tc>
        <w:tc>
          <w:tcPr>
            <w:tcW w:w="1701" w:type="dxa"/>
            <w:shd w:val="clear" w:color="auto" w:fill="auto"/>
            <w:vAlign w:val="center"/>
          </w:tcPr>
          <w:p w14:paraId="1109EF7B" w14:textId="77777777" w:rsidR="00BF1566" w:rsidRDefault="00BF1566" w:rsidP="00061BC7">
            <w:pPr>
              <w:pStyle w:val="-ed9af0e5"/>
              <w:jc w:val="both"/>
              <w:rPr>
                <w:bCs/>
                <w:sz w:val="28"/>
              </w:rPr>
            </w:pPr>
            <w:r>
              <w:rPr>
                <w:rFonts w:hint="eastAsia"/>
                <w:bCs/>
                <w:sz w:val="28"/>
              </w:rPr>
              <w:t>应用系统主密钥</w:t>
            </w:r>
          </w:p>
        </w:tc>
        <w:tc>
          <w:tcPr>
            <w:tcW w:w="1593" w:type="dxa"/>
            <w:shd w:val="clear" w:color="auto" w:fill="auto"/>
            <w:vAlign w:val="center"/>
          </w:tcPr>
          <w:p w14:paraId="4534FAC7" w14:textId="77777777" w:rsidR="00BF1566" w:rsidRDefault="00BF1566" w:rsidP="00061BC7">
            <w:pPr>
              <w:pStyle w:val="-ed9af0e5"/>
              <w:jc w:val="both"/>
              <w:rPr>
                <w:bCs/>
                <w:sz w:val="28"/>
              </w:rPr>
            </w:pPr>
            <w:r>
              <w:rPr>
                <w:rFonts w:hint="eastAsia"/>
                <w:bCs/>
                <w:sz w:val="28"/>
              </w:rPr>
              <w:t>S</w:t>
            </w:r>
            <w:r>
              <w:rPr>
                <w:bCs/>
                <w:sz w:val="28"/>
              </w:rPr>
              <w:t>M4</w:t>
            </w:r>
          </w:p>
        </w:tc>
        <w:tc>
          <w:tcPr>
            <w:tcW w:w="2660" w:type="dxa"/>
            <w:shd w:val="clear" w:color="auto" w:fill="auto"/>
            <w:vAlign w:val="center"/>
          </w:tcPr>
          <w:p w14:paraId="1C858DDF" w14:textId="77777777" w:rsidR="00BF1566" w:rsidRDefault="00BF1566" w:rsidP="00061BC7">
            <w:pPr>
              <w:pStyle w:val="-ed9af0e5"/>
              <w:jc w:val="both"/>
              <w:rPr>
                <w:bCs/>
                <w:sz w:val="28"/>
              </w:rPr>
            </w:pPr>
            <w:r>
              <w:rPr>
                <w:rFonts w:hint="eastAsia"/>
                <w:bCs/>
                <w:sz w:val="28"/>
              </w:rPr>
              <w:t>用于通过密钥分散技术，派生重要数据存储完整性保护密钥和重要数据存储机密性保护密钥</w:t>
            </w:r>
          </w:p>
        </w:tc>
        <w:tc>
          <w:tcPr>
            <w:tcW w:w="1894" w:type="dxa"/>
            <w:shd w:val="clear" w:color="auto" w:fill="auto"/>
            <w:vAlign w:val="center"/>
          </w:tcPr>
          <w:p w14:paraId="4AA054DD" w14:textId="77777777" w:rsidR="00BF1566" w:rsidRDefault="00BF1566" w:rsidP="00061BC7">
            <w:pPr>
              <w:pStyle w:val="-ed9af0e5"/>
              <w:jc w:val="both"/>
              <w:rPr>
                <w:bCs/>
                <w:sz w:val="28"/>
              </w:rPr>
            </w:pPr>
            <w:r>
              <w:rPr>
                <w:rFonts w:hint="eastAsia"/>
                <w:bCs/>
                <w:sz w:val="28"/>
              </w:rPr>
              <w:t>密码应用中间件数据库</w:t>
            </w:r>
          </w:p>
        </w:tc>
      </w:tr>
      <w:tr w:rsidR="00BF1566" w14:paraId="77BE998E" w14:textId="77777777" w:rsidTr="00061BC7">
        <w:trPr>
          <w:trHeight w:val="152"/>
          <w:tblHeader/>
          <w:jc w:val="center"/>
        </w:trPr>
        <w:tc>
          <w:tcPr>
            <w:tcW w:w="677" w:type="dxa"/>
            <w:shd w:val="clear" w:color="auto" w:fill="auto"/>
            <w:vAlign w:val="center"/>
          </w:tcPr>
          <w:p w14:paraId="71F30CD8" w14:textId="77777777" w:rsidR="00BF1566" w:rsidRDefault="00BF1566" w:rsidP="00061BC7">
            <w:pPr>
              <w:pStyle w:val="-ed9af0e5"/>
              <w:jc w:val="both"/>
              <w:rPr>
                <w:bCs/>
                <w:sz w:val="28"/>
              </w:rPr>
            </w:pPr>
            <w:r>
              <w:rPr>
                <w:rFonts w:hint="eastAsia"/>
                <w:bCs/>
                <w:sz w:val="28"/>
              </w:rPr>
              <w:lastRenderedPageBreak/>
              <w:t>7</w:t>
            </w:r>
          </w:p>
        </w:tc>
        <w:tc>
          <w:tcPr>
            <w:tcW w:w="1701" w:type="dxa"/>
            <w:shd w:val="clear" w:color="auto" w:fill="auto"/>
            <w:vAlign w:val="center"/>
          </w:tcPr>
          <w:p w14:paraId="1440A1F3" w14:textId="77777777" w:rsidR="00BF1566" w:rsidRDefault="00BF1566" w:rsidP="00061BC7">
            <w:pPr>
              <w:pStyle w:val="-ed9af0e5"/>
              <w:jc w:val="both"/>
              <w:rPr>
                <w:bCs/>
                <w:sz w:val="28"/>
              </w:rPr>
            </w:pPr>
            <w:r>
              <w:rPr>
                <w:rFonts w:hint="eastAsia"/>
                <w:bCs/>
                <w:sz w:val="28"/>
              </w:rPr>
              <w:t>应用系统主密钥保护密钥</w:t>
            </w:r>
          </w:p>
        </w:tc>
        <w:tc>
          <w:tcPr>
            <w:tcW w:w="1593" w:type="dxa"/>
            <w:shd w:val="clear" w:color="auto" w:fill="auto"/>
            <w:vAlign w:val="center"/>
          </w:tcPr>
          <w:p w14:paraId="0E9194E9" w14:textId="77777777" w:rsidR="00BF1566" w:rsidRDefault="00BF1566" w:rsidP="00061BC7">
            <w:pPr>
              <w:pStyle w:val="-ed9af0e5"/>
              <w:jc w:val="both"/>
              <w:rPr>
                <w:bCs/>
                <w:sz w:val="28"/>
              </w:rPr>
            </w:pPr>
            <w:r>
              <w:rPr>
                <w:rFonts w:hint="eastAsia"/>
                <w:bCs/>
                <w:sz w:val="28"/>
              </w:rPr>
              <w:t>S</w:t>
            </w:r>
            <w:r>
              <w:rPr>
                <w:bCs/>
                <w:sz w:val="28"/>
              </w:rPr>
              <w:t>M4</w:t>
            </w:r>
          </w:p>
        </w:tc>
        <w:tc>
          <w:tcPr>
            <w:tcW w:w="2660" w:type="dxa"/>
            <w:shd w:val="clear" w:color="auto" w:fill="auto"/>
            <w:vAlign w:val="center"/>
          </w:tcPr>
          <w:p w14:paraId="020A79E0" w14:textId="77777777" w:rsidR="00BF1566" w:rsidRDefault="00BF1566" w:rsidP="00061BC7">
            <w:pPr>
              <w:pStyle w:val="-ed9af0e5"/>
              <w:jc w:val="both"/>
              <w:rPr>
                <w:bCs/>
                <w:sz w:val="28"/>
              </w:rPr>
            </w:pPr>
            <w:r>
              <w:rPr>
                <w:rFonts w:hint="eastAsia"/>
                <w:bCs/>
                <w:sz w:val="28"/>
              </w:rPr>
              <w:t>用于保护应用系统主密钥</w:t>
            </w:r>
          </w:p>
        </w:tc>
        <w:tc>
          <w:tcPr>
            <w:tcW w:w="1894" w:type="dxa"/>
            <w:shd w:val="clear" w:color="auto" w:fill="auto"/>
            <w:vAlign w:val="center"/>
          </w:tcPr>
          <w:p w14:paraId="66F247EF" w14:textId="77777777" w:rsidR="00BF1566" w:rsidRDefault="00BF1566" w:rsidP="00061BC7">
            <w:pPr>
              <w:pStyle w:val="-ed9af0e5"/>
              <w:jc w:val="both"/>
              <w:rPr>
                <w:bCs/>
                <w:sz w:val="28"/>
              </w:rPr>
            </w:pPr>
            <w:r>
              <w:rPr>
                <w:rFonts w:hint="eastAsia"/>
                <w:bCs/>
                <w:sz w:val="28"/>
              </w:rPr>
              <w:t>服务器密码机</w:t>
            </w:r>
          </w:p>
        </w:tc>
      </w:tr>
      <w:tr w:rsidR="00BF1566" w14:paraId="315B3FE4" w14:textId="77777777" w:rsidTr="00061BC7">
        <w:trPr>
          <w:trHeight w:val="152"/>
          <w:tblHeader/>
          <w:jc w:val="center"/>
        </w:trPr>
        <w:tc>
          <w:tcPr>
            <w:tcW w:w="677" w:type="dxa"/>
            <w:shd w:val="clear" w:color="auto" w:fill="auto"/>
            <w:vAlign w:val="center"/>
          </w:tcPr>
          <w:p w14:paraId="6615C57C" w14:textId="77777777" w:rsidR="00BF1566" w:rsidRDefault="00BF1566" w:rsidP="00061BC7">
            <w:pPr>
              <w:pStyle w:val="-ed9af0e5"/>
              <w:jc w:val="both"/>
              <w:rPr>
                <w:bCs/>
                <w:sz w:val="28"/>
              </w:rPr>
            </w:pPr>
            <w:r>
              <w:rPr>
                <w:rFonts w:hint="eastAsia"/>
                <w:bCs/>
                <w:sz w:val="28"/>
              </w:rPr>
              <w:t>8</w:t>
            </w:r>
          </w:p>
        </w:tc>
        <w:tc>
          <w:tcPr>
            <w:tcW w:w="1701" w:type="dxa"/>
            <w:shd w:val="clear" w:color="auto" w:fill="auto"/>
            <w:vAlign w:val="center"/>
          </w:tcPr>
          <w:p w14:paraId="6C460B46" w14:textId="77777777" w:rsidR="00BF1566" w:rsidRDefault="00BF1566" w:rsidP="00061BC7">
            <w:pPr>
              <w:pStyle w:val="-ed9af0e5"/>
              <w:jc w:val="both"/>
              <w:rPr>
                <w:bCs/>
                <w:sz w:val="28"/>
              </w:rPr>
            </w:pPr>
            <w:r>
              <w:rPr>
                <w:rFonts w:hint="eastAsia"/>
                <w:bCs/>
                <w:sz w:val="28"/>
              </w:rPr>
              <w:t>重要数据存储完整性保护密钥</w:t>
            </w:r>
          </w:p>
        </w:tc>
        <w:tc>
          <w:tcPr>
            <w:tcW w:w="1593" w:type="dxa"/>
            <w:shd w:val="clear" w:color="auto" w:fill="auto"/>
            <w:vAlign w:val="center"/>
          </w:tcPr>
          <w:p w14:paraId="562B657A" w14:textId="77777777" w:rsidR="00BF1566" w:rsidRDefault="00BF1566" w:rsidP="00061BC7">
            <w:pPr>
              <w:pStyle w:val="-ed9af0e5"/>
              <w:jc w:val="both"/>
              <w:rPr>
                <w:bCs/>
                <w:sz w:val="28"/>
              </w:rPr>
            </w:pPr>
            <w:r>
              <w:rPr>
                <w:rFonts w:hint="eastAsia"/>
                <w:bCs/>
                <w:sz w:val="28"/>
              </w:rPr>
              <w:t>HMAC</w:t>
            </w:r>
          </w:p>
        </w:tc>
        <w:tc>
          <w:tcPr>
            <w:tcW w:w="2660" w:type="dxa"/>
            <w:shd w:val="clear" w:color="auto" w:fill="auto"/>
            <w:vAlign w:val="center"/>
          </w:tcPr>
          <w:p w14:paraId="59E0ECA2" w14:textId="77777777" w:rsidR="00BF1566" w:rsidRDefault="00BF1566" w:rsidP="00061BC7">
            <w:pPr>
              <w:pStyle w:val="-ed9af0e5"/>
              <w:jc w:val="both"/>
              <w:rPr>
                <w:bCs/>
                <w:sz w:val="28"/>
              </w:rPr>
            </w:pPr>
            <w:r>
              <w:rPr>
                <w:rFonts w:hint="eastAsia"/>
                <w:bCs/>
                <w:sz w:val="28"/>
              </w:rPr>
              <w:t>用于保护身份鉴别信息、重要业务数据、日志数据的存储完整性</w:t>
            </w:r>
          </w:p>
        </w:tc>
        <w:tc>
          <w:tcPr>
            <w:tcW w:w="1894" w:type="dxa"/>
            <w:shd w:val="clear" w:color="auto" w:fill="auto"/>
            <w:vAlign w:val="center"/>
          </w:tcPr>
          <w:p w14:paraId="24E2F199" w14:textId="77777777" w:rsidR="00BF1566" w:rsidRDefault="00BF1566" w:rsidP="00061BC7">
            <w:pPr>
              <w:pStyle w:val="-ed9af0e5"/>
              <w:jc w:val="both"/>
              <w:rPr>
                <w:bCs/>
                <w:sz w:val="28"/>
              </w:rPr>
            </w:pPr>
            <w:r>
              <w:rPr>
                <w:rFonts w:hint="eastAsia"/>
                <w:bCs/>
                <w:sz w:val="28"/>
              </w:rPr>
              <w:t>临时分散，用完销毁</w:t>
            </w:r>
          </w:p>
        </w:tc>
      </w:tr>
      <w:tr w:rsidR="00BF1566" w14:paraId="623C5C78" w14:textId="77777777" w:rsidTr="00061BC7">
        <w:trPr>
          <w:trHeight w:val="152"/>
          <w:tblHeader/>
          <w:jc w:val="center"/>
        </w:trPr>
        <w:tc>
          <w:tcPr>
            <w:tcW w:w="677" w:type="dxa"/>
            <w:shd w:val="clear" w:color="auto" w:fill="auto"/>
            <w:vAlign w:val="center"/>
          </w:tcPr>
          <w:p w14:paraId="14AEE858" w14:textId="77777777" w:rsidR="00BF1566" w:rsidRDefault="00BF1566" w:rsidP="00061BC7">
            <w:pPr>
              <w:pStyle w:val="-ed9af0e5"/>
              <w:jc w:val="both"/>
              <w:rPr>
                <w:bCs/>
                <w:sz w:val="28"/>
              </w:rPr>
            </w:pPr>
            <w:r>
              <w:rPr>
                <w:rFonts w:hint="eastAsia"/>
                <w:bCs/>
                <w:sz w:val="28"/>
              </w:rPr>
              <w:t>9</w:t>
            </w:r>
          </w:p>
        </w:tc>
        <w:tc>
          <w:tcPr>
            <w:tcW w:w="1701" w:type="dxa"/>
            <w:shd w:val="clear" w:color="auto" w:fill="auto"/>
            <w:vAlign w:val="center"/>
          </w:tcPr>
          <w:p w14:paraId="15143BA2" w14:textId="77777777" w:rsidR="00BF1566" w:rsidRDefault="00BF1566" w:rsidP="00061BC7">
            <w:pPr>
              <w:pStyle w:val="-ed9af0e5"/>
              <w:jc w:val="both"/>
              <w:rPr>
                <w:bCs/>
                <w:sz w:val="28"/>
              </w:rPr>
            </w:pPr>
            <w:r>
              <w:rPr>
                <w:rFonts w:hint="eastAsia"/>
                <w:bCs/>
                <w:sz w:val="28"/>
              </w:rPr>
              <w:t>重要数据存储机密性保护密钥</w:t>
            </w:r>
          </w:p>
        </w:tc>
        <w:tc>
          <w:tcPr>
            <w:tcW w:w="1593" w:type="dxa"/>
            <w:shd w:val="clear" w:color="auto" w:fill="auto"/>
            <w:vAlign w:val="center"/>
          </w:tcPr>
          <w:p w14:paraId="44406A27" w14:textId="77777777" w:rsidR="00BF1566" w:rsidRDefault="00BF1566" w:rsidP="00061BC7">
            <w:pPr>
              <w:pStyle w:val="-ed9af0e5"/>
              <w:jc w:val="both"/>
              <w:rPr>
                <w:bCs/>
                <w:sz w:val="28"/>
              </w:rPr>
            </w:pPr>
            <w:r>
              <w:rPr>
                <w:rFonts w:hint="eastAsia"/>
                <w:bCs/>
                <w:sz w:val="28"/>
              </w:rPr>
              <w:t>SM4</w:t>
            </w:r>
          </w:p>
        </w:tc>
        <w:tc>
          <w:tcPr>
            <w:tcW w:w="2660" w:type="dxa"/>
            <w:shd w:val="clear" w:color="auto" w:fill="auto"/>
            <w:vAlign w:val="center"/>
          </w:tcPr>
          <w:p w14:paraId="76352BC3" w14:textId="77777777" w:rsidR="00BF1566" w:rsidRDefault="00BF1566" w:rsidP="00061BC7">
            <w:pPr>
              <w:pStyle w:val="-ed9af0e5"/>
              <w:jc w:val="both"/>
              <w:rPr>
                <w:bCs/>
                <w:sz w:val="28"/>
              </w:rPr>
            </w:pPr>
            <w:r>
              <w:rPr>
                <w:rFonts w:hint="eastAsia"/>
                <w:bCs/>
                <w:sz w:val="28"/>
              </w:rPr>
              <w:t>用于保护身份鉴别信息、重要业务数据的存储机密性</w:t>
            </w:r>
          </w:p>
        </w:tc>
        <w:tc>
          <w:tcPr>
            <w:tcW w:w="1894" w:type="dxa"/>
            <w:shd w:val="clear" w:color="auto" w:fill="auto"/>
            <w:vAlign w:val="center"/>
          </w:tcPr>
          <w:p w14:paraId="70DCD09F" w14:textId="77777777" w:rsidR="00BF1566" w:rsidRDefault="00BF1566" w:rsidP="00061BC7">
            <w:pPr>
              <w:pStyle w:val="-ed9af0e5"/>
              <w:jc w:val="both"/>
              <w:rPr>
                <w:bCs/>
                <w:sz w:val="28"/>
              </w:rPr>
            </w:pPr>
            <w:r>
              <w:rPr>
                <w:rFonts w:hint="eastAsia"/>
                <w:bCs/>
                <w:sz w:val="28"/>
              </w:rPr>
              <w:t>临时分散，用完销毁</w:t>
            </w:r>
          </w:p>
        </w:tc>
      </w:tr>
    </w:tbl>
    <w:p w14:paraId="40B45969" w14:textId="77777777" w:rsidR="00BF1566" w:rsidRDefault="00BF1566" w:rsidP="00BF1566">
      <w:pPr>
        <w:pStyle w:val="Normalbe11a1a4"/>
        <w:ind w:firstLine="560"/>
      </w:pPr>
    </w:p>
    <w:p w14:paraId="61D6E79C" w14:textId="77777777" w:rsidR="00BF1566" w:rsidRDefault="00BF1566" w:rsidP="00BF1566">
      <w:pPr>
        <w:pStyle w:val="Normalbe11a1a4"/>
        <w:ind w:firstLine="560"/>
      </w:pPr>
      <w:r>
        <w:rPr>
          <w:rFonts w:hint="eastAsia"/>
        </w:rPr>
        <w:t>2)</w:t>
      </w:r>
      <w:r>
        <w:rPr>
          <w:rFonts w:hint="eastAsia"/>
        </w:rPr>
        <w:tab/>
      </w:r>
      <w:r>
        <w:rPr>
          <w:rFonts w:hint="eastAsia"/>
        </w:rPr>
        <w:t>密钥生命周期</w:t>
      </w:r>
    </w:p>
    <w:tbl>
      <w:tblPr>
        <w:tblStyle w:val="TableGrid6f65ee42"/>
        <w:tblW w:w="8505" w:type="dxa"/>
        <w:tblInd w:w="261" w:type="dxa"/>
        <w:tblBorders>
          <w:top w:val="single" w:sz="18" w:space="0" w:color="auto"/>
          <w:left w:val="single" w:sz="18" w:space="0" w:color="auto"/>
          <w:bottom w:val="single" w:sz="18" w:space="0" w:color="auto"/>
          <w:right w:val="single" w:sz="18" w:space="0" w:color="auto"/>
        </w:tblBorders>
        <w:tblLayout w:type="fixed"/>
        <w:tblLook w:val="04A0" w:firstRow="1" w:lastRow="0" w:firstColumn="1" w:lastColumn="0" w:noHBand="0" w:noVBand="1"/>
      </w:tblPr>
      <w:tblGrid>
        <w:gridCol w:w="414"/>
        <w:gridCol w:w="851"/>
        <w:gridCol w:w="1145"/>
        <w:gridCol w:w="698"/>
        <w:gridCol w:w="1134"/>
        <w:gridCol w:w="708"/>
        <w:gridCol w:w="709"/>
        <w:gridCol w:w="992"/>
        <w:gridCol w:w="709"/>
        <w:gridCol w:w="1145"/>
      </w:tblGrid>
      <w:tr w:rsidR="00BF1566" w14:paraId="2091327F" w14:textId="77777777" w:rsidTr="00061BC7">
        <w:trPr>
          <w:trHeight w:val="604"/>
        </w:trPr>
        <w:tc>
          <w:tcPr>
            <w:tcW w:w="414" w:type="dxa"/>
            <w:tcBorders>
              <w:top w:val="single" w:sz="18" w:space="0" w:color="auto"/>
              <w:bottom w:val="single" w:sz="4" w:space="0" w:color="auto"/>
            </w:tcBorders>
            <w:shd w:val="clear" w:color="auto" w:fill="auto"/>
            <w:vAlign w:val="center"/>
          </w:tcPr>
          <w:p w14:paraId="0C803D0B" w14:textId="77777777" w:rsidR="00BF1566" w:rsidRDefault="00BF1566" w:rsidP="00061BC7">
            <w:pPr>
              <w:pStyle w:val="-ed9af0e5"/>
              <w:rPr>
                <w:b/>
                <w:bCs/>
                <w:sz w:val="28"/>
              </w:rPr>
            </w:pPr>
            <w:r>
              <w:rPr>
                <w:rFonts w:hint="eastAsia"/>
                <w:b/>
                <w:bCs/>
                <w:sz w:val="28"/>
              </w:rPr>
              <w:t>序号</w:t>
            </w:r>
          </w:p>
        </w:tc>
        <w:tc>
          <w:tcPr>
            <w:tcW w:w="851" w:type="dxa"/>
            <w:tcBorders>
              <w:top w:val="single" w:sz="18" w:space="0" w:color="auto"/>
              <w:bottom w:val="single" w:sz="4" w:space="0" w:color="auto"/>
            </w:tcBorders>
            <w:shd w:val="clear" w:color="auto" w:fill="auto"/>
            <w:vAlign w:val="center"/>
          </w:tcPr>
          <w:p w14:paraId="2EB27BA8" w14:textId="77777777" w:rsidR="00BF1566" w:rsidRDefault="00BF1566" w:rsidP="00061BC7">
            <w:pPr>
              <w:pStyle w:val="-ed9af0e5"/>
              <w:rPr>
                <w:b/>
                <w:bCs/>
                <w:sz w:val="28"/>
              </w:rPr>
            </w:pPr>
            <w:r>
              <w:rPr>
                <w:rFonts w:hint="eastAsia"/>
                <w:b/>
                <w:bCs/>
                <w:sz w:val="28"/>
              </w:rPr>
              <w:t>密钥名称</w:t>
            </w:r>
          </w:p>
        </w:tc>
        <w:tc>
          <w:tcPr>
            <w:tcW w:w="1145" w:type="dxa"/>
            <w:tcBorders>
              <w:top w:val="single" w:sz="18" w:space="0" w:color="auto"/>
              <w:bottom w:val="single" w:sz="4" w:space="0" w:color="auto"/>
            </w:tcBorders>
            <w:shd w:val="clear" w:color="auto" w:fill="auto"/>
            <w:vAlign w:val="center"/>
          </w:tcPr>
          <w:p w14:paraId="103E9967" w14:textId="77777777" w:rsidR="00BF1566" w:rsidRDefault="00BF1566" w:rsidP="00061BC7">
            <w:pPr>
              <w:pStyle w:val="-ed9af0e5"/>
              <w:rPr>
                <w:b/>
                <w:bCs/>
                <w:sz w:val="28"/>
              </w:rPr>
            </w:pPr>
            <w:r>
              <w:rPr>
                <w:rFonts w:hint="eastAsia"/>
                <w:b/>
                <w:bCs/>
                <w:sz w:val="28"/>
              </w:rPr>
              <w:t>生产</w:t>
            </w:r>
          </w:p>
        </w:tc>
        <w:tc>
          <w:tcPr>
            <w:tcW w:w="698" w:type="dxa"/>
            <w:tcBorders>
              <w:top w:val="single" w:sz="18" w:space="0" w:color="auto"/>
              <w:bottom w:val="single" w:sz="4" w:space="0" w:color="auto"/>
            </w:tcBorders>
            <w:shd w:val="clear" w:color="auto" w:fill="auto"/>
            <w:vAlign w:val="center"/>
          </w:tcPr>
          <w:p w14:paraId="4C8FAED4" w14:textId="77777777" w:rsidR="00BF1566" w:rsidRDefault="00BF1566" w:rsidP="00061BC7">
            <w:pPr>
              <w:pStyle w:val="-ed9af0e5"/>
              <w:rPr>
                <w:b/>
                <w:bCs/>
                <w:sz w:val="28"/>
              </w:rPr>
            </w:pPr>
            <w:r>
              <w:rPr>
                <w:rFonts w:hint="eastAsia"/>
                <w:b/>
                <w:bCs/>
                <w:sz w:val="28"/>
              </w:rPr>
              <w:t>存储</w:t>
            </w:r>
          </w:p>
        </w:tc>
        <w:tc>
          <w:tcPr>
            <w:tcW w:w="1134" w:type="dxa"/>
            <w:tcBorders>
              <w:top w:val="single" w:sz="18" w:space="0" w:color="auto"/>
              <w:bottom w:val="single" w:sz="4" w:space="0" w:color="auto"/>
            </w:tcBorders>
            <w:shd w:val="clear" w:color="auto" w:fill="auto"/>
            <w:vAlign w:val="center"/>
          </w:tcPr>
          <w:p w14:paraId="3F32CD83" w14:textId="77777777" w:rsidR="00BF1566" w:rsidRDefault="00BF1566" w:rsidP="00061BC7">
            <w:pPr>
              <w:pStyle w:val="-ed9af0e5"/>
              <w:rPr>
                <w:b/>
                <w:bCs/>
                <w:sz w:val="28"/>
              </w:rPr>
            </w:pPr>
            <w:r>
              <w:rPr>
                <w:rFonts w:hint="eastAsia"/>
                <w:b/>
                <w:bCs/>
                <w:sz w:val="28"/>
              </w:rPr>
              <w:t>分发</w:t>
            </w:r>
          </w:p>
        </w:tc>
        <w:tc>
          <w:tcPr>
            <w:tcW w:w="708" w:type="dxa"/>
            <w:tcBorders>
              <w:top w:val="single" w:sz="18" w:space="0" w:color="auto"/>
              <w:bottom w:val="single" w:sz="4" w:space="0" w:color="auto"/>
            </w:tcBorders>
            <w:shd w:val="clear" w:color="auto" w:fill="auto"/>
            <w:vAlign w:val="center"/>
          </w:tcPr>
          <w:p w14:paraId="1B02F3E8" w14:textId="77777777" w:rsidR="00BF1566" w:rsidRDefault="00BF1566" w:rsidP="00061BC7">
            <w:pPr>
              <w:pStyle w:val="-ed9af0e5"/>
              <w:rPr>
                <w:b/>
                <w:bCs/>
                <w:sz w:val="28"/>
              </w:rPr>
            </w:pPr>
            <w:r>
              <w:rPr>
                <w:rFonts w:hint="eastAsia"/>
                <w:b/>
                <w:bCs/>
                <w:sz w:val="28"/>
              </w:rPr>
              <w:t>导入和导出</w:t>
            </w:r>
          </w:p>
        </w:tc>
        <w:tc>
          <w:tcPr>
            <w:tcW w:w="709" w:type="dxa"/>
            <w:tcBorders>
              <w:top w:val="single" w:sz="18" w:space="0" w:color="auto"/>
              <w:bottom w:val="single" w:sz="4" w:space="0" w:color="auto"/>
            </w:tcBorders>
            <w:shd w:val="clear" w:color="auto" w:fill="auto"/>
            <w:vAlign w:val="center"/>
          </w:tcPr>
          <w:p w14:paraId="5B53D289" w14:textId="77777777" w:rsidR="00BF1566" w:rsidRDefault="00BF1566" w:rsidP="00061BC7">
            <w:pPr>
              <w:pStyle w:val="-ed9af0e5"/>
              <w:rPr>
                <w:b/>
                <w:bCs/>
                <w:sz w:val="28"/>
              </w:rPr>
            </w:pPr>
            <w:r>
              <w:rPr>
                <w:rFonts w:hint="eastAsia"/>
                <w:b/>
                <w:bCs/>
                <w:sz w:val="28"/>
              </w:rPr>
              <w:t>使用</w:t>
            </w:r>
          </w:p>
        </w:tc>
        <w:tc>
          <w:tcPr>
            <w:tcW w:w="992" w:type="dxa"/>
            <w:tcBorders>
              <w:top w:val="single" w:sz="18" w:space="0" w:color="auto"/>
              <w:bottom w:val="single" w:sz="4" w:space="0" w:color="auto"/>
            </w:tcBorders>
            <w:shd w:val="clear" w:color="auto" w:fill="auto"/>
            <w:vAlign w:val="center"/>
          </w:tcPr>
          <w:p w14:paraId="39C0C802" w14:textId="77777777" w:rsidR="00BF1566" w:rsidRDefault="00BF1566" w:rsidP="00061BC7">
            <w:pPr>
              <w:pStyle w:val="-ed9af0e5"/>
              <w:rPr>
                <w:b/>
                <w:bCs/>
                <w:sz w:val="28"/>
              </w:rPr>
            </w:pPr>
            <w:r>
              <w:rPr>
                <w:rFonts w:hint="eastAsia"/>
                <w:b/>
                <w:bCs/>
                <w:sz w:val="28"/>
              </w:rPr>
              <w:t>备份和恢复</w:t>
            </w:r>
          </w:p>
        </w:tc>
        <w:tc>
          <w:tcPr>
            <w:tcW w:w="709" w:type="dxa"/>
            <w:tcBorders>
              <w:top w:val="single" w:sz="18" w:space="0" w:color="auto"/>
              <w:bottom w:val="single" w:sz="4" w:space="0" w:color="auto"/>
            </w:tcBorders>
            <w:shd w:val="clear" w:color="auto" w:fill="auto"/>
            <w:vAlign w:val="center"/>
          </w:tcPr>
          <w:p w14:paraId="33C5C055" w14:textId="77777777" w:rsidR="00BF1566" w:rsidRDefault="00BF1566" w:rsidP="00061BC7">
            <w:pPr>
              <w:pStyle w:val="-ed9af0e5"/>
              <w:rPr>
                <w:b/>
                <w:bCs/>
                <w:sz w:val="28"/>
              </w:rPr>
            </w:pPr>
            <w:r>
              <w:rPr>
                <w:rFonts w:hint="eastAsia"/>
                <w:b/>
                <w:bCs/>
                <w:sz w:val="28"/>
              </w:rPr>
              <w:t>归档</w:t>
            </w:r>
          </w:p>
        </w:tc>
        <w:tc>
          <w:tcPr>
            <w:tcW w:w="1145" w:type="dxa"/>
            <w:tcBorders>
              <w:top w:val="single" w:sz="18" w:space="0" w:color="auto"/>
              <w:bottom w:val="single" w:sz="4" w:space="0" w:color="auto"/>
            </w:tcBorders>
            <w:shd w:val="clear" w:color="auto" w:fill="auto"/>
            <w:vAlign w:val="center"/>
          </w:tcPr>
          <w:p w14:paraId="44703AEB" w14:textId="77777777" w:rsidR="00BF1566" w:rsidRDefault="00BF1566" w:rsidP="00061BC7">
            <w:pPr>
              <w:pStyle w:val="-ed9af0e5"/>
              <w:rPr>
                <w:b/>
                <w:bCs/>
                <w:sz w:val="28"/>
              </w:rPr>
            </w:pPr>
            <w:r>
              <w:rPr>
                <w:rFonts w:hint="eastAsia"/>
                <w:b/>
                <w:bCs/>
                <w:sz w:val="28"/>
              </w:rPr>
              <w:t>销毁</w:t>
            </w:r>
          </w:p>
        </w:tc>
      </w:tr>
      <w:tr w:rsidR="00BF1566" w14:paraId="48BD8195" w14:textId="77777777" w:rsidTr="00061BC7">
        <w:trPr>
          <w:trHeight w:val="1220"/>
        </w:trPr>
        <w:tc>
          <w:tcPr>
            <w:tcW w:w="414" w:type="dxa"/>
            <w:tcBorders>
              <w:top w:val="single" w:sz="4" w:space="0" w:color="auto"/>
            </w:tcBorders>
            <w:vAlign w:val="center"/>
          </w:tcPr>
          <w:p w14:paraId="7D4B05E7" w14:textId="77777777" w:rsidR="00BF1566" w:rsidRDefault="00BF1566" w:rsidP="00061BC7">
            <w:pPr>
              <w:pStyle w:val="-ed9af0e5"/>
              <w:jc w:val="both"/>
              <w:rPr>
                <w:bCs/>
                <w:sz w:val="28"/>
              </w:rPr>
            </w:pPr>
            <w:r>
              <w:rPr>
                <w:rFonts w:hint="eastAsia"/>
                <w:bCs/>
                <w:sz w:val="28"/>
              </w:rPr>
              <w:t>1</w:t>
            </w:r>
          </w:p>
        </w:tc>
        <w:tc>
          <w:tcPr>
            <w:tcW w:w="851" w:type="dxa"/>
            <w:tcBorders>
              <w:top w:val="single" w:sz="4" w:space="0" w:color="auto"/>
            </w:tcBorders>
            <w:vAlign w:val="center"/>
          </w:tcPr>
          <w:p w14:paraId="422E71F8" w14:textId="77777777" w:rsidR="00BF1566" w:rsidRDefault="00BF1566" w:rsidP="00061BC7">
            <w:pPr>
              <w:pStyle w:val="-ed9af0e5"/>
              <w:jc w:val="both"/>
              <w:rPr>
                <w:bCs/>
                <w:sz w:val="28"/>
              </w:rPr>
            </w:pPr>
            <w:r>
              <w:rPr>
                <w:rFonts w:hint="eastAsia"/>
                <w:bCs/>
                <w:sz w:val="28"/>
              </w:rPr>
              <w:t>重要数据传输机密性保护密钥</w:t>
            </w:r>
          </w:p>
        </w:tc>
        <w:tc>
          <w:tcPr>
            <w:tcW w:w="1145" w:type="dxa"/>
            <w:tcBorders>
              <w:top w:val="single" w:sz="4" w:space="0" w:color="auto"/>
            </w:tcBorders>
            <w:vAlign w:val="center"/>
          </w:tcPr>
          <w:p w14:paraId="0AD70519" w14:textId="77777777" w:rsidR="00BF1566" w:rsidRDefault="00BF1566" w:rsidP="00061BC7">
            <w:pPr>
              <w:pStyle w:val="-ed9af0e5"/>
              <w:jc w:val="both"/>
              <w:rPr>
                <w:bCs/>
                <w:sz w:val="28"/>
              </w:rPr>
            </w:pPr>
            <w:r>
              <w:rPr>
                <w:bCs/>
                <w:sz w:val="28"/>
              </w:rPr>
              <w:t>SSL VPN</w:t>
            </w:r>
            <w:r>
              <w:rPr>
                <w:rFonts w:hint="eastAsia"/>
                <w:bCs/>
                <w:sz w:val="28"/>
              </w:rPr>
              <w:t>客户端和服务端通过重要数据传密钥协商公私钥协商产生</w:t>
            </w:r>
          </w:p>
        </w:tc>
        <w:tc>
          <w:tcPr>
            <w:tcW w:w="698" w:type="dxa"/>
            <w:tcBorders>
              <w:top w:val="single" w:sz="4" w:space="0" w:color="auto"/>
            </w:tcBorders>
            <w:vAlign w:val="center"/>
          </w:tcPr>
          <w:p w14:paraId="75EB46ED" w14:textId="77777777" w:rsidR="00BF1566" w:rsidRDefault="00BF1566" w:rsidP="00061BC7">
            <w:pPr>
              <w:pStyle w:val="-ed9af0e5"/>
              <w:jc w:val="both"/>
              <w:rPr>
                <w:bCs/>
                <w:sz w:val="28"/>
              </w:rPr>
            </w:pPr>
            <w:r>
              <w:rPr>
                <w:rFonts w:hint="eastAsia"/>
                <w:bCs/>
                <w:sz w:val="28"/>
              </w:rPr>
              <w:t>临时协商、用完销毁</w:t>
            </w:r>
          </w:p>
        </w:tc>
        <w:tc>
          <w:tcPr>
            <w:tcW w:w="1134" w:type="dxa"/>
            <w:tcBorders>
              <w:top w:val="single" w:sz="4" w:space="0" w:color="auto"/>
            </w:tcBorders>
            <w:vAlign w:val="center"/>
          </w:tcPr>
          <w:p w14:paraId="5E0CF0CD" w14:textId="77777777" w:rsidR="00BF1566" w:rsidRDefault="00BF1566" w:rsidP="00061BC7">
            <w:pPr>
              <w:pStyle w:val="-ed9af0e5"/>
              <w:jc w:val="both"/>
              <w:rPr>
                <w:bCs/>
                <w:sz w:val="28"/>
              </w:rPr>
            </w:pPr>
            <w:r>
              <w:rPr>
                <w:rFonts w:hint="eastAsia"/>
                <w:bCs/>
                <w:sz w:val="28"/>
              </w:rPr>
              <w:t>不涉及</w:t>
            </w:r>
          </w:p>
        </w:tc>
        <w:tc>
          <w:tcPr>
            <w:tcW w:w="708" w:type="dxa"/>
            <w:tcBorders>
              <w:top w:val="single" w:sz="4" w:space="0" w:color="auto"/>
            </w:tcBorders>
            <w:vAlign w:val="center"/>
          </w:tcPr>
          <w:p w14:paraId="317EC84F" w14:textId="77777777" w:rsidR="00BF1566" w:rsidRDefault="00BF1566" w:rsidP="00061BC7">
            <w:pPr>
              <w:pStyle w:val="-ed9af0e5"/>
              <w:jc w:val="both"/>
              <w:rPr>
                <w:bCs/>
                <w:sz w:val="28"/>
              </w:rPr>
            </w:pPr>
            <w:r>
              <w:rPr>
                <w:rFonts w:hint="eastAsia"/>
                <w:bCs/>
                <w:sz w:val="28"/>
              </w:rPr>
              <w:t>不涉及</w:t>
            </w:r>
          </w:p>
        </w:tc>
        <w:tc>
          <w:tcPr>
            <w:tcW w:w="709" w:type="dxa"/>
            <w:tcBorders>
              <w:top w:val="single" w:sz="4" w:space="0" w:color="auto"/>
            </w:tcBorders>
            <w:vAlign w:val="center"/>
          </w:tcPr>
          <w:p w14:paraId="67D73E63"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内部使用</w:t>
            </w:r>
          </w:p>
        </w:tc>
        <w:tc>
          <w:tcPr>
            <w:tcW w:w="992" w:type="dxa"/>
            <w:tcBorders>
              <w:top w:val="single" w:sz="4" w:space="0" w:color="auto"/>
            </w:tcBorders>
            <w:vAlign w:val="center"/>
          </w:tcPr>
          <w:p w14:paraId="478144F0" w14:textId="77777777" w:rsidR="00BF1566" w:rsidRDefault="00BF1566" w:rsidP="00061BC7">
            <w:pPr>
              <w:pStyle w:val="-ed9af0e5"/>
              <w:jc w:val="both"/>
              <w:rPr>
                <w:bCs/>
                <w:sz w:val="28"/>
              </w:rPr>
            </w:pPr>
            <w:r>
              <w:rPr>
                <w:rFonts w:hint="eastAsia"/>
                <w:bCs/>
                <w:sz w:val="28"/>
              </w:rPr>
              <w:t>不涉及</w:t>
            </w:r>
          </w:p>
        </w:tc>
        <w:tc>
          <w:tcPr>
            <w:tcW w:w="709" w:type="dxa"/>
            <w:tcBorders>
              <w:top w:val="single" w:sz="4" w:space="0" w:color="auto"/>
            </w:tcBorders>
            <w:vAlign w:val="center"/>
          </w:tcPr>
          <w:p w14:paraId="453E9762" w14:textId="77777777" w:rsidR="00BF1566" w:rsidRDefault="00BF1566" w:rsidP="00061BC7">
            <w:pPr>
              <w:pStyle w:val="-ed9af0e5"/>
              <w:jc w:val="both"/>
              <w:rPr>
                <w:bCs/>
                <w:sz w:val="28"/>
              </w:rPr>
            </w:pPr>
            <w:r>
              <w:rPr>
                <w:rFonts w:hint="eastAsia"/>
                <w:bCs/>
                <w:sz w:val="28"/>
              </w:rPr>
              <w:t>不涉及</w:t>
            </w:r>
          </w:p>
        </w:tc>
        <w:tc>
          <w:tcPr>
            <w:tcW w:w="1145" w:type="dxa"/>
            <w:tcBorders>
              <w:top w:val="single" w:sz="4" w:space="0" w:color="auto"/>
            </w:tcBorders>
            <w:vAlign w:val="center"/>
          </w:tcPr>
          <w:p w14:paraId="0D426F89" w14:textId="77777777" w:rsidR="00BF1566" w:rsidRDefault="00BF1566" w:rsidP="00061BC7">
            <w:pPr>
              <w:pStyle w:val="-ed9af0e5"/>
              <w:jc w:val="both"/>
              <w:rPr>
                <w:bCs/>
                <w:sz w:val="28"/>
              </w:rPr>
            </w:pPr>
            <w:r>
              <w:rPr>
                <w:rFonts w:hint="eastAsia"/>
                <w:bCs/>
                <w:sz w:val="28"/>
              </w:rPr>
              <w:t>临时协商、用完销毁</w:t>
            </w:r>
          </w:p>
        </w:tc>
      </w:tr>
      <w:tr w:rsidR="00BF1566" w14:paraId="286A47A7" w14:textId="77777777" w:rsidTr="00061BC7">
        <w:trPr>
          <w:trHeight w:val="367"/>
        </w:trPr>
        <w:tc>
          <w:tcPr>
            <w:tcW w:w="414" w:type="dxa"/>
            <w:vAlign w:val="center"/>
          </w:tcPr>
          <w:p w14:paraId="29210E6B" w14:textId="77777777" w:rsidR="00BF1566" w:rsidRDefault="00BF1566" w:rsidP="00061BC7">
            <w:pPr>
              <w:pStyle w:val="-ed9af0e5"/>
              <w:jc w:val="both"/>
              <w:rPr>
                <w:bCs/>
                <w:sz w:val="28"/>
              </w:rPr>
            </w:pPr>
            <w:r>
              <w:rPr>
                <w:rFonts w:hint="eastAsia"/>
                <w:bCs/>
                <w:sz w:val="28"/>
              </w:rPr>
              <w:t>2</w:t>
            </w:r>
          </w:p>
        </w:tc>
        <w:tc>
          <w:tcPr>
            <w:tcW w:w="851" w:type="dxa"/>
            <w:vAlign w:val="center"/>
          </w:tcPr>
          <w:p w14:paraId="7432D7D0" w14:textId="77777777" w:rsidR="00BF1566" w:rsidRDefault="00BF1566" w:rsidP="00061BC7">
            <w:pPr>
              <w:pStyle w:val="-ed9af0e5"/>
              <w:jc w:val="both"/>
              <w:rPr>
                <w:bCs/>
                <w:sz w:val="28"/>
              </w:rPr>
            </w:pPr>
            <w:r>
              <w:rPr>
                <w:rFonts w:hint="eastAsia"/>
                <w:bCs/>
                <w:sz w:val="28"/>
              </w:rPr>
              <w:t>重要数据传输链路身份鉴别私钥</w:t>
            </w:r>
          </w:p>
        </w:tc>
        <w:tc>
          <w:tcPr>
            <w:tcW w:w="1145" w:type="dxa"/>
            <w:vAlign w:val="center"/>
          </w:tcPr>
          <w:p w14:paraId="5D8E4890"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密码卡内部产生</w:t>
            </w:r>
          </w:p>
        </w:tc>
        <w:tc>
          <w:tcPr>
            <w:tcW w:w="698" w:type="dxa"/>
            <w:vAlign w:val="center"/>
          </w:tcPr>
          <w:p w14:paraId="36829BD9" w14:textId="77777777" w:rsidR="00BF1566" w:rsidRDefault="00BF1566" w:rsidP="00061BC7">
            <w:pPr>
              <w:pStyle w:val="-ed9af0e5"/>
              <w:jc w:val="both"/>
              <w:rPr>
                <w:bCs/>
                <w:sz w:val="28"/>
              </w:rPr>
            </w:pPr>
            <w:r>
              <w:rPr>
                <w:bCs/>
                <w:sz w:val="28"/>
              </w:rPr>
              <w:t>VPN</w:t>
            </w:r>
            <w:r>
              <w:rPr>
                <w:rFonts w:hint="eastAsia"/>
                <w:bCs/>
                <w:sz w:val="28"/>
              </w:rPr>
              <w:t>密码卡内部存储</w:t>
            </w:r>
          </w:p>
        </w:tc>
        <w:tc>
          <w:tcPr>
            <w:tcW w:w="1134" w:type="dxa"/>
            <w:vAlign w:val="center"/>
          </w:tcPr>
          <w:p w14:paraId="4BA19E03" w14:textId="77777777" w:rsidR="00BF1566" w:rsidRDefault="00BF1566" w:rsidP="00061BC7">
            <w:pPr>
              <w:pStyle w:val="-ed9af0e5"/>
              <w:jc w:val="both"/>
              <w:rPr>
                <w:bCs/>
                <w:sz w:val="28"/>
              </w:rPr>
            </w:pPr>
            <w:r>
              <w:rPr>
                <w:rFonts w:hint="eastAsia"/>
                <w:bCs/>
                <w:sz w:val="28"/>
              </w:rPr>
              <w:t>不涉及</w:t>
            </w:r>
          </w:p>
        </w:tc>
        <w:tc>
          <w:tcPr>
            <w:tcW w:w="708" w:type="dxa"/>
            <w:vAlign w:val="center"/>
          </w:tcPr>
          <w:p w14:paraId="1237AC30" w14:textId="77777777" w:rsidR="00BF1566" w:rsidRDefault="00BF1566" w:rsidP="00061BC7">
            <w:pPr>
              <w:pStyle w:val="-ed9af0e5"/>
              <w:jc w:val="both"/>
              <w:rPr>
                <w:bCs/>
                <w:sz w:val="28"/>
              </w:rPr>
            </w:pPr>
            <w:r>
              <w:rPr>
                <w:rFonts w:hint="eastAsia"/>
                <w:bCs/>
                <w:sz w:val="28"/>
              </w:rPr>
              <w:t>不涉及</w:t>
            </w:r>
          </w:p>
        </w:tc>
        <w:tc>
          <w:tcPr>
            <w:tcW w:w="709" w:type="dxa"/>
            <w:vAlign w:val="center"/>
          </w:tcPr>
          <w:p w14:paraId="7CD571C5"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内部使用</w:t>
            </w:r>
          </w:p>
        </w:tc>
        <w:tc>
          <w:tcPr>
            <w:tcW w:w="992" w:type="dxa"/>
            <w:vAlign w:val="center"/>
          </w:tcPr>
          <w:p w14:paraId="237A8595"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内部备份和恢复</w:t>
            </w:r>
          </w:p>
        </w:tc>
        <w:tc>
          <w:tcPr>
            <w:tcW w:w="709" w:type="dxa"/>
            <w:vAlign w:val="center"/>
          </w:tcPr>
          <w:p w14:paraId="2E637813"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内部归档</w:t>
            </w:r>
          </w:p>
        </w:tc>
        <w:tc>
          <w:tcPr>
            <w:tcW w:w="1145" w:type="dxa"/>
            <w:vAlign w:val="center"/>
          </w:tcPr>
          <w:p w14:paraId="39024DAA"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内部销毁</w:t>
            </w:r>
          </w:p>
        </w:tc>
      </w:tr>
      <w:tr w:rsidR="00BF1566" w14:paraId="51DF43D2" w14:textId="77777777" w:rsidTr="00061BC7">
        <w:trPr>
          <w:trHeight w:val="131"/>
        </w:trPr>
        <w:tc>
          <w:tcPr>
            <w:tcW w:w="414" w:type="dxa"/>
            <w:vAlign w:val="center"/>
          </w:tcPr>
          <w:p w14:paraId="104BA3CB" w14:textId="77777777" w:rsidR="00BF1566" w:rsidRDefault="00BF1566" w:rsidP="00061BC7">
            <w:pPr>
              <w:pStyle w:val="-ed9af0e5"/>
              <w:jc w:val="both"/>
              <w:rPr>
                <w:bCs/>
                <w:sz w:val="28"/>
              </w:rPr>
            </w:pPr>
            <w:r>
              <w:rPr>
                <w:rFonts w:hint="eastAsia"/>
                <w:bCs/>
                <w:sz w:val="28"/>
              </w:rPr>
              <w:t>3</w:t>
            </w:r>
          </w:p>
        </w:tc>
        <w:tc>
          <w:tcPr>
            <w:tcW w:w="851" w:type="dxa"/>
            <w:vAlign w:val="center"/>
          </w:tcPr>
          <w:p w14:paraId="40D75938" w14:textId="77777777" w:rsidR="00BF1566" w:rsidRDefault="00BF1566" w:rsidP="00061BC7">
            <w:pPr>
              <w:pStyle w:val="-ed9af0e5"/>
              <w:jc w:val="both"/>
              <w:rPr>
                <w:bCs/>
                <w:sz w:val="28"/>
              </w:rPr>
            </w:pPr>
            <w:r>
              <w:rPr>
                <w:rFonts w:hint="eastAsia"/>
                <w:bCs/>
                <w:sz w:val="28"/>
              </w:rPr>
              <w:t>重要</w:t>
            </w:r>
            <w:r>
              <w:rPr>
                <w:rFonts w:hint="eastAsia"/>
                <w:bCs/>
                <w:sz w:val="28"/>
              </w:rPr>
              <w:lastRenderedPageBreak/>
              <w:t>数据传输链路身份鉴别公钥</w:t>
            </w:r>
          </w:p>
        </w:tc>
        <w:tc>
          <w:tcPr>
            <w:tcW w:w="1145" w:type="dxa"/>
            <w:vAlign w:val="center"/>
          </w:tcPr>
          <w:p w14:paraId="20869535" w14:textId="77777777" w:rsidR="00BF1566" w:rsidRDefault="00BF1566" w:rsidP="00061BC7">
            <w:pPr>
              <w:pStyle w:val="-ed9af0e5"/>
              <w:jc w:val="both"/>
              <w:rPr>
                <w:bCs/>
                <w:sz w:val="28"/>
              </w:rPr>
            </w:pPr>
            <w:r>
              <w:rPr>
                <w:rFonts w:hint="eastAsia"/>
                <w:bCs/>
                <w:sz w:val="28"/>
              </w:rPr>
              <w:lastRenderedPageBreak/>
              <w:t>V</w:t>
            </w:r>
            <w:r>
              <w:rPr>
                <w:bCs/>
                <w:sz w:val="28"/>
              </w:rPr>
              <w:t>PN</w:t>
            </w:r>
            <w:r>
              <w:rPr>
                <w:rFonts w:hint="eastAsia"/>
                <w:bCs/>
                <w:sz w:val="28"/>
              </w:rPr>
              <w:t>密</w:t>
            </w:r>
            <w:r>
              <w:rPr>
                <w:rFonts w:hint="eastAsia"/>
                <w:bCs/>
                <w:sz w:val="28"/>
              </w:rPr>
              <w:lastRenderedPageBreak/>
              <w:t>码卡内部产生</w:t>
            </w:r>
          </w:p>
        </w:tc>
        <w:tc>
          <w:tcPr>
            <w:tcW w:w="698" w:type="dxa"/>
            <w:vAlign w:val="center"/>
          </w:tcPr>
          <w:p w14:paraId="6616E041" w14:textId="77777777" w:rsidR="00BF1566" w:rsidRDefault="00BF1566" w:rsidP="00061BC7">
            <w:pPr>
              <w:pStyle w:val="-ed9af0e5"/>
              <w:jc w:val="both"/>
              <w:rPr>
                <w:bCs/>
                <w:sz w:val="28"/>
              </w:rPr>
            </w:pPr>
            <w:r>
              <w:rPr>
                <w:bCs/>
                <w:sz w:val="28"/>
              </w:rPr>
              <w:lastRenderedPageBreak/>
              <w:t>VP</w:t>
            </w:r>
            <w:r>
              <w:rPr>
                <w:bCs/>
                <w:sz w:val="28"/>
              </w:rPr>
              <w:lastRenderedPageBreak/>
              <w:t>N</w:t>
            </w:r>
            <w:r>
              <w:rPr>
                <w:rFonts w:hint="eastAsia"/>
                <w:bCs/>
                <w:sz w:val="28"/>
              </w:rPr>
              <w:t>密码卡内部存储</w:t>
            </w:r>
          </w:p>
        </w:tc>
        <w:tc>
          <w:tcPr>
            <w:tcW w:w="1134" w:type="dxa"/>
            <w:vAlign w:val="center"/>
          </w:tcPr>
          <w:p w14:paraId="16A5FAD4" w14:textId="77777777" w:rsidR="00BF1566" w:rsidRDefault="00BF1566" w:rsidP="00061BC7">
            <w:pPr>
              <w:pStyle w:val="-ed9af0e5"/>
              <w:jc w:val="both"/>
              <w:rPr>
                <w:bCs/>
                <w:sz w:val="28"/>
              </w:rPr>
            </w:pPr>
            <w:r>
              <w:rPr>
                <w:rFonts w:hint="eastAsia"/>
                <w:bCs/>
                <w:sz w:val="28"/>
              </w:rPr>
              <w:lastRenderedPageBreak/>
              <w:t>不涉及</w:t>
            </w:r>
          </w:p>
        </w:tc>
        <w:tc>
          <w:tcPr>
            <w:tcW w:w="708" w:type="dxa"/>
            <w:vAlign w:val="center"/>
          </w:tcPr>
          <w:p w14:paraId="789448FD" w14:textId="77777777" w:rsidR="00BF1566" w:rsidRDefault="00BF1566" w:rsidP="00061BC7">
            <w:pPr>
              <w:pStyle w:val="-ed9af0e5"/>
              <w:jc w:val="both"/>
              <w:rPr>
                <w:bCs/>
                <w:sz w:val="28"/>
              </w:rPr>
            </w:pPr>
            <w:r>
              <w:rPr>
                <w:bCs/>
                <w:sz w:val="28"/>
              </w:rPr>
              <w:t>以</w:t>
            </w:r>
            <w:r>
              <w:rPr>
                <w:bCs/>
                <w:sz w:val="28"/>
              </w:rPr>
              <w:lastRenderedPageBreak/>
              <w:t>公钥证书形式导入导出</w:t>
            </w:r>
          </w:p>
        </w:tc>
        <w:tc>
          <w:tcPr>
            <w:tcW w:w="709" w:type="dxa"/>
            <w:vAlign w:val="center"/>
          </w:tcPr>
          <w:p w14:paraId="6BC11808" w14:textId="77777777" w:rsidR="00BF1566" w:rsidRDefault="00BF1566" w:rsidP="00061BC7">
            <w:pPr>
              <w:pStyle w:val="-ed9af0e5"/>
              <w:jc w:val="both"/>
              <w:rPr>
                <w:bCs/>
                <w:sz w:val="28"/>
              </w:rPr>
            </w:pPr>
            <w:r>
              <w:rPr>
                <w:bCs/>
                <w:sz w:val="28"/>
              </w:rPr>
              <w:lastRenderedPageBreak/>
              <w:t>以</w:t>
            </w:r>
            <w:r>
              <w:rPr>
                <w:bCs/>
                <w:sz w:val="28"/>
              </w:rPr>
              <w:lastRenderedPageBreak/>
              <w:t>公钥证书形式</w:t>
            </w:r>
            <w:r>
              <w:rPr>
                <w:rFonts w:hint="eastAsia"/>
                <w:bCs/>
                <w:sz w:val="28"/>
              </w:rPr>
              <w:t>使用</w:t>
            </w:r>
          </w:p>
        </w:tc>
        <w:tc>
          <w:tcPr>
            <w:tcW w:w="992" w:type="dxa"/>
            <w:vAlign w:val="center"/>
          </w:tcPr>
          <w:p w14:paraId="69C3CA23" w14:textId="77777777" w:rsidR="00BF1566" w:rsidRDefault="00BF1566" w:rsidP="00061BC7">
            <w:pPr>
              <w:pStyle w:val="-ed9af0e5"/>
              <w:jc w:val="both"/>
              <w:rPr>
                <w:bCs/>
                <w:sz w:val="28"/>
              </w:rPr>
            </w:pPr>
            <w:r>
              <w:rPr>
                <w:rFonts w:hint="eastAsia"/>
                <w:bCs/>
                <w:sz w:val="28"/>
              </w:rPr>
              <w:lastRenderedPageBreak/>
              <w:t>V</w:t>
            </w:r>
            <w:r>
              <w:rPr>
                <w:bCs/>
                <w:sz w:val="28"/>
              </w:rPr>
              <w:t>PN</w:t>
            </w:r>
            <w:r>
              <w:rPr>
                <w:rFonts w:hint="eastAsia"/>
                <w:bCs/>
                <w:sz w:val="28"/>
              </w:rPr>
              <w:lastRenderedPageBreak/>
              <w:t>内部备份和恢复</w:t>
            </w:r>
          </w:p>
        </w:tc>
        <w:tc>
          <w:tcPr>
            <w:tcW w:w="709" w:type="dxa"/>
            <w:vAlign w:val="center"/>
          </w:tcPr>
          <w:p w14:paraId="172E9BD3" w14:textId="77777777" w:rsidR="00BF1566" w:rsidRDefault="00BF1566" w:rsidP="00061BC7">
            <w:pPr>
              <w:pStyle w:val="-ed9af0e5"/>
              <w:jc w:val="both"/>
              <w:rPr>
                <w:bCs/>
                <w:sz w:val="28"/>
              </w:rPr>
            </w:pPr>
            <w:r>
              <w:rPr>
                <w:rFonts w:hint="eastAsia"/>
                <w:bCs/>
                <w:sz w:val="28"/>
              </w:rPr>
              <w:lastRenderedPageBreak/>
              <w:t>V</w:t>
            </w:r>
            <w:r>
              <w:rPr>
                <w:bCs/>
                <w:sz w:val="28"/>
              </w:rPr>
              <w:t>P</w:t>
            </w:r>
            <w:r>
              <w:rPr>
                <w:bCs/>
                <w:sz w:val="28"/>
              </w:rPr>
              <w:lastRenderedPageBreak/>
              <w:t>N</w:t>
            </w:r>
            <w:r>
              <w:rPr>
                <w:rFonts w:hint="eastAsia"/>
                <w:bCs/>
                <w:sz w:val="28"/>
              </w:rPr>
              <w:t>内部归档</w:t>
            </w:r>
          </w:p>
        </w:tc>
        <w:tc>
          <w:tcPr>
            <w:tcW w:w="1145" w:type="dxa"/>
            <w:vAlign w:val="center"/>
          </w:tcPr>
          <w:p w14:paraId="721CB1D6" w14:textId="77777777" w:rsidR="00BF1566" w:rsidRDefault="00BF1566" w:rsidP="00061BC7">
            <w:pPr>
              <w:pStyle w:val="-ed9af0e5"/>
              <w:jc w:val="both"/>
              <w:rPr>
                <w:bCs/>
                <w:sz w:val="28"/>
              </w:rPr>
            </w:pPr>
            <w:r>
              <w:rPr>
                <w:rFonts w:hint="eastAsia"/>
                <w:bCs/>
                <w:sz w:val="28"/>
              </w:rPr>
              <w:lastRenderedPageBreak/>
              <w:t>V</w:t>
            </w:r>
            <w:r>
              <w:rPr>
                <w:bCs/>
                <w:sz w:val="28"/>
              </w:rPr>
              <w:t>PN</w:t>
            </w:r>
            <w:r>
              <w:rPr>
                <w:rFonts w:hint="eastAsia"/>
                <w:bCs/>
                <w:sz w:val="28"/>
              </w:rPr>
              <w:t>内</w:t>
            </w:r>
            <w:r>
              <w:rPr>
                <w:rFonts w:hint="eastAsia"/>
                <w:bCs/>
                <w:sz w:val="28"/>
              </w:rPr>
              <w:lastRenderedPageBreak/>
              <w:t>部销毁</w:t>
            </w:r>
          </w:p>
        </w:tc>
      </w:tr>
      <w:tr w:rsidR="00BF1566" w14:paraId="2BEA84C4" w14:textId="77777777" w:rsidTr="00061BC7">
        <w:trPr>
          <w:trHeight w:val="131"/>
        </w:trPr>
        <w:tc>
          <w:tcPr>
            <w:tcW w:w="414" w:type="dxa"/>
            <w:vAlign w:val="center"/>
          </w:tcPr>
          <w:p w14:paraId="7D39AA79" w14:textId="77777777" w:rsidR="00BF1566" w:rsidRDefault="00BF1566" w:rsidP="00061BC7">
            <w:pPr>
              <w:pStyle w:val="-ed9af0e5"/>
              <w:jc w:val="both"/>
              <w:rPr>
                <w:bCs/>
                <w:sz w:val="28"/>
              </w:rPr>
            </w:pPr>
            <w:r>
              <w:rPr>
                <w:rFonts w:hint="eastAsia"/>
                <w:bCs/>
                <w:sz w:val="28"/>
              </w:rPr>
              <w:t>4</w:t>
            </w:r>
          </w:p>
        </w:tc>
        <w:tc>
          <w:tcPr>
            <w:tcW w:w="851" w:type="dxa"/>
            <w:vAlign w:val="center"/>
          </w:tcPr>
          <w:p w14:paraId="284DE656" w14:textId="77777777" w:rsidR="00BF1566" w:rsidRDefault="00BF1566" w:rsidP="00061BC7">
            <w:pPr>
              <w:pStyle w:val="-ed9af0e5"/>
              <w:jc w:val="both"/>
              <w:rPr>
                <w:bCs/>
                <w:sz w:val="28"/>
              </w:rPr>
            </w:pPr>
            <w:r>
              <w:rPr>
                <w:rFonts w:hint="eastAsia"/>
                <w:bCs/>
                <w:sz w:val="28"/>
              </w:rPr>
              <w:t>重要数据传输链路密钥协商私钥</w:t>
            </w:r>
          </w:p>
        </w:tc>
        <w:tc>
          <w:tcPr>
            <w:tcW w:w="1145" w:type="dxa"/>
            <w:vAlign w:val="center"/>
          </w:tcPr>
          <w:p w14:paraId="4F8A26D1" w14:textId="77777777" w:rsidR="00BF1566" w:rsidRDefault="00BF1566" w:rsidP="00061BC7">
            <w:pPr>
              <w:pStyle w:val="-ed9af0e5"/>
              <w:jc w:val="both"/>
              <w:rPr>
                <w:bCs/>
                <w:sz w:val="28"/>
              </w:rPr>
            </w:pPr>
            <w:r>
              <w:rPr>
                <w:rFonts w:hint="eastAsia"/>
                <w:bCs/>
                <w:sz w:val="28"/>
              </w:rPr>
              <w:t>由</w:t>
            </w:r>
            <w:r>
              <w:rPr>
                <w:rFonts w:hint="eastAsia"/>
                <w:bCs/>
                <w:sz w:val="28"/>
              </w:rPr>
              <w:t>CA</w:t>
            </w:r>
            <w:r>
              <w:rPr>
                <w:rFonts w:hint="eastAsia"/>
                <w:bCs/>
                <w:sz w:val="28"/>
              </w:rPr>
              <w:t>生产</w:t>
            </w:r>
          </w:p>
        </w:tc>
        <w:tc>
          <w:tcPr>
            <w:tcW w:w="698" w:type="dxa"/>
            <w:vAlign w:val="center"/>
          </w:tcPr>
          <w:p w14:paraId="01FFF4E6" w14:textId="77777777" w:rsidR="00BF1566" w:rsidRDefault="00BF1566" w:rsidP="00061BC7">
            <w:pPr>
              <w:pStyle w:val="-ed9af0e5"/>
              <w:jc w:val="both"/>
              <w:rPr>
                <w:bCs/>
                <w:sz w:val="28"/>
              </w:rPr>
            </w:pPr>
            <w:r>
              <w:rPr>
                <w:bCs/>
                <w:sz w:val="28"/>
              </w:rPr>
              <w:t>VPN</w:t>
            </w:r>
            <w:r>
              <w:rPr>
                <w:rFonts w:hint="eastAsia"/>
                <w:bCs/>
                <w:sz w:val="28"/>
              </w:rPr>
              <w:t>密码卡内部存储</w:t>
            </w:r>
          </w:p>
        </w:tc>
        <w:tc>
          <w:tcPr>
            <w:tcW w:w="1134" w:type="dxa"/>
            <w:vAlign w:val="center"/>
          </w:tcPr>
          <w:p w14:paraId="5362CE48" w14:textId="77777777" w:rsidR="00BF1566" w:rsidRDefault="00BF1566" w:rsidP="00061BC7">
            <w:pPr>
              <w:pStyle w:val="-ed9af0e5"/>
              <w:jc w:val="both"/>
              <w:rPr>
                <w:bCs/>
                <w:sz w:val="28"/>
              </w:rPr>
            </w:pPr>
            <w:r>
              <w:rPr>
                <w:rFonts w:hint="eastAsia"/>
                <w:bCs/>
                <w:sz w:val="28"/>
              </w:rPr>
              <w:t>不涉及</w:t>
            </w:r>
          </w:p>
        </w:tc>
        <w:tc>
          <w:tcPr>
            <w:tcW w:w="708" w:type="dxa"/>
            <w:vAlign w:val="center"/>
          </w:tcPr>
          <w:p w14:paraId="109078E0" w14:textId="77777777" w:rsidR="00BF1566" w:rsidRDefault="00BF1566" w:rsidP="00061BC7">
            <w:pPr>
              <w:pStyle w:val="-ed9af0e5"/>
              <w:jc w:val="both"/>
              <w:rPr>
                <w:bCs/>
                <w:sz w:val="28"/>
              </w:rPr>
            </w:pPr>
            <w:r>
              <w:rPr>
                <w:rFonts w:hint="eastAsia"/>
                <w:bCs/>
                <w:sz w:val="28"/>
              </w:rPr>
              <w:t>不涉及</w:t>
            </w:r>
          </w:p>
        </w:tc>
        <w:tc>
          <w:tcPr>
            <w:tcW w:w="709" w:type="dxa"/>
            <w:vAlign w:val="center"/>
          </w:tcPr>
          <w:p w14:paraId="1179F641"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内部使用</w:t>
            </w:r>
          </w:p>
        </w:tc>
        <w:tc>
          <w:tcPr>
            <w:tcW w:w="992" w:type="dxa"/>
            <w:vAlign w:val="center"/>
          </w:tcPr>
          <w:p w14:paraId="0EE8DD07"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内部备份和恢复</w:t>
            </w:r>
          </w:p>
        </w:tc>
        <w:tc>
          <w:tcPr>
            <w:tcW w:w="709" w:type="dxa"/>
            <w:vAlign w:val="center"/>
          </w:tcPr>
          <w:p w14:paraId="16741EFA"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内部归档</w:t>
            </w:r>
          </w:p>
        </w:tc>
        <w:tc>
          <w:tcPr>
            <w:tcW w:w="1145" w:type="dxa"/>
            <w:vAlign w:val="center"/>
          </w:tcPr>
          <w:p w14:paraId="7FD51098"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内部销毁</w:t>
            </w:r>
          </w:p>
        </w:tc>
      </w:tr>
      <w:tr w:rsidR="00BF1566" w14:paraId="642553F8" w14:textId="77777777" w:rsidTr="00061BC7">
        <w:trPr>
          <w:trHeight w:val="131"/>
        </w:trPr>
        <w:tc>
          <w:tcPr>
            <w:tcW w:w="414" w:type="dxa"/>
            <w:vAlign w:val="center"/>
          </w:tcPr>
          <w:p w14:paraId="5EF41C42" w14:textId="77777777" w:rsidR="00BF1566" w:rsidRDefault="00BF1566" w:rsidP="00061BC7">
            <w:pPr>
              <w:pStyle w:val="-ed9af0e5"/>
              <w:jc w:val="both"/>
              <w:rPr>
                <w:bCs/>
                <w:sz w:val="28"/>
              </w:rPr>
            </w:pPr>
            <w:r>
              <w:rPr>
                <w:rFonts w:hint="eastAsia"/>
                <w:bCs/>
                <w:sz w:val="28"/>
              </w:rPr>
              <w:t>5</w:t>
            </w:r>
          </w:p>
        </w:tc>
        <w:tc>
          <w:tcPr>
            <w:tcW w:w="851" w:type="dxa"/>
            <w:vAlign w:val="center"/>
          </w:tcPr>
          <w:p w14:paraId="55ECEDA3" w14:textId="77777777" w:rsidR="00BF1566" w:rsidRDefault="00BF1566" w:rsidP="00061BC7">
            <w:pPr>
              <w:pStyle w:val="-ed9af0e5"/>
              <w:jc w:val="both"/>
              <w:rPr>
                <w:bCs/>
                <w:sz w:val="28"/>
              </w:rPr>
            </w:pPr>
            <w:r>
              <w:rPr>
                <w:rFonts w:hint="eastAsia"/>
                <w:bCs/>
                <w:sz w:val="28"/>
              </w:rPr>
              <w:t>重要数据传输链路密钥协商公钥</w:t>
            </w:r>
          </w:p>
        </w:tc>
        <w:tc>
          <w:tcPr>
            <w:tcW w:w="1145" w:type="dxa"/>
            <w:vAlign w:val="center"/>
          </w:tcPr>
          <w:p w14:paraId="7D656200" w14:textId="77777777" w:rsidR="00BF1566" w:rsidRDefault="00BF1566" w:rsidP="00061BC7">
            <w:pPr>
              <w:pStyle w:val="-ed9af0e5"/>
              <w:jc w:val="both"/>
              <w:rPr>
                <w:bCs/>
                <w:sz w:val="28"/>
              </w:rPr>
            </w:pPr>
            <w:r>
              <w:rPr>
                <w:rFonts w:hint="eastAsia"/>
                <w:bCs/>
                <w:sz w:val="28"/>
              </w:rPr>
              <w:t>由</w:t>
            </w:r>
            <w:r>
              <w:rPr>
                <w:rFonts w:hint="eastAsia"/>
                <w:bCs/>
                <w:sz w:val="28"/>
              </w:rPr>
              <w:t>CA</w:t>
            </w:r>
            <w:r>
              <w:rPr>
                <w:rFonts w:hint="eastAsia"/>
                <w:bCs/>
                <w:sz w:val="28"/>
              </w:rPr>
              <w:t>生产</w:t>
            </w:r>
          </w:p>
        </w:tc>
        <w:tc>
          <w:tcPr>
            <w:tcW w:w="698" w:type="dxa"/>
            <w:vAlign w:val="center"/>
          </w:tcPr>
          <w:p w14:paraId="356D8765" w14:textId="77777777" w:rsidR="00BF1566" w:rsidRDefault="00BF1566" w:rsidP="00061BC7">
            <w:pPr>
              <w:pStyle w:val="-ed9af0e5"/>
              <w:jc w:val="both"/>
              <w:rPr>
                <w:bCs/>
                <w:sz w:val="28"/>
              </w:rPr>
            </w:pPr>
            <w:r>
              <w:rPr>
                <w:bCs/>
                <w:sz w:val="28"/>
              </w:rPr>
              <w:t>VPN</w:t>
            </w:r>
            <w:r>
              <w:rPr>
                <w:rFonts w:hint="eastAsia"/>
                <w:bCs/>
                <w:sz w:val="28"/>
              </w:rPr>
              <w:t>密码卡内部存储</w:t>
            </w:r>
          </w:p>
        </w:tc>
        <w:tc>
          <w:tcPr>
            <w:tcW w:w="1134" w:type="dxa"/>
            <w:vAlign w:val="center"/>
          </w:tcPr>
          <w:p w14:paraId="45F00F06" w14:textId="77777777" w:rsidR="00BF1566" w:rsidRDefault="00BF1566" w:rsidP="00061BC7">
            <w:pPr>
              <w:pStyle w:val="-ed9af0e5"/>
              <w:jc w:val="both"/>
              <w:rPr>
                <w:bCs/>
                <w:sz w:val="28"/>
              </w:rPr>
            </w:pPr>
            <w:r>
              <w:rPr>
                <w:rFonts w:hint="eastAsia"/>
                <w:bCs/>
                <w:sz w:val="28"/>
              </w:rPr>
              <w:t>不涉及</w:t>
            </w:r>
          </w:p>
        </w:tc>
        <w:tc>
          <w:tcPr>
            <w:tcW w:w="708" w:type="dxa"/>
            <w:vAlign w:val="center"/>
          </w:tcPr>
          <w:p w14:paraId="257D3126" w14:textId="77777777" w:rsidR="00BF1566" w:rsidRDefault="00BF1566" w:rsidP="00061BC7">
            <w:pPr>
              <w:pStyle w:val="-ed9af0e5"/>
              <w:jc w:val="both"/>
              <w:rPr>
                <w:bCs/>
                <w:sz w:val="28"/>
              </w:rPr>
            </w:pPr>
            <w:r>
              <w:rPr>
                <w:bCs/>
                <w:sz w:val="28"/>
              </w:rPr>
              <w:t>以公钥证书形式导入导出</w:t>
            </w:r>
          </w:p>
        </w:tc>
        <w:tc>
          <w:tcPr>
            <w:tcW w:w="709" w:type="dxa"/>
            <w:vAlign w:val="center"/>
          </w:tcPr>
          <w:p w14:paraId="4ED33BB9" w14:textId="77777777" w:rsidR="00BF1566" w:rsidRDefault="00BF1566" w:rsidP="00061BC7">
            <w:pPr>
              <w:pStyle w:val="-ed9af0e5"/>
              <w:jc w:val="both"/>
              <w:rPr>
                <w:bCs/>
                <w:sz w:val="28"/>
              </w:rPr>
            </w:pPr>
            <w:r>
              <w:rPr>
                <w:bCs/>
                <w:sz w:val="28"/>
              </w:rPr>
              <w:t>以公钥证书形式</w:t>
            </w:r>
            <w:r>
              <w:rPr>
                <w:rFonts w:hint="eastAsia"/>
                <w:bCs/>
                <w:sz w:val="28"/>
              </w:rPr>
              <w:t>使用</w:t>
            </w:r>
          </w:p>
        </w:tc>
        <w:tc>
          <w:tcPr>
            <w:tcW w:w="992" w:type="dxa"/>
            <w:vAlign w:val="center"/>
          </w:tcPr>
          <w:p w14:paraId="18A6F589"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内部备份和恢复</w:t>
            </w:r>
          </w:p>
        </w:tc>
        <w:tc>
          <w:tcPr>
            <w:tcW w:w="709" w:type="dxa"/>
            <w:vAlign w:val="center"/>
          </w:tcPr>
          <w:p w14:paraId="58264DA1"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内部归档</w:t>
            </w:r>
          </w:p>
        </w:tc>
        <w:tc>
          <w:tcPr>
            <w:tcW w:w="1145" w:type="dxa"/>
            <w:vAlign w:val="center"/>
          </w:tcPr>
          <w:p w14:paraId="507CF08E"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内部销毁</w:t>
            </w:r>
          </w:p>
        </w:tc>
      </w:tr>
      <w:tr w:rsidR="00BF1566" w14:paraId="4A0B2BE4" w14:textId="77777777" w:rsidTr="00061BC7">
        <w:trPr>
          <w:trHeight w:val="131"/>
        </w:trPr>
        <w:tc>
          <w:tcPr>
            <w:tcW w:w="414" w:type="dxa"/>
            <w:vAlign w:val="center"/>
          </w:tcPr>
          <w:p w14:paraId="07134FE0" w14:textId="77777777" w:rsidR="00BF1566" w:rsidRDefault="00BF1566" w:rsidP="00061BC7">
            <w:pPr>
              <w:pStyle w:val="-ed9af0e5"/>
              <w:jc w:val="both"/>
              <w:rPr>
                <w:bCs/>
                <w:sz w:val="28"/>
              </w:rPr>
            </w:pPr>
            <w:r>
              <w:rPr>
                <w:rFonts w:hint="eastAsia"/>
                <w:bCs/>
                <w:sz w:val="28"/>
              </w:rPr>
              <w:t>6</w:t>
            </w:r>
          </w:p>
        </w:tc>
        <w:tc>
          <w:tcPr>
            <w:tcW w:w="851" w:type="dxa"/>
            <w:vAlign w:val="center"/>
          </w:tcPr>
          <w:p w14:paraId="0AEC04BE" w14:textId="77777777" w:rsidR="00BF1566" w:rsidRDefault="00BF1566" w:rsidP="00061BC7">
            <w:pPr>
              <w:pStyle w:val="-ed9af0e5"/>
              <w:jc w:val="both"/>
              <w:rPr>
                <w:bCs/>
                <w:sz w:val="28"/>
              </w:rPr>
            </w:pPr>
            <w:r>
              <w:rPr>
                <w:rFonts w:hint="eastAsia"/>
                <w:bCs/>
                <w:sz w:val="28"/>
              </w:rPr>
              <w:t>用户签名私钥</w:t>
            </w:r>
          </w:p>
        </w:tc>
        <w:tc>
          <w:tcPr>
            <w:tcW w:w="1145" w:type="dxa"/>
            <w:vAlign w:val="center"/>
          </w:tcPr>
          <w:p w14:paraId="1B7EA1A0" w14:textId="77777777" w:rsidR="00BF1566" w:rsidRDefault="00BF1566" w:rsidP="00061BC7">
            <w:pPr>
              <w:pStyle w:val="-ed9af0e5"/>
              <w:jc w:val="both"/>
              <w:rPr>
                <w:bCs/>
                <w:sz w:val="28"/>
              </w:rPr>
            </w:pPr>
            <w:r>
              <w:rPr>
                <w:rFonts w:hint="eastAsia"/>
                <w:bCs/>
                <w:sz w:val="28"/>
              </w:rPr>
              <w:t>由</w:t>
            </w:r>
            <w:r>
              <w:rPr>
                <w:rFonts w:hint="eastAsia"/>
                <w:bCs/>
                <w:sz w:val="28"/>
              </w:rPr>
              <w:t>ukey</w:t>
            </w:r>
            <w:r>
              <w:rPr>
                <w:rFonts w:hint="eastAsia"/>
                <w:bCs/>
                <w:sz w:val="28"/>
              </w:rPr>
              <w:t>产生</w:t>
            </w:r>
          </w:p>
        </w:tc>
        <w:tc>
          <w:tcPr>
            <w:tcW w:w="698" w:type="dxa"/>
            <w:vAlign w:val="center"/>
          </w:tcPr>
          <w:p w14:paraId="640B3E3B" w14:textId="77777777" w:rsidR="00BF1566" w:rsidRDefault="00BF1566" w:rsidP="00061BC7">
            <w:pPr>
              <w:pStyle w:val="-ed9af0e5"/>
              <w:jc w:val="both"/>
              <w:rPr>
                <w:bCs/>
                <w:sz w:val="28"/>
              </w:rPr>
            </w:pPr>
            <w:r>
              <w:rPr>
                <w:rFonts w:hint="eastAsia"/>
                <w:bCs/>
                <w:sz w:val="28"/>
              </w:rPr>
              <w:t>Ukey</w:t>
            </w:r>
            <w:r>
              <w:rPr>
                <w:rFonts w:hint="eastAsia"/>
                <w:bCs/>
                <w:sz w:val="28"/>
              </w:rPr>
              <w:t>内部存储</w:t>
            </w:r>
          </w:p>
        </w:tc>
        <w:tc>
          <w:tcPr>
            <w:tcW w:w="1134" w:type="dxa"/>
            <w:vAlign w:val="center"/>
          </w:tcPr>
          <w:p w14:paraId="1E5F45BC" w14:textId="77777777" w:rsidR="00BF1566" w:rsidRDefault="00BF1566" w:rsidP="00061BC7">
            <w:pPr>
              <w:pStyle w:val="-ed9af0e5"/>
              <w:jc w:val="both"/>
              <w:rPr>
                <w:bCs/>
                <w:sz w:val="28"/>
              </w:rPr>
            </w:pPr>
            <w:r>
              <w:rPr>
                <w:rFonts w:hint="eastAsia"/>
                <w:bCs/>
                <w:sz w:val="28"/>
              </w:rPr>
              <w:t>不涉及</w:t>
            </w:r>
          </w:p>
        </w:tc>
        <w:tc>
          <w:tcPr>
            <w:tcW w:w="708" w:type="dxa"/>
            <w:vAlign w:val="center"/>
          </w:tcPr>
          <w:p w14:paraId="48031124" w14:textId="77777777" w:rsidR="00BF1566" w:rsidRDefault="00BF1566" w:rsidP="00061BC7">
            <w:pPr>
              <w:pStyle w:val="-ed9af0e5"/>
              <w:jc w:val="both"/>
              <w:rPr>
                <w:bCs/>
                <w:sz w:val="28"/>
              </w:rPr>
            </w:pPr>
            <w:r>
              <w:rPr>
                <w:rFonts w:hint="eastAsia"/>
                <w:bCs/>
                <w:sz w:val="28"/>
              </w:rPr>
              <w:t>不涉及</w:t>
            </w:r>
          </w:p>
        </w:tc>
        <w:tc>
          <w:tcPr>
            <w:tcW w:w="709" w:type="dxa"/>
            <w:vAlign w:val="center"/>
          </w:tcPr>
          <w:p w14:paraId="38B575BC" w14:textId="77777777" w:rsidR="00BF1566" w:rsidRDefault="00BF1566" w:rsidP="00061BC7">
            <w:pPr>
              <w:pStyle w:val="-ed9af0e5"/>
              <w:jc w:val="both"/>
              <w:rPr>
                <w:bCs/>
                <w:sz w:val="28"/>
              </w:rPr>
            </w:pPr>
            <w:r>
              <w:rPr>
                <w:rFonts w:hint="eastAsia"/>
                <w:bCs/>
                <w:sz w:val="28"/>
              </w:rPr>
              <w:t>Ukey</w:t>
            </w:r>
            <w:r>
              <w:rPr>
                <w:rFonts w:hint="eastAsia"/>
                <w:bCs/>
                <w:sz w:val="28"/>
              </w:rPr>
              <w:t>内部使用</w:t>
            </w:r>
          </w:p>
        </w:tc>
        <w:tc>
          <w:tcPr>
            <w:tcW w:w="992" w:type="dxa"/>
            <w:vAlign w:val="center"/>
          </w:tcPr>
          <w:p w14:paraId="2472771A" w14:textId="77777777" w:rsidR="00BF1566" w:rsidRDefault="00BF1566" w:rsidP="00061BC7">
            <w:pPr>
              <w:pStyle w:val="-ed9af0e5"/>
              <w:jc w:val="both"/>
              <w:rPr>
                <w:bCs/>
                <w:sz w:val="28"/>
              </w:rPr>
            </w:pPr>
            <w:r>
              <w:rPr>
                <w:rFonts w:hint="eastAsia"/>
                <w:bCs/>
                <w:sz w:val="28"/>
              </w:rPr>
              <w:t>不涉及</w:t>
            </w:r>
          </w:p>
        </w:tc>
        <w:tc>
          <w:tcPr>
            <w:tcW w:w="709" w:type="dxa"/>
            <w:vAlign w:val="center"/>
          </w:tcPr>
          <w:p w14:paraId="564FF710" w14:textId="77777777" w:rsidR="00BF1566" w:rsidRDefault="00BF1566" w:rsidP="00061BC7">
            <w:pPr>
              <w:pStyle w:val="-ed9af0e5"/>
              <w:jc w:val="both"/>
              <w:rPr>
                <w:bCs/>
                <w:sz w:val="28"/>
              </w:rPr>
            </w:pPr>
            <w:r>
              <w:rPr>
                <w:rFonts w:hint="eastAsia"/>
                <w:bCs/>
                <w:sz w:val="28"/>
              </w:rPr>
              <w:t>不涉及</w:t>
            </w:r>
          </w:p>
        </w:tc>
        <w:tc>
          <w:tcPr>
            <w:tcW w:w="1145" w:type="dxa"/>
            <w:vAlign w:val="center"/>
          </w:tcPr>
          <w:p w14:paraId="54C5F9C0" w14:textId="77777777" w:rsidR="00BF1566" w:rsidRDefault="00BF1566" w:rsidP="00061BC7">
            <w:pPr>
              <w:pStyle w:val="-ed9af0e5"/>
              <w:jc w:val="both"/>
              <w:rPr>
                <w:bCs/>
                <w:sz w:val="28"/>
              </w:rPr>
            </w:pPr>
            <w:r>
              <w:rPr>
                <w:bCs/>
                <w:sz w:val="28"/>
              </w:rPr>
              <w:t>U</w:t>
            </w:r>
            <w:r>
              <w:rPr>
                <w:rFonts w:hint="eastAsia"/>
                <w:bCs/>
                <w:sz w:val="28"/>
              </w:rPr>
              <w:t>key</w:t>
            </w:r>
            <w:r>
              <w:rPr>
                <w:rFonts w:hint="eastAsia"/>
                <w:bCs/>
                <w:sz w:val="28"/>
              </w:rPr>
              <w:t>内部销毁</w:t>
            </w:r>
          </w:p>
        </w:tc>
      </w:tr>
      <w:tr w:rsidR="00BF1566" w14:paraId="66A368CB" w14:textId="77777777" w:rsidTr="00061BC7">
        <w:trPr>
          <w:trHeight w:val="131"/>
        </w:trPr>
        <w:tc>
          <w:tcPr>
            <w:tcW w:w="414" w:type="dxa"/>
            <w:vAlign w:val="center"/>
          </w:tcPr>
          <w:p w14:paraId="299FAE4F" w14:textId="77777777" w:rsidR="00BF1566" w:rsidRDefault="00BF1566" w:rsidP="00061BC7">
            <w:pPr>
              <w:pStyle w:val="-ed9af0e5"/>
              <w:jc w:val="both"/>
              <w:rPr>
                <w:bCs/>
                <w:sz w:val="28"/>
              </w:rPr>
            </w:pPr>
            <w:r>
              <w:rPr>
                <w:rFonts w:hint="eastAsia"/>
                <w:bCs/>
                <w:sz w:val="28"/>
              </w:rPr>
              <w:t>7</w:t>
            </w:r>
          </w:p>
        </w:tc>
        <w:tc>
          <w:tcPr>
            <w:tcW w:w="851" w:type="dxa"/>
            <w:vAlign w:val="center"/>
          </w:tcPr>
          <w:p w14:paraId="6DEED66D" w14:textId="77777777" w:rsidR="00BF1566" w:rsidRDefault="00BF1566" w:rsidP="00061BC7">
            <w:pPr>
              <w:pStyle w:val="-ed9af0e5"/>
              <w:jc w:val="both"/>
              <w:rPr>
                <w:bCs/>
                <w:sz w:val="28"/>
              </w:rPr>
            </w:pPr>
            <w:r>
              <w:rPr>
                <w:rFonts w:hint="eastAsia"/>
                <w:bCs/>
                <w:sz w:val="28"/>
              </w:rPr>
              <w:t>用户签名公钥</w:t>
            </w:r>
          </w:p>
        </w:tc>
        <w:tc>
          <w:tcPr>
            <w:tcW w:w="1145" w:type="dxa"/>
            <w:vAlign w:val="center"/>
          </w:tcPr>
          <w:p w14:paraId="7EA5099B" w14:textId="77777777" w:rsidR="00BF1566" w:rsidRDefault="00BF1566" w:rsidP="00061BC7">
            <w:pPr>
              <w:pStyle w:val="-ed9af0e5"/>
              <w:jc w:val="both"/>
              <w:rPr>
                <w:bCs/>
                <w:sz w:val="28"/>
              </w:rPr>
            </w:pPr>
            <w:r>
              <w:rPr>
                <w:rFonts w:hint="eastAsia"/>
                <w:bCs/>
                <w:sz w:val="28"/>
              </w:rPr>
              <w:t>由</w:t>
            </w:r>
            <w:r>
              <w:rPr>
                <w:rFonts w:hint="eastAsia"/>
                <w:bCs/>
                <w:sz w:val="28"/>
              </w:rPr>
              <w:t>ukey</w:t>
            </w:r>
            <w:r>
              <w:rPr>
                <w:rFonts w:hint="eastAsia"/>
                <w:bCs/>
                <w:sz w:val="28"/>
              </w:rPr>
              <w:t>产生，由</w:t>
            </w:r>
            <w:r>
              <w:rPr>
                <w:rFonts w:hint="eastAsia"/>
                <w:bCs/>
                <w:sz w:val="28"/>
              </w:rPr>
              <w:t>C</w:t>
            </w:r>
            <w:r>
              <w:rPr>
                <w:bCs/>
                <w:sz w:val="28"/>
              </w:rPr>
              <w:t>A</w:t>
            </w:r>
            <w:r>
              <w:rPr>
                <w:rFonts w:hint="eastAsia"/>
                <w:bCs/>
                <w:sz w:val="28"/>
              </w:rPr>
              <w:lastRenderedPageBreak/>
              <w:t>签发为公钥证书形式</w:t>
            </w:r>
          </w:p>
        </w:tc>
        <w:tc>
          <w:tcPr>
            <w:tcW w:w="698" w:type="dxa"/>
            <w:vAlign w:val="center"/>
          </w:tcPr>
          <w:p w14:paraId="1C6E82CF" w14:textId="77777777" w:rsidR="00BF1566" w:rsidRDefault="00BF1566" w:rsidP="00061BC7">
            <w:pPr>
              <w:pStyle w:val="-ed9af0e5"/>
              <w:jc w:val="both"/>
              <w:rPr>
                <w:bCs/>
                <w:sz w:val="28"/>
              </w:rPr>
            </w:pPr>
            <w:r>
              <w:rPr>
                <w:rFonts w:hint="eastAsia"/>
                <w:bCs/>
                <w:sz w:val="28"/>
              </w:rPr>
              <w:lastRenderedPageBreak/>
              <w:t>以公钥</w:t>
            </w:r>
            <w:r>
              <w:rPr>
                <w:rFonts w:hint="eastAsia"/>
                <w:bCs/>
                <w:sz w:val="28"/>
              </w:rPr>
              <w:lastRenderedPageBreak/>
              <w:t>证书形式存储</w:t>
            </w:r>
          </w:p>
        </w:tc>
        <w:tc>
          <w:tcPr>
            <w:tcW w:w="1134" w:type="dxa"/>
            <w:vAlign w:val="center"/>
          </w:tcPr>
          <w:p w14:paraId="569D10A5" w14:textId="77777777" w:rsidR="00BF1566" w:rsidRDefault="00BF1566" w:rsidP="00061BC7">
            <w:pPr>
              <w:pStyle w:val="-ed9af0e5"/>
              <w:jc w:val="both"/>
              <w:rPr>
                <w:bCs/>
                <w:sz w:val="28"/>
              </w:rPr>
            </w:pPr>
            <w:r>
              <w:rPr>
                <w:rFonts w:hint="eastAsia"/>
                <w:bCs/>
                <w:sz w:val="28"/>
              </w:rPr>
              <w:lastRenderedPageBreak/>
              <w:t>以公钥证书形式分发</w:t>
            </w:r>
          </w:p>
        </w:tc>
        <w:tc>
          <w:tcPr>
            <w:tcW w:w="708" w:type="dxa"/>
            <w:vAlign w:val="center"/>
          </w:tcPr>
          <w:p w14:paraId="629474CA" w14:textId="77777777" w:rsidR="00BF1566" w:rsidRDefault="00BF1566" w:rsidP="00061BC7">
            <w:pPr>
              <w:pStyle w:val="-ed9af0e5"/>
              <w:jc w:val="both"/>
              <w:rPr>
                <w:bCs/>
                <w:sz w:val="28"/>
              </w:rPr>
            </w:pPr>
            <w:r>
              <w:rPr>
                <w:rFonts w:hint="eastAsia"/>
                <w:bCs/>
                <w:sz w:val="28"/>
              </w:rPr>
              <w:t>以公钥</w:t>
            </w:r>
            <w:r>
              <w:rPr>
                <w:rFonts w:hint="eastAsia"/>
                <w:bCs/>
                <w:sz w:val="28"/>
              </w:rPr>
              <w:lastRenderedPageBreak/>
              <w:t>证书导入导出</w:t>
            </w:r>
          </w:p>
        </w:tc>
        <w:tc>
          <w:tcPr>
            <w:tcW w:w="709" w:type="dxa"/>
            <w:vAlign w:val="center"/>
          </w:tcPr>
          <w:p w14:paraId="745143F8" w14:textId="77777777" w:rsidR="00BF1566" w:rsidRDefault="00BF1566" w:rsidP="00061BC7">
            <w:pPr>
              <w:pStyle w:val="-ed9af0e5"/>
              <w:jc w:val="both"/>
              <w:rPr>
                <w:bCs/>
                <w:sz w:val="28"/>
              </w:rPr>
            </w:pPr>
            <w:r>
              <w:rPr>
                <w:rFonts w:hint="eastAsia"/>
                <w:bCs/>
                <w:sz w:val="28"/>
              </w:rPr>
              <w:lastRenderedPageBreak/>
              <w:t>以公钥</w:t>
            </w:r>
            <w:r>
              <w:rPr>
                <w:rFonts w:hint="eastAsia"/>
                <w:bCs/>
                <w:sz w:val="28"/>
              </w:rPr>
              <w:lastRenderedPageBreak/>
              <w:t>证书形式使用</w:t>
            </w:r>
          </w:p>
        </w:tc>
        <w:tc>
          <w:tcPr>
            <w:tcW w:w="992" w:type="dxa"/>
            <w:vAlign w:val="center"/>
          </w:tcPr>
          <w:p w14:paraId="6CA97215" w14:textId="77777777" w:rsidR="00BF1566" w:rsidRDefault="00BF1566" w:rsidP="00061BC7">
            <w:pPr>
              <w:pStyle w:val="-ed9af0e5"/>
              <w:jc w:val="both"/>
              <w:rPr>
                <w:bCs/>
                <w:sz w:val="28"/>
              </w:rPr>
            </w:pPr>
            <w:r>
              <w:rPr>
                <w:rFonts w:hint="eastAsia"/>
                <w:bCs/>
                <w:sz w:val="28"/>
              </w:rPr>
              <w:lastRenderedPageBreak/>
              <w:t>不涉及、由</w:t>
            </w:r>
            <w:r>
              <w:rPr>
                <w:rFonts w:hint="eastAsia"/>
                <w:bCs/>
                <w:sz w:val="28"/>
              </w:rPr>
              <w:t>CA</w:t>
            </w:r>
            <w:r>
              <w:rPr>
                <w:rFonts w:hint="eastAsia"/>
                <w:bCs/>
                <w:sz w:val="28"/>
              </w:rPr>
              <w:lastRenderedPageBreak/>
              <w:t>备份和恢复</w:t>
            </w:r>
          </w:p>
        </w:tc>
        <w:tc>
          <w:tcPr>
            <w:tcW w:w="709" w:type="dxa"/>
            <w:vAlign w:val="center"/>
          </w:tcPr>
          <w:p w14:paraId="3B8A8C89" w14:textId="77777777" w:rsidR="00BF1566" w:rsidRDefault="00BF1566" w:rsidP="00061BC7">
            <w:pPr>
              <w:pStyle w:val="-ed9af0e5"/>
              <w:jc w:val="both"/>
              <w:rPr>
                <w:bCs/>
                <w:sz w:val="28"/>
              </w:rPr>
            </w:pPr>
            <w:r>
              <w:rPr>
                <w:rFonts w:hint="eastAsia"/>
                <w:bCs/>
                <w:sz w:val="28"/>
              </w:rPr>
              <w:lastRenderedPageBreak/>
              <w:t>不涉及</w:t>
            </w:r>
            <w:r>
              <w:rPr>
                <w:rFonts w:hint="eastAsia"/>
                <w:bCs/>
                <w:sz w:val="28"/>
              </w:rPr>
              <w:lastRenderedPageBreak/>
              <w:t>、</w:t>
            </w:r>
            <w:r>
              <w:rPr>
                <w:rFonts w:hint="eastAsia"/>
                <w:bCs/>
                <w:sz w:val="28"/>
              </w:rPr>
              <w:t xml:space="preserve"> </w:t>
            </w:r>
            <w:r>
              <w:rPr>
                <w:rFonts w:hint="eastAsia"/>
                <w:bCs/>
                <w:sz w:val="28"/>
              </w:rPr>
              <w:t>由</w:t>
            </w:r>
            <w:r>
              <w:rPr>
                <w:rFonts w:hint="eastAsia"/>
                <w:bCs/>
                <w:sz w:val="28"/>
              </w:rPr>
              <w:t>CA</w:t>
            </w:r>
            <w:r>
              <w:rPr>
                <w:rFonts w:hint="eastAsia"/>
                <w:bCs/>
                <w:sz w:val="28"/>
              </w:rPr>
              <w:t>归档</w:t>
            </w:r>
          </w:p>
        </w:tc>
        <w:tc>
          <w:tcPr>
            <w:tcW w:w="1145" w:type="dxa"/>
            <w:vAlign w:val="center"/>
          </w:tcPr>
          <w:p w14:paraId="4D3E35D1" w14:textId="77777777" w:rsidR="00BF1566" w:rsidRDefault="00BF1566" w:rsidP="00061BC7">
            <w:pPr>
              <w:pStyle w:val="-ed9af0e5"/>
              <w:jc w:val="both"/>
              <w:rPr>
                <w:bCs/>
                <w:sz w:val="28"/>
              </w:rPr>
            </w:pPr>
            <w:r>
              <w:rPr>
                <w:rFonts w:hint="eastAsia"/>
                <w:bCs/>
                <w:sz w:val="28"/>
              </w:rPr>
              <w:lastRenderedPageBreak/>
              <w:t>不涉及、</w:t>
            </w:r>
            <w:r>
              <w:rPr>
                <w:rFonts w:hint="eastAsia"/>
                <w:bCs/>
                <w:sz w:val="28"/>
              </w:rPr>
              <w:t xml:space="preserve"> </w:t>
            </w:r>
            <w:r>
              <w:rPr>
                <w:rFonts w:hint="eastAsia"/>
                <w:bCs/>
                <w:sz w:val="28"/>
              </w:rPr>
              <w:t>由</w:t>
            </w:r>
            <w:r>
              <w:rPr>
                <w:rFonts w:hint="eastAsia"/>
                <w:bCs/>
                <w:sz w:val="28"/>
              </w:rPr>
              <w:t>CA</w:t>
            </w:r>
            <w:r>
              <w:rPr>
                <w:rFonts w:hint="eastAsia"/>
                <w:bCs/>
                <w:sz w:val="28"/>
              </w:rPr>
              <w:t>销</w:t>
            </w:r>
            <w:r>
              <w:rPr>
                <w:rFonts w:hint="eastAsia"/>
                <w:bCs/>
                <w:sz w:val="28"/>
              </w:rPr>
              <w:lastRenderedPageBreak/>
              <w:t>毁</w:t>
            </w:r>
          </w:p>
        </w:tc>
      </w:tr>
      <w:tr w:rsidR="00BF1566" w14:paraId="59366A8C" w14:textId="77777777" w:rsidTr="00061BC7">
        <w:trPr>
          <w:trHeight w:val="131"/>
        </w:trPr>
        <w:tc>
          <w:tcPr>
            <w:tcW w:w="414" w:type="dxa"/>
            <w:vAlign w:val="center"/>
          </w:tcPr>
          <w:p w14:paraId="25F813BB" w14:textId="77777777" w:rsidR="00BF1566" w:rsidRDefault="00BF1566" w:rsidP="00061BC7">
            <w:pPr>
              <w:pStyle w:val="-ed9af0e5"/>
              <w:jc w:val="both"/>
              <w:rPr>
                <w:bCs/>
                <w:sz w:val="28"/>
              </w:rPr>
            </w:pPr>
            <w:r>
              <w:rPr>
                <w:rFonts w:hint="eastAsia"/>
                <w:bCs/>
                <w:sz w:val="28"/>
              </w:rPr>
              <w:t>8</w:t>
            </w:r>
          </w:p>
        </w:tc>
        <w:tc>
          <w:tcPr>
            <w:tcW w:w="851" w:type="dxa"/>
            <w:vAlign w:val="center"/>
          </w:tcPr>
          <w:p w14:paraId="3919BA8F" w14:textId="77777777" w:rsidR="00BF1566" w:rsidRDefault="00BF1566" w:rsidP="00061BC7">
            <w:pPr>
              <w:pStyle w:val="-ed9af0e5"/>
              <w:jc w:val="both"/>
              <w:rPr>
                <w:bCs/>
                <w:sz w:val="28"/>
              </w:rPr>
            </w:pPr>
            <w:r>
              <w:rPr>
                <w:rFonts w:hint="eastAsia"/>
                <w:bCs/>
                <w:sz w:val="28"/>
              </w:rPr>
              <w:t>应用系统主密钥</w:t>
            </w:r>
          </w:p>
        </w:tc>
        <w:tc>
          <w:tcPr>
            <w:tcW w:w="1145" w:type="dxa"/>
            <w:vAlign w:val="center"/>
          </w:tcPr>
          <w:p w14:paraId="2B16E0AF" w14:textId="77777777" w:rsidR="00BF1566" w:rsidRDefault="00BF1566" w:rsidP="00061BC7">
            <w:pPr>
              <w:pStyle w:val="-ed9af0e5"/>
              <w:jc w:val="both"/>
              <w:rPr>
                <w:bCs/>
                <w:sz w:val="28"/>
              </w:rPr>
            </w:pPr>
            <w:r>
              <w:rPr>
                <w:rFonts w:hint="eastAsia"/>
                <w:bCs/>
                <w:sz w:val="28"/>
              </w:rPr>
              <w:t>由密钥管理系统产生</w:t>
            </w:r>
          </w:p>
        </w:tc>
        <w:tc>
          <w:tcPr>
            <w:tcW w:w="698" w:type="dxa"/>
            <w:vAlign w:val="center"/>
          </w:tcPr>
          <w:p w14:paraId="27B66029" w14:textId="77777777" w:rsidR="00BF1566" w:rsidRDefault="00BF1566" w:rsidP="00061BC7">
            <w:pPr>
              <w:pStyle w:val="-ed9af0e5"/>
              <w:jc w:val="both"/>
              <w:rPr>
                <w:bCs/>
                <w:sz w:val="28"/>
              </w:rPr>
            </w:pPr>
            <w:r>
              <w:rPr>
                <w:rFonts w:hint="eastAsia"/>
                <w:bCs/>
                <w:sz w:val="28"/>
              </w:rPr>
              <w:t>密钥管理系统内部存储；</w:t>
            </w:r>
          </w:p>
          <w:p w14:paraId="1A93BC6B" w14:textId="77777777" w:rsidR="00BF1566" w:rsidRDefault="00BF1566" w:rsidP="00061BC7">
            <w:pPr>
              <w:pStyle w:val="-ed9af0e5"/>
              <w:jc w:val="both"/>
              <w:rPr>
                <w:bCs/>
                <w:sz w:val="28"/>
              </w:rPr>
            </w:pPr>
            <w:r>
              <w:rPr>
                <w:rFonts w:hint="eastAsia"/>
                <w:bCs/>
                <w:sz w:val="28"/>
              </w:rPr>
              <w:t>密码应用中间数据库密文存储；</w:t>
            </w:r>
          </w:p>
          <w:p w14:paraId="30B01F34" w14:textId="77777777" w:rsidR="00BF1566" w:rsidRDefault="00BF1566" w:rsidP="00061BC7">
            <w:pPr>
              <w:pStyle w:val="-ed9af0e5"/>
              <w:jc w:val="both"/>
              <w:rPr>
                <w:bCs/>
                <w:sz w:val="28"/>
              </w:rPr>
            </w:pPr>
          </w:p>
        </w:tc>
        <w:tc>
          <w:tcPr>
            <w:tcW w:w="1134" w:type="dxa"/>
            <w:vAlign w:val="center"/>
          </w:tcPr>
          <w:p w14:paraId="6FA9C88F" w14:textId="77777777" w:rsidR="00BF1566" w:rsidRDefault="00BF1566" w:rsidP="00061BC7">
            <w:pPr>
              <w:pStyle w:val="-ed9af0e5"/>
              <w:jc w:val="both"/>
              <w:rPr>
                <w:bCs/>
                <w:sz w:val="28"/>
              </w:rPr>
            </w:pPr>
            <w:r>
              <w:rPr>
                <w:rFonts w:hint="eastAsia"/>
                <w:bCs/>
                <w:sz w:val="28"/>
              </w:rPr>
              <w:t>密钥管理系统使用密码应用中间平台根证书加密后分发至密码应用中间件；</w:t>
            </w:r>
          </w:p>
          <w:p w14:paraId="5F7FF867" w14:textId="77777777" w:rsidR="00BF1566" w:rsidRDefault="00BF1566" w:rsidP="00061BC7">
            <w:pPr>
              <w:pStyle w:val="-ed9af0e5"/>
              <w:jc w:val="both"/>
              <w:rPr>
                <w:bCs/>
                <w:sz w:val="28"/>
              </w:rPr>
            </w:pPr>
            <w:r>
              <w:rPr>
                <w:rFonts w:hint="eastAsia"/>
                <w:bCs/>
                <w:sz w:val="28"/>
              </w:rPr>
              <w:t>密码应用中间将密文形式的应用系统主密钥分发至服务器密码机；</w:t>
            </w:r>
          </w:p>
        </w:tc>
        <w:tc>
          <w:tcPr>
            <w:tcW w:w="708" w:type="dxa"/>
            <w:vAlign w:val="center"/>
          </w:tcPr>
          <w:p w14:paraId="4B697B55" w14:textId="77777777" w:rsidR="00BF1566" w:rsidRDefault="00BF1566" w:rsidP="00061BC7">
            <w:pPr>
              <w:pStyle w:val="-ed9af0e5"/>
              <w:jc w:val="both"/>
              <w:rPr>
                <w:bCs/>
                <w:sz w:val="28"/>
              </w:rPr>
            </w:pPr>
            <w:r>
              <w:rPr>
                <w:rFonts w:hint="eastAsia"/>
                <w:bCs/>
                <w:sz w:val="28"/>
              </w:rPr>
              <w:t>不涉及</w:t>
            </w:r>
          </w:p>
        </w:tc>
        <w:tc>
          <w:tcPr>
            <w:tcW w:w="709" w:type="dxa"/>
            <w:vAlign w:val="center"/>
          </w:tcPr>
          <w:p w14:paraId="28AD45A5" w14:textId="77777777" w:rsidR="00BF1566" w:rsidRDefault="00BF1566" w:rsidP="00061BC7">
            <w:pPr>
              <w:pStyle w:val="-ed9af0e5"/>
              <w:jc w:val="both"/>
              <w:rPr>
                <w:bCs/>
                <w:sz w:val="28"/>
              </w:rPr>
            </w:pPr>
            <w:r>
              <w:rPr>
                <w:rFonts w:hint="eastAsia"/>
                <w:bCs/>
                <w:sz w:val="28"/>
              </w:rPr>
              <w:t>服务器密码机内部使用</w:t>
            </w:r>
          </w:p>
        </w:tc>
        <w:tc>
          <w:tcPr>
            <w:tcW w:w="992" w:type="dxa"/>
            <w:vAlign w:val="center"/>
          </w:tcPr>
          <w:p w14:paraId="1A5595A6" w14:textId="77777777" w:rsidR="00BF1566" w:rsidRDefault="00BF1566" w:rsidP="00061BC7">
            <w:pPr>
              <w:pStyle w:val="-ed9af0e5"/>
              <w:jc w:val="both"/>
              <w:rPr>
                <w:bCs/>
                <w:sz w:val="28"/>
              </w:rPr>
            </w:pPr>
            <w:r>
              <w:rPr>
                <w:rFonts w:hint="eastAsia"/>
                <w:bCs/>
                <w:sz w:val="28"/>
              </w:rPr>
              <w:t>密钥管理系统内部备份恢复</w:t>
            </w:r>
          </w:p>
        </w:tc>
        <w:tc>
          <w:tcPr>
            <w:tcW w:w="709" w:type="dxa"/>
            <w:vAlign w:val="center"/>
          </w:tcPr>
          <w:p w14:paraId="605AB873" w14:textId="77777777" w:rsidR="00BF1566" w:rsidRDefault="00BF1566" w:rsidP="00061BC7">
            <w:pPr>
              <w:pStyle w:val="-ed9af0e5"/>
              <w:jc w:val="both"/>
              <w:rPr>
                <w:bCs/>
                <w:sz w:val="28"/>
              </w:rPr>
            </w:pPr>
            <w:r>
              <w:rPr>
                <w:rFonts w:hint="eastAsia"/>
                <w:bCs/>
                <w:sz w:val="28"/>
              </w:rPr>
              <w:t>密钥管理系统内部归档</w:t>
            </w:r>
          </w:p>
        </w:tc>
        <w:tc>
          <w:tcPr>
            <w:tcW w:w="1145" w:type="dxa"/>
            <w:vAlign w:val="center"/>
          </w:tcPr>
          <w:p w14:paraId="136307FF" w14:textId="77777777" w:rsidR="00BF1566" w:rsidRDefault="00BF1566" w:rsidP="00061BC7">
            <w:pPr>
              <w:pStyle w:val="-ed9af0e5"/>
              <w:jc w:val="both"/>
              <w:rPr>
                <w:bCs/>
                <w:sz w:val="28"/>
              </w:rPr>
            </w:pPr>
            <w:r>
              <w:rPr>
                <w:rFonts w:hint="eastAsia"/>
                <w:bCs/>
                <w:sz w:val="28"/>
              </w:rPr>
              <w:t>密钥管理系统内部销毁；密码应用中间件内部销毁</w:t>
            </w:r>
          </w:p>
        </w:tc>
      </w:tr>
      <w:tr w:rsidR="00BF1566" w14:paraId="5DDA0DCE" w14:textId="77777777" w:rsidTr="00061BC7">
        <w:trPr>
          <w:trHeight w:val="131"/>
        </w:trPr>
        <w:tc>
          <w:tcPr>
            <w:tcW w:w="414" w:type="dxa"/>
            <w:vAlign w:val="center"/>
          </w:tcPr>
          <w:p w14:paraId="17A25D72" w14:textId="77777777" w:rsidR="00BF1566" w:rsidRDefault="00BF1566" w:rsidP="00061BC7">
            <w:pPr>
              <w:pStyle w:val="-ed9af0e5"/>
              <w:jc w:val="both"/>
              <w:rPr>
                <w:bCs/>
                <w:sz w:val="28"/>
              </w:rPr>
            </w:pPr>
            <w:r>
              <w:rPr>
                <w:rFonts w:hint="eastAsia"/>
                <w:bCs/>
                <w:sz w:val="28"/>
              </w:rPr>
              <w:t>9</w:t>
            </w:r>
          </w:p>
        </w:tc>
        <w:tc>
          <w:tcPr>
            <w:tcW w:w="851" w:type="dxa"/>
            <w:vAlign w:val="center"/>
          </w:tcPr>
          <w:p w14:paraId="4AE7970F" w14:textId="77777777" w:rsidR="00BF1566" w:rsidRDefault="00BF1566" w:rsidP="00061BC7">
            <w:pPr>
              <w:pStyle w:val="-ed9af0e5"/>
              <w:jc w:val="both"/>
              <w:rPr>
                <w:bCs/>
                <w:sz w:val="28"/>
              </w:rPr>
            </w:pPr>
            <w:r>
              <w:rPr>
                <w:rFonts w:hint="eastAsia"/>
                <w:bCs/>
                <w:sz w:val="28"/>
              </w:rPr>
              <w:t>应用系统主密钥保护密钥</w:t>
            </w:r>
          </w:p>
        </w:tc>
        <w:tc>
          <w:tcPr>
            <w:tcW w:w="1145" w:type="dxa"/>
            <w:vAlign w:val="center"/>
          </w:tcPr>
          <w:p w14:paraId="319B0094" w14:textId="77777777" w:rsidR="00BF1566" w:rsidRDefault="00BF1566" w:rsidP="00061BC7">
            <w:pPr>
              <w:pStyle w:val="-ed9af0e5"/>
              <w:jc w:val="both"/>
              <w:rPr>
                <w:bCs/>
                <w:sz w:val="28"/>
              </w:rPr>
            </w:pPr>
            <w:r>
              <w:rPr>
                <w:rFonts w:hint="eastAsia"/>
                <w:bCs/>
                <w:sz w:val="28"/>
              </w:rPr>
              <w:t>由服务器密码机内部产生</w:t>
            </w:r>
          </w:p>
        </w:tc>
        <w:tc>
          <w:tcPr>
            <w:tcW w:w="698" w:type="dxa"/>
            <w:vAlign w:val="center"/>
          </w:tcPr>
          <w:p w14:paraId="2271F759" w14:textId="77777777" w:rsidR="00BF1566" w:rsidRDefault="00BF1566" w:rsidP="00061BC7">
            <w:pPr>
              <w:pStyle w:val="-ed9af0e5"/>
              <w:jc w:val="both"/>
              <w:rPr>
                <w:bCs/>
                <w:sz w:val="28"/>
              </w:rPr>
            </w:pPr>
            <w:r>
              <w:rPr>
                <w:rFonts w:hint="eastAsia"/>
                <w:bCs/>
                <w:sz w:val="28"/>
              </w:rPr>
              <w:t>由服务器密码</w:t>
            </w:r>
            <w:r>
              <w:rPr>
                <w:rFonts w:hint="eastAsia"/>
                <w:bCs/>
                <w:sz w:val="28"/>
              </w:rPr>
              <w:lastRenderedPageBreak/>
              <w:t>机内部存储</w:t>
            </w:r>
          </w:p>
        </w:tc>
        <w:tc>
          <w:tcPr>
            <w:tcW w:w="1134" w:type="dxa"/>
            <w:vAlign w:val="center"/>
          </w:tcPr>
          <w:p w14:paraId="092AD30C" w14:textId="77777777" w:rsidR="00BF1566" w:rsidRDefault="00BF1566" w:rsidP="00061BC7">
            <w:pPr>
              <w:pStyle w:val="-ed9af0e5"/>
              <w:jc w:val="both"/>
              <w:rPr>
                <w:bCs/>
                <w:sz w:val="28"/>
              </w:rPr>
            </w:pPr>
            <w:r>
              <w:rPr>
                <w:rFonts w:hint="eastAsia"/>
                <w:bCs/>
                <w:sz w:val="28"/>
              </w:rPr>
              <w:lastRenderedPageBreak/>
              <w:t>不涉及</w:t>
            </w:r>
          </w:p>
        </w:tc>
        <w:tc>
          <w:tcPr>
            <w:tcW w:w="708" w:type="dxa"/>
            <w:vAlign w:val="center"/>
          </w:tcPr>
          <w:p w14:paraId="4AEF324C" w14:textId="77777777" w:rsidR="00BF1566" w:rsidRDefault="00BF1566" w:rsidP="00061BC7">
            <w:pPr>
              <w:pStyle w:val="-ed9af0e5"/>
              <w:jc w:val="both"/>
              <w:rPr>
                <w:bCs/>
                <w:sz w:val="28"/>
              </w:rPr>
            </w:pPr>
            <w:r>
              <w:rPr>
                <w:rFonts w:hint="eastAsia"/>
                <w:bCs/>
                <w:sz w:val="28"/>
              </w:rPr>
              <w:t>不涉及</w:t>
            </w:r>
          </w:p>
        </w:tc>
        <w:tc>
          <w:tcPr>
            <w:tcW w:w="709" w:type="dxa"/>
            <w:vAlign w:val="center"/>
          </w:tcPr>
          <w:p w14:paraId="55697DA0" w14:textId="77777777" w:rsidR="00BF1566" w:rsidRDefault="00BF1566" w:rsidP="00061BC7">
            <w:pPr>
              <w:pStyle w:val="-ed9af0e5"/>
              <w:jc w:val="both"/>
              <w:rPr>
                <w:bCs/>
                <w:sz w:val="28"/>
              </w:rPr>
            </w:pPr>
            <w:r>
              <w:rPr>
                <w:rFonts w:hint="eastAsia"/>
                <w:bCs/>
                <w:sz w:val="28"/>
              </w:rPr>
              <w:t>服务器密码机</w:t>
            </w:r>
            <w:r>
              <w:rPr>
                <w:rFonts w:hint="eastAsia"/>
                <w:bCs/>
                <w:sz w:val="28"/>
              </w:rPr>
              <w:lastRenderedPageBreak/>
              <w:t>内部使用</w:t>
            </w:r>
          </w:p>
        </w:tc>
        <w:tc>
          <w:tcPr>
            <w:tcW w:w="992" w:type="dxa"/>
            <w:vAlign w:val="center"/>
          </w:tcPr>
          <w:p w14:paraId="4B05522B" w14:textId="77777777" w:rsidR="00BF1566" w:rsidRDefault="00BF1566" w:rsidP="00061BC7">
            <w:pPr>
              <w:pStyle w:val="-ed9af0e5"/>
              <w:jc w:val="both"/>
              <w:rPr>
                <w:bCs/>
                <w:sz w:val="28"/>
              </w:rPr>
            </w:pPr>
            <w:r>
              <w:rPr>
                <w:rFonts w:hint="eastAsia"/>
                <w:bCs/>
                <w:sz w:val="28"/>
              </w:rPr>
              <w:lastRenderedPageBreak/>
              <w:t>服务器密码机内部备份恢复</w:t>
            </w:r>
          </w:p>
        </w:tc>
        <w:tc>
          <w:tcPr>
            <w:tcW w:w="709" w:type="dxa"/>
            <w:vAlign w:val="center"/>
          </w:tcPr>
          <w:p w14:paraId="262E1CCE" w14:textId="77777777" w:rsidR="00BF1566" w:rsidRDefault="00BF1566" w:rsidP="00061BC7">
            <w:pPr>
              <w:pStyle w:val="-ed9af0e5"/>
              <w:jc w:val="both"/>
              <w:rPr>
                <w:bCs/>
                <w:sz w:val="28"/>
              </w:rPr>
            </w:pPr>
            <w:r>
              <w:rPr>
                <w:rFonts w:hint="eastAsia"/>
                <w:bCs/>
                <w:sz w:val="28"/>
              </w:rPr>
              <w:t>不涉及</w:t>
            </w:r>
          </w:p>
        </w:tc>
        <w:tc>
          <w:tcPr>
            <w:tcW w:w="1145" w:type="dxa"/>
            <w:vAlign w:val="center"/>
          </w:tcPr>
          <w:p w14:paraId="5213D4DD" w14:textId="77777777" w:rsidR="00BF1566" w:rsidRDefault="00BF1566" w:rsidP="00061BC7">
            <w:pPr>
              <w:pStyle w:val="-ed9af0e5"/>
              <w:jc w:val="both"/>
              <w:rPr>
                <w:bCs/>
                <w:sz w:val="28"/>
              </w:rPr>
            </w:pPr>
            <w:r>
              <w:rPr>
                <w:rFonts w:hint="eastAsia"/>
                <w:bCs/>
                <w:sz w:val="28"/>
              </w:rPr>
              <w:t>服务器密码机内部销毁</w:t>
            </w:r>
          </w:p>
        </w:tc>
      </w:tr>
      <w:tr w:rsidR="00BF1566" w14:paraId="48729ADA" w14:textId="77777777" w:rsidTr="00061BC7">
        <w:trPr>
          <w:trHeight w:val="131"/>
        </w:trPr>
        <w:tc>
          <w:tcPr>
            <w:tcW w:w="414" w:type="dxa"/>
            <w:vAlign w:val="center"/>
          </w:tcPr>
          <w:p w14:paraId="11508AC7" w14:textId="77777777" w:rsidR="00BF1566" w:rsidRDefault="00BF1566" w:rsidP="00061BC7">
            <w:pPr>
              <w:pStyle w:val="-ed9af0e5"/>
              <w:jc w:val="both"/>
              <w:rPr>
                <w:bCs/>
                <w:sz w:val="28"/>
              </w:rPr>
            </w:pPr>
            <w:r>
              <w:rPr>
                <w:rFonts w:hint="eastAsia"/>
                <w:bCs/>
                <w:sz w:val="28"/>
              </w:rPr>
              <w:t>1</w:t>
            </w:r>
            <w:r>
              <w:rPr>
                <w:bCs/>
                <w:sz w:val="28"/>
              </w:rPr>
              <w:t>0</w:t>
            </w:r>
          </w:p>
        </w:tc>
        <w:tc>
          <w:tcPr>
            <w:tcW w:w="851" w:type="dxa"/>
            <w:vAlign w:val="center"/>
          </w:tcPr>
          <w:p w14:paraId="59E8C032" w14:textId="77777777" w:rsidR="00BF1566" w:rsidRDefault="00BF1566" w:rsidP="00061BC7">
            <w:pPr>
              <w:pStyle w:val="-ed9af0e5"/>
              <w:jc w:val="both"/>
              <w:rPr>
                <w:bCs/>
                <w:sz w:val="28"/>
              </w:rPr>
            </w:pPr>
            <w:r>
              <w:rPr>
                <w:rFonts w:hint="eastAsia"/>
                <w:bCs/>
                <w:sz w:val="28"/>
              </w:rPr>
              <w:t>重要数据存储完整性保护密钥</w:t>
            </w:r>
          </w:p>
        </w:tc>
        <w:tc>
          <w:tcPr>
            <w:tcW w:w="1145" w:type="dxa"/>
            <w:vAlign w:val="center"/>
          </w:tcPr>
          <w:p w14:paraId="51221814" w14:textId="77777777" w:rsidR="00BF1566" w:rsidRDefault="00BF1566" w:rsidP="00061BC7">
            <w:pPr>
              <w:pStyle w:val="-ed9af0e5"/>
              <w:jc w:val="both"/>
              <w:rPr>
                <w:bCs/>
                <w:sz w:val="28"/>
              </w:rPr>
            </w:pPr>
            <w:r>
              <w:rPr>
                <w:rFonts w:hint="eastAsia"/>
                <w:bCs/>
                <w:sz w:val="28"/>
              </w:rPr>
              <w:t>由服务器密码机通过应用系统主密钥进行密钥分散内部产生</w:t>
            </w:r>
          </w:p>
        </w:tc>
        <w:tc>
          <w:tcPr>
            <w:tcW w:w="698" w:type="dxa"/>
            <w:vAlign w:val="center"/>
          </w:tcPr>
          <w:p w14:paraId="24028FE8" w14:textId="77777777" w:rsidR="00BF1566" w:rsidRDefault="00BF1566" w:rsidP="00061BC7">
            <w:pPr>
              <w:pStyle w:val="-ed9af0e5"/>
              <w:jc w:val="both"/>
              <w:rPr>
                <w:bCs/>
                <w:sz w:val="28"/>
              </w:rPr>
            </w:pPr>
            <w:r>
              <w:rPr>
                <w:rFonts w:hint="eastAsia"/>
                <w:bCs/>
                <w:sz w:val="28"/>
              </w:rPr>
              <w:t>临时分散，用完销毁</w:t>
            </w:r>
          </w:p>
        </w:tc>
        <w:tc>
          <w:tcPr>
            <w:tcW w:w="1134" w:type="dxa"/>
            <w:vAlign w:val="center"/>
          </w:tcPr>
          <w:p w14:paraId="11578C8E" w14:textId="77777777" w:rsidR="00BF1566" w:rsidRDefault="00BF1566" w:rsidP="00061BC7">
            <w:pPr>
              <w:pStyle w:val="-ed9af0e5"/>
              <w:jc w:val="both"/>
              <w:rPr>
                <w:bCs/>
                <w:sz w:val="28"/>
              </w:rPr>
            </w:pPr>
            <w:r>
              <w:rPr>
                <w:rFonts w:hint="eastAsia"/>
                <w:bCs/>
                <w:sz w:val="28"/>
              </w:rPr>
              <w:t>不涉及</w:t>
            </w:r>
          </w:p>
        </w:tc>
        <w:tc>
          <w:tcPr>
            <w:tcW w:w="708" w:type="dxa"/>
            <w:vAlign w:val="center"/>
          </w:tcPr>
          <w:p w14:paraId="66B7CBD2" w14:textId="77777777" w:rsidR="00BF1566" w:rsidRDefault="00BF1566" w:rsidP="00061BC7">
            <w:pPr>
              <w:pStyle w:val="-ed9af0e5"/>
              <w:jc w:val="both"/>
              <w:rPr>
                <w:bCs/>
                <w:sz w:val="28"/>
              </w:rPr>
            </w:pPr>
            <w:r>
              <w:rPr>
                <w:rFonts w:hint="eastAsia"/>
                <w:bCs/>
                <w:sz w:val="28"/>
              </w:rPr>
              <w:t>不涉及</w:t>
            </w:r>
          </w:p>
        </w:tc>
        <w:tc>
          <w:tcPr>
            <w:tcW w:w="709" w:type="dxa"/>
            <w:vAlign w:val="center"/>
          </w:tcPr>
          <w:p w14:paraId="341325E2" w14:textId="77777777" w:rsidR="00BF1566" w:rsidRDefault="00BF1566" w:rsidP="00061BC7">
            <w:pPr>
              <w:pStyle w:val="-ed9af0e5"/>
              <w:jc w:val="both"/>
              <w:rPr>
                <w:bCs/>
                <w:sz w:val="28"/>
              </w:rPr>
            </w:pPr>
            <w:r>
              <w:rPr>
                <w:rFonts w:hint="eastAsia"/>
                <w:bCs/>
                <w:sz w:val="28"/>
              </w:rPr>
              <w:t>服务器密码机内部使用</w:t>
            </w:r>
          </w:p>
        </w:tc>
        <w:tc>
          <w:tcPr>
            <w:tcW w:w="992" w:type="dxa"/>
            <w:vAlign w:val="center"/>
          </w:tcPr>
          <w:p w14:paraId="5DA12CD6" w14:textId="77777777" w:rsidR="00BF1566" w:rsidRDefault="00BF1566" w:rsidP="00061BC7">
            <w:pPr>
              <w:pStyle w:val="-ed9af0e5"/>
              <w:jc w:val="both"/>
              <w:rPr>
                <w:bCs/>
                <w:sz w:val="28"/>
              </w:rPr>
            </w:pPr>
            <w:r>
              <w:rPr>
                <w:rFonts w:hint="eastAsia"/>
                <w:bCs/>
                <w:sz w:val="28"/>
              </w:rPr>
              <w:t>临时分散，用完销毁</w:t>
            </w:r>
          </w:p>
        </w:tc>
        <w:tc>
          <w:tcPr>
            <w:tcW w:w="709" w:type="dxa"/>
            <w:vAlign w:val="center"/>
          </w:tcPr>
          <w:p w14:paraId="0B41F080" w14:textId="77777777" w:rsidR="00BF1566" w:rsidRDefault="00BF1566" w:rsidP="00061BC7">
            <w:pPr>
              <w:pStyle w:val="-ed9af0e5"/>
              <w:jc w:val="both"/>
              <w:rPr>
                <w:bCs/>
                <w:sz w:val="28"/>
              </w:rPr>
            </w:pPr>
            <w:r>
              <w:rPr>
                <w:rFonts w:hint="eastAsia"/>
                <w:bCs/>
                <w:sz w:val="28"/>
              </w:rPr>
              <w:t>临时分散，用完销毁</w:t>
            </w:r>
          </w:p>
        </w:tc>
        <w:tc>
          <w:tcPr>
            <w:tcW w:w="1145" w:type="dxa"/>
            <w:vAlign w:val="center"/>
          </w:tcPr>
          <w:p w14:paraId="7BB42168" w14:textId="77777777" w:rsidR="00BF1566" w:rsidRDefault="00BF1566" w:rsidP="00061BC7">
            <w:pPr>
              <w:pStyle w:val="-ed9af0e5"/>
              <w:jc w:val="both"/>
              <w:rPr>
                <w:bCs/>
                <w:sz w:val="28"/>
              </w:rPr>
            </w:pPr>
            <w:r>
              <w:rPr>
                <w:rFonts w:hint="eastAsia"/>
                <w:bCs/>
                <w:sz w:val="28"/>
              </w:rPr>
              <w:t>临时分散，用完销毁</w:t>
            </w:r>
          </w:p>
        </w:tc>
      </w:tr>
      <w:tr w:rsidR="00BF1566" w14:paraId="32956BAF" w14:textId="77777777" w:rsidTr="00061BC7">
        <w:trPr>
          <w:trHeight w:val="131"/>
        </w:trPr>
        <w:tc>
          <w:tcPr>
            <w:tcW w:w="414" w:type="dxa"/>
            <w:vAlign w:val="center"/>
          </w:tcPr>
          <w:p w14:paraId="6FAB71A3" w14:textId="77777777" w:rsidR="00BF1566" w:rsidRDefault="00BF1566" w:rsidP="00061BC7">
            <w:pPr>
              <w:pStyle w:val="-ed9af0e5"/>
              <w:jc w:val="both"/>
              <w:rPr>
                <w:bCs/>
                <w:sz w:val="28"/>
              </w:rPr>
            </w:pPr>
            <w:r>
              <w:rPr>
                <w:rFonts w:hint="eastAsia"/>
                <w:bCs/>
                <w:sz w:val="28"/>
              </w:rPr>
              <w:t>1</w:t>
            </w:r>
            <w:r>
              <w:rPr>
                <w:bCs/>
                <w:sz w:val="28"/>
              </w:rPr>
              <w:t>1</w:t>
            </w:r>
          </w:p>
        </w:tc>
        <w:tc>
          <w:tcPr>
            <w:tcW w:w="851" w:type="dxa"/>
            <w:vAlign w:val="center"/>
          </w:tcPr>
          <w:p w14:paraId="1F336F41" w14:textId="77777777" w:rsidR="00BF1566" w:rsidRDefault="00BF1566" w:rsidP="00061BC7">
            <w:pPr>
              <w:pStyle w:val="-ed9af0e5"/>
              <w:jc w:val="both"/>
              <w:rPr>
                <w:bCs/>
                <w:sz w:val="28"/>
              </w:rPr>
            </w:pPr>
            <w:r>
              <w:rPr>
                <w:rFonts w:hint="eastAsia"/>
                <w:bCs/>
                <w:sz w:val="28"/>
              </w:rPr>
              <w:t>重要数据存储机密性保护密钥</w:t>
            </w:r>
          </w:p>
        </w:tc>
        <w:tc>
          <w:tcPr>
            <w:tcW w:w="1145" w:type="dxa"/>
            <w:vAlign w:val="center"/>
          </w:tcPr>
          <w:p w14:paraId="133FDFF7" w14:textId="77777777" w:rsidR="00BF1566" w:rsidRDefault="00BF1566" w:rsidP="00061BC7">
            <w:pPr>
              <w:pStyle w:val="-ed9af0e5"/>
              <w:jc w:val="both"/>
              <w:rPr>
                <w:bCs/>
                <w:sz w:val="28"/>
              </w:rPr>
            </w:pPr>
            <w:r>
              <w:rPr>
                <w:rFonts w:hint="eastAsia"/>
                <w:bCs/>
                <w:sz w:val="28"/>
              </w:rPr>
              <w:t>由服务器密码机通过应用系统主密钥进行密钥分散内部产生</w:t>
            </w:r>
          </w:p>
        </w:tc>
        <w:tc>
          <w:tcPr>
            <w:tcW w:w="698" w:type="dxa"/>
            <w:vAlign w:val="center"/>
          </w:tcPr>
          <w:p w14:paraId="147FC7EC" w14:textId="77777777" w:rsidR="00BF1566" w:rsidRDefault="00BF1566" w:rsidP="00061BC7">
            <w:pPr>
              <w:pStyle w:val="-ed9af0e5"/>
              <w:jc w:val="both"/>
              <w:rPr>
                <w:bCs/>
                <w:sz w:val="28"/>
              </w:rPr>
            </w:pPr>
            <w:r>
              <w:rPr>
                <w:rFonts w:hint="eastAsia"/>
                <w:bCs/>
                <w:sz w:val="28"/>
              </w:rPr>
              <w:t>临时分散，用完销毁</w:t>
            </w:r>
          </w:p>
        </w:tc>
        <w:tc>
          <w:tcPr>
            <w:tcW w:w="1134" w:type="dxa"/>
            <w:vAlign w:val="center"/>
          </w:tcPr>
          <w:p w14:paraId="05255D43" w14:textId="77777777" w:rsidR="00BF1566" w:rsidRDefault="00BF1566" w:rsidP="00061BC7">
            <w:pPr>
              <w:pStyle w:val="-ed9af0e5"/>
              <w:jc w:val="both"/>
              <w:rPr>
                <w:bCs/>
                <w:sz w:val="28"/>
              </w:rPr>
            </w:pPr>
            <w:r>
              <w:rPr>
                <w:rFonts w:hint="eastAsia"/>
                <w:bCs/>
                <w:sz w:val="28"/>
              </w:rPr>
              <w:t>不涉及</w:t>
            </w:r>
          </w:p>
        </w:tc>
        <w:tc>
          <w:tcPr>
            <w:tcW w:w="708" w:type="dxa"/>
            <w:vAlign w:val="center"/>
          </w:tcPr>
          <w:p w14:paraId="0577937B" w14:textId="77777777" w:rsidR="00BF1566" w:rsidRDefault="00BF1566" w:rsidP="00061BC7">
            <w:pPr>
              <w:pStyle w:val="-ed9af0e5"/>
              <w:jc w:val="both"/>
              <w:rPr>
                <w:bCs/>
                <w:sz w:val="28"/>
              </w:rPr>
            </w:pPr>
            <w:r>
              <w:rPr>
                <w:rFonts w:hint="eastAsia"/>
                <w:bCs/>
                <w:sz w:val="28"/>
              </w:rPr>
              <w:t>不涉及</w:t>
            </w:r>
          </w:p>
        </w:tc>
        <w:tc>
          <w:tcPr>
            <w:tcW w:w="709" w:type="dxa"/>
            <w:vAlign w:val="center"/>
          </w:tcPr>
          <w:p w14:paraId="57619BBE" w14:textId="77777777" w:rsidR="00BF1566" w:rsidRDefault="00BF1566" w:rsidP="00061BC7">
            <w:pPr>
              <w:pStyle w:val="-ed9af0e5"/>
              <w:jc w:val="both"/>
              <w:rPr>
                <w:bCs/>
                <w:sz w:val="28"/>
              </w:rPr>
            </w:pPr>
            <w:r>
              <w:rPr>
                <w:rFonts w:hint="eastAsia"/>
                <w:bCs/>
                <w:sz w:val="28"/>
              </w:rPr>
              <w:t>服务器密码机内部使用</w:t>
            </w:r>
          </w:p>
        </w:tc>
        <w:tc>
          <w:tcPr>
            <w:tcW w:w="992" w:type="dxa"/>
            <w:vAlign w:val="center"/>
          </w:tcPr>
          <w:p w14:paraId="56A09B7E" w14:textId="77777777" w:rsidR="00BF1566" w:rsidRDefault="00BF1566" w:rsidP="00061BC7">
            <w:pPr>
              <w:pStyle w:val="-ed9af0e5"/>
              <w:jc w:val="both"/>
              <w:rPr>
                <w:bCs/>
                <w:sz w:val="28"/>
              </w:rPr>
            </w:pPr>
            <w:r>
              <w:rPr>
                <w:rFonts w:hint="eastAsia"/>
                <w:bCs/>
                <w:sz w:val="28"/>
              </w:rPr>
              <w:t>临时分散，用完销毁</w:t>
            </w:r>
          </w:p>
        </w:tc>
        <w:tc>
          <w:tcPr>
            <w:tcW w:w="709" w:type="dxa"/>
            <w:vAlign w:val="center"/>
          </w:tcPr>
          <w:p w14:paraId="6A7A17F3" w14:textId="77777777" w:rsidR="00BF1566" w:rsidRDefault="00BF1566" w:rsidP="00061BC7">
            <w:pPr>
              <w:pStyle w:val="-ed9af0e5"/>
              <w:jc w:val="both"/>
              <w:rPr>
                <w:bCs/>
                <w:sz w:val="28"/>
              </w:rPr>
            </w:pPr>
            <w:r>
              <w:rPr>
                <w:rFonts w:hint="eastAsia"/>
                <w:bCs/>
                <w:sz w:val="28"/>
              </w:rPr>
              <w:t>临时分散，用完销毁</w:t>
            </w:r>
          </w:p>
        </w:tc>
        <w:tc>
          <w:tcPr>
            <w:tcW w:w="1145" w:type="dxa"/>
            <w:vAlign w:val="center"/>
          </w:tcPr>
          <w:p w14:paraId="68F5A3AF" w14:textId="77777777" w:rsidR="00BF1566" w:rsidRDefault="00BF1566" w:rsidP="00061BC7">
            <w:pPr>
              <w:pStyle w:val="-ed9af0e5"/>
              <w:jc w:val="both"/>
              <w:rPr>
                <w:bCs/>
                <w:sz w:val="28"/>
              </w:rPr>
            </w:pPr>
            <w:r>
              <w:rPr>
                <w:rFonts w:hint="eastAsia"/>
                <w:bCs/>
                <w:sz w:val="28"/>
              </w:rPr>
              <w:t>临时分散，用完销毁</w:t>
            </w:r>
          </w:p>
        </w:tc>
      </w:tr>
    </w:tbl>
    <w:p w14:paraId="2950DCC3" w14:textId="77777777" w:rsidR="00BF1566" w:rsidRDefault="00BF1566" w:rsidP="00BF1566">
      <w:pPr>
        <w:rPr>
          <w:rFonts w:ascii="仿宋" w:eastAsia="仿宋" w:hAnsi="仿宋" w:cs="仿宋" w:hint="eastAsia"/>
          <w:b/>
          <w:bCs/>
          <w:color w:val="FF0000"/>
          <w:sz w:val="21"/>
          <w:szCs w:val="21"/>
          <w:lang w:eastAsia="zh-CN"/>
        </w:rPr>
      </w:pPr>
    </w:p>
    <w:p w14:paraId="1E31E38F" w14:textId="77777777" w:rsidR="00BF1566" w:rsidRDefault="00BF1566" w:rsidP="00BF1566">
      <w:pPr>
        <w:ind w:firstLineChars="200" w:firstLine="422"/>
        <w:rPr>
          <w:rFonts w:ascii="仿宋" w:eastAsia="仿宋" w:hAnsi="仿宋" w:cs="仿宋" w:hint="eastAsia"/>
          <w:b/>
          <w:bCs/>
          <w:color w:val="FF0000"/>
          <w:sz w:val="21"/>
          <w:szCs w:val="21"/>
          <w:lang w:eastAsia="zh-CN"/>
        </w:rPr>
      </w:pPr>
    </w:p>
    <w:p w14:paraId="7AF399B2" w14:textId="77777777" w:rsidR="00BF1566" w:rsidRPr="00100997" w:rsidRDefault="00BF1566" w:rsidP="00100997">
      <w:pPr>
        <w:keepNext/>
        <w:keepLines/>
        <w:spacing w:before="260" w:after="260" w:line="413" w:lineRule="auto"/>
        <w:outlineLvl w:val="1"/>
        <w:rPr>
          <w:rFonts w:ascii="Arial" w:eastAsia="黑体" w:hAnsi="Arial" w:cs="Times New Roman"/>
          <w:b/>
          <w:sz w:val="32"/>
          <w:lang w:eastAsia="zh-CN"/>
          <w14:ligatures w14:val="none"/>
        </w:rPr>
      </w:pPr>
      <w:bookmarkStart w:id="33" w:name="_Toc167377463"/>
      <w:r w:rsidRPr="00100997">
        <w:rPr>
          <w:rFonts w:ascii="Arial" w:eastAsia="黑体" w:hAnsi="Arial" w:cs="Times New Roman" w:hint="eastAsia"/>
          <w:b/>
          <w:sz w:val="32"/>
          <w:lang w:eastAsia="zh-CN"/>
          <w14:ligatures w14:val="none"/>
        </w:rPr>
        <w:t>5.5</w:t>
      </w:r>
      <w:r w:rsidRPr="00100997">
        <w:rPr>
          <w:rFonts w:ascii="Arial" w:eastAsia="黑体" w:hAnsi="Arial" w:cs="Times New Roman" w:hint="eastAsia"/>
          <w:b/>
          <w:sz w:val="32"/>
          <w:lang w:eastAsia="zh-CN"/>
          <w14:ligatures w14:val="none"/>
        </w:rPr>
        <w:t>密码应用部署</w:t>
      </w:r>
      <w:bookmarkEnd w:id="33"/>
    </w:p>
    <w:p w14:paraId="01EF9120" w14:textId="77777777" w:rsidR="00BF1566" w:rsidRDefault="00BF1566" w:rsidP="00BF1566">
      <w:pPr>
        <w:pStyle w:val="a9"/>
        <w:ind w:left="0" w:firstLineChars="200" w:firstLine="560"/>
        <w:rPr>
          <w:rFonts w:cs="仿宋" w:hint="eastAsia"/>
          <w:lang w:eastAsia="zh-CN"/>
        </w:rPr>
      </w:pPr>
      <w:r>
        <w:rPr>
          <w:rFonts w:cs="仿宋"/>
          <w:lang w:eastAsia="zh-CN"/>
        </w:rPr>
        <w:t>本系统部署和使用了</w:t>
      </w:r>
      <w:r>
        <w:rPr>
          <w:rFonts w:cs="仿宋" w:hint="eastAsia"/>
          <w:lang w:eastAsia="zh-CN"/>
        </w:rPr>
        <w:t>【服务器密码机、签名验签服务器、SSL VPN</w:t>
      </w:r>
      <w:r>
        <w:rPr>
          <w:rFonts w:cs="仿宋"/>
          <w:lang w:eastAsia="zh-CN"/>
        </w:rPr>
        <w:t>安全网关、</w:t>
      </w:r>
      <w:r>
        <w:rPr>
          <w:rFonts w:cs="仿宋" w:hint="eastAsia"/>
          <w:lang w:eastAsia="zh-CN"/>
        </w:rPr>
        <w:t>国密安全密码应用中间件</w:t>
      </w:r>
      <w:r>
        <w:rPr>
          <w:rFonts w:cs="仿宋"/>
          <w:lang w:eastAsia="zh-CN"/>
        </w:rPr>
        <w:t>、USBKey、IPSec VPN、电子签章系统、时间戳服务器</w:t>
      </w:r>
      <w:r>
        <w:rPr>
          <w:rFonts w:cs="仿宋" w:hint="eastAsia"/>
          <w:lang w:eastAsia="zh-CN"/>
        </w:rPr>
        <w:t>】</w:t>
      </w:r>
      <w:r>
        <w:rPr>
          <w:rFonts w:cs="仿宋"/>
          <w:lang w:eastAsia="zh-CN"/>
        </w:rPr>
        <w:t>等密码产品，均</w:t>
      </w:r>
      <w:r>
        <w:rPr>
          <w:rFonts w:cs="仿宋" w:hint="eastAsia"/>
          <w:lang w:eastAsia="zh-CN"/>
        </w:rPr>
        <w:t>具有商用密码产品认证证书，满足</w:t>
      </w:r>
      <w:r>
        <w:rPr>
          <w:rFonts w:cs="仿宋"/>
          <w:lang w:eastAsia="zh-CN"/>
        </w:rPr>
        <w:t>GB/T 37092-2018 《信息安全技术密码模块安全要求》标准</w:t>
      </w:r>
      <w:r>
        <w:rPr>
          <w:rFonts w:cs="仿宋" w:hint="eastAsia"/>
          <w:lang w:eastAsia="zh-CN"/>
        </w:rPr>
        <w:t>二级模块</w:t>
      </w:r>
      <w:r>
        <w:rPr>
          <w:rFonts w:cs="仿宋"/>
          <w:lang w:eastAsia="zh-CN"/>
        </w:rPr>
        <w:t>要求</w:t>
      </w:r>
      <w:r>
        <w:rPr>
          <w:rFonts w:cs="仿宋" w:hint="eastAsia"/>
          <w:lang w:eastAsia="zh-CN"/>
        </w:rPr>
        <w:t>。密码应用部署示意图如下：</w:t>
      </w:r>
    </w:p>
    <w:p w14:paraId="5E9F31B8" w14:textId="77777777" w:rsidR="00BF1566" w:rsidRDefault="00BF1566" w:rsidP="00BF1566">
      <w:pPr>
        <w:pStyle w:val="a9"/>
        <w:ind w:left="0" w:firstLineChars="0" w:firstLine="0"/>
        <w:rPr>
          <w:rFonts w:cs="仿宋" w:hint="eastAsia"/>
          <w:position w:val="-142"/>
          <w:sz w:val="20"/>
          <w:szCs w:val="20"/>
          <w:lang w:eastAsia="zh-CN"/>
        </w:rPr>
      </w:pPr>
      <w:r>
        <w:rPr>
          <w:rFonts w:cs="仿宋" w:hint="eastAsia"/>
          <w:noProof/>
          <w:lang w:eastAsia="zh-CN"/>
        </w:rPr>
        <w:lastRenderedPageBreak/>
        <w:drawing>
          <wp:inline distT="0" distB="0" distL="114300" distR="114300" wp14:anchorId="19DA586C" wp14:editId="687ED4A4">
            <wp:extent cx="5271770" cy="4426585"/>
            <wp:effectExtent l="0" t="0" r="1270" b="8255"/>
            <wp:docPr id="3" name="图片 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1"/>
                    <pic:cNvPicPr>
                      <a:picLocks noChangeAspect="1"/>
                    </pic:cNvPicPr>
                  </pic:nvPicPr>
                  <pic:blipFill>
                    <a:blip r:embed="rId13"/>
                    <a:stretch>
                      <a:fillRect/>
                    </a:stretch>
                  </pic:blipFill>
                  <pic:spPr>
                    <a:xfrm>
                      <a:off x="0" y="0"/>
                      <a:ext cx="5271770" cy="4426585"/>
                    </a:xfrm>
                    <a:prstGeom prst="rect">
                      <a:avLst/>
                    </a:prstGeom>
                  </pic:spPr>
                </pic:pic>
              </a:graphicData>
            </a:graphic>
          </wp:inline>
        </w:drawing>
      </w:r>
    </w:p>
    <w:p w14:paraId="1C43496C" w14:textId="77777777" w:rsidR="00BF1566" w:rsidRDefault="00BF1566" w:rsidP="00BF1566">
      <w:pPr>
        <w:pStyle w:val="a9"/>
        <w:ind w:left="0" w:firstLineChars="200" w:firstLine="562"/>
        <w:jc w:val="center"/>
        <w:rPr>
          <w:rFonts w:cs="仿宋" w:hint="eastAsia"/>
          <w:b/>
          <w:bCs/>
          <w:lang w:eastAsia="zh-CN"/>
        </w:rPr>
      </w:pPr>
      <w:r>
        <w:rPr>
          <w:rFonts w:cs="仿宋" w:hint="eastAsia"/>
          <w:b/>
          <w:bCs/>
          <w:lang w:eastAsia="zh-CN"/>
        </w:rPr>
        <w:t>图3密码部署示意图</w:t>
      </w:r>
    </w:p>
    <w:p w14:paraId="5C647C17" w14:textId="77777777" w:rsidR="00BF1566" w:rsidRDefault="00BF1566" w:rsidP="00BF1566">
      <w:pPr>
        <w:pStyle w:val="ListParagraphec02e1fb"/>
        <w:ind w:left="556" w:firstLineChars="0" w:firstLine="0"/>
      </w:pPr>
    </w:p>
    <w:p w14:paraId="15F95F9E" w14:textId="77777777" w:rsidR="00BF1566" w:rsidRDefault="00BF1566" w:rsidP="00BF1566">
      <w:pPr>
        <w:pStyle w:val="ListParagraphec02e1fb"/>
        <w:numPr>
          <w:ilvl w:val="0"/>
          <w:numId w:val="6"/>
        </w:numPr>
        <w:ind w:firstLineChars="0"/>
      </w:pPr>
      <w:r>
        <w:rPr>
          <w:rFonts w:hint="eastAsia"/>
        </w:rPr>
        <w:t>在</w:t>
      </w:r>
      <w:r>
        <w:rPr>
          <w:rFonts w:hint="eastAsia"/>
        </w:rPr>
        <w:t>PC</w:t>
      </w:r>
      <w:r>
        <w:rPr>
          <w:rFonts w:hint="eastAsia"/>
        </w:rPr>
        <w:t>端配发</w:t>
      </w:r>
      <w:r>
        <w:rPr>
          <w:rFonts w:hint="eastAsia"/>
        </w:rPr>
        <w:t>USBKey</w:t>
      </w:r>
      <w:r>
        <w:rPr>
          <w:rFonts w:hint="eastAsia"/>
        </w:rPr>
        <w:t>智能密码钥匙。授权用户通过</w:t>
      </w:r>
      <w:r>
        <w:rPr>
          <w:rFonts w:hint="eastAsia"/>
        </w:rPr>
        <w:t>PC</w:t>
      </w:r>
      <w:r>
        <w:rPr>
          <w:rFonts w:hint="eastAsia"/>
        </w:rPr>
        <w:t>端登录，采用</w:t>
      </w:r>
      <w:r>
        <w:rPr>
          <w:rFonts w:hint="eastAsia"/>
        </w:rPr>
        <w:t>SM2</w:t>
      </w:r>
      <w:r>
        <w:rPr>
          <w:rFonts w:hint="eastAsia"/>
        </w:rPr>
        <w:t>数字证书认证机制，使用</w:t>
      </w:r>
      <w:r>
        <w:rPr>
          <w:rFonts w:hint="eastAsia"/>
        </w:rPr>
        <w:t>USBKey</w:t>
      </w:r>
      <w:r>
        <w:rPr>
          <w:rFonts w:hint="eastAsia"/>
        </w:rPr>
        <w:t>，与安全通道中的</w:t>
      </w:r>
      <w:r>
        <w:rPr>
          <w:rFonts w:hint="eastAsia"/>
        </w:rPr>
        <w:t>SSL</w:t>
      </w:r>
      <w:r>
        <w:t xml:space="preserve"> </w:t>
      </w:r>
      <w:r>
        <w:rPr>
          <w:rFonts w:hint="eastAsia"/>
        </w:rPr>
        <w:t>VPN</w:t>
      </w:r>
      <w:r>
        <w:rPr>
          <w:rFonts w:hint="eastAsia"/>
        </w:rPr>
        <w:t>安全网关之间，实现单向身份认证，确保授权用户身份的真实性。</w:t>
      </w:r>
    </w:p>
    <w:p w14:paraId="1AD5DB09" w14:textId="77777777" w:rsidR="00BF1566" w:rsidRDefault="00BF1566" w:rsidP="00BF1566">
      <w:pPr>
        <w:pStyle w:val="ListParagraphec02e1fb"/>
        <w:numPr>
          <w:ilvl w:val="0"/>
          <w:numId w:val="6"/>
        </w:numPr>
        <w:ind w:firstLineChars="0"/>
      </w:pPr>
      <w:r>
        <w:rPr>
          <w:rFonts w:hint="eastAsia"/>
        </w:rPr>
        <w:t>安全通道部署</w:t>
      </w:r>
      <w:r>
        <w:rPr>
          <w:rFonts w:hint="eastAsia"/>
        </w:rPr>
        <w:t>SSL</w:t>
      </w:r>
      <w:r>
        <w:t xml:space="preserve"> </w:t>
      </w:r>
      <w:r>
        <w:rPr>
          <w:rFonts w:hint="eastAsia"/>
        </w:rPr>
        <w:t>VPN</w:t>
      </w:r>
      <w:r>
        <w:rPr>
          <w:rFonts w:hint="eastAsia"/>
        </w:rPr>
        <w:t>安全网关，系统运维人员配发智能密码钥匙，由</w:t>
      </w:r>
      <w:r>
        <w:rPr>
          <w:rFonts w:hint="eastAsia"/>
        </w:rPr>
        <w:t>CA</w:t>
      </w:r>
      <w:r>
        <w:rPr>
          <w:rFonts w:hint="eastAsia"/>
        </w:rPr>
        <w:t>机构签发</w:t>
      </w:r>
      <w:r>
        <w:rPr>
          <w:rFonts w:hint="eastAsia"/>
        </w:rPr>
        <w:t>SM2</w:t>
      </w:r>
      <w:r>
        <w:rPr>
          <w:rFonts w:hint="eastAsia"/>
        </w:rPr>
        <w:t>数字证书，实现客户端与</w:t>
      </w:r>
      <w:r>
        <w:rPr>
          <w:rFonts w:hint="eastAsia"/>
        </w:rPr>
        <w:t>SSL</w:t>
      </w:r>
      <w:r>
        <w:t xml:space="preserve"> </w:t>
      </w:r>
      <w:r>
        <w:rPr>
          <w:rFonts w:hint="eastAsia"/>
        </w:rPr>
        <w:t>VPN</w:t>
      </w:r>
      <w:r>
        <w:rPr>
          <w:rFonts w:hint="eastAsia"/>
        </w:rPr>
        <w:t>安全网关之间的单向身份认证。运维人员通过安装</w:t>
      </w:r>
      <w:r>
        <w:rPr>
          <w:rFonts w:hint="eastAsia"/>
        </w:rPr>
        <w:t>SSL</w:t>
      </w:r>
      <w:r>
        <w:t xml:space="preserve"> </w:t>
      </w:r>
      <w:r>
        <w:rPr>
          <w:rFonts w:hint="eastAsia"/>
        </w:rPr>
        <w:t>VPN</w:t>
      </w:r>
      <w:r>
        <w:rPr>
          <w:rFonts w:hint="eastAsia"/>
        </w:rPr>
        <w:t>客户端实现安全接入。</w:t>
      </w:r>
    </w:p>
    <w:p w14:paraId="1940A94F" w14:textId="77777777" w:rsidR="00BF1566" w:rsidRDefault="00BF1566" w:rsidP="00BF1566">
      <w:pPr>
        <w:pStyle w:val="ListParagraphec02e1fb"/>
        <w:numPr>
          <w:ilvl w:val="0"/>
          <w:numId w:val="6"/>
        </w:numPr>
        <w:ind w:firstLineChars="0"/>
      </w:pPr>
      <w:r>
        <w:rPr>
          <w:rFonts w:hint="eastAsia"/>
        </w:rPr>
        <w:t>服务端包括交换机以及密码基础设施区，密码基础设施包括【服务器密码机、签名验签服务器、密钥管理系统、国密安全密码</w:t>
      </w:r>
      <w:r>
        <w:rPr>
          <w:rFonts w:hint="eastAsia"/>
        </w:rPr>
        <w:lastRenderedPageBreak/>
        <w:t>应用中间件】为上层提供各种密码服务：服务器密码机可以提供加解密服务和密钥管理服务；签名验签服务器可以提供签名验签服务，实现身份验证；密钥管理系统通过标准接口和不同密码设备对接，对外提供统一的密钥管理服务；国密安全密码应用中间件可以提供重要数据存储的机密性与完整性保护。</w:t>
      </w:r>
    </w:p>
    <w:p w14:paraId="60AC08A6" w14:textId="77777777" w:rsidR="00BF1566" w:rsidRDefault="00BF1566" w:rsidP="00BF1566">
      <w:pPr>
        <w:pStyle w:val="a9"/>
        <w:ind w:left="0" w:firstLineChars="200" w:firstLine="562"/>
        <w:jc w:val="both"/>
        <w:rPr>
          <w:rFonts w:cs="仿宋" w:hint="eastAsia"/>
          <w:b/>
          <w:bCs/>
          <w:lang w:eastAsia="zh-CN"/>
        </w:rPr>
      </w:pPr>
      <w:r>
        <w:rPr>
          <w:rFonts w:cs="仿宋" w:hint="eastAsia"/>
          <w:b/>
          <w:bCs/>
          <w:lang w:eastAsia="zh-CN"/>
        </w:rPr>
        <w:t>密码软硬件产品：</w:t>
      </w:r>
    </w:p>
    <w:p w14:paraId="42D4B70D" w14:textId="77777777" w:rsidR="00BF1566" w:rsidRDefault="00BF1566" w:rsidP="00BF1566">
      <w:pPr>
        <w:pStyle w:val="a9"/>
        <w:ind w:left="0" w:firstLineChars="200" w:firstLine="560"/>
        <w:jc w:val="both"/>
        <w:rPr>
          <w:rFonts w:cs="仿宋" w:hint="eastAsia"/>
          <w:lang w:eastAsia="zh-CN"/>
        </w:rPr>
      </w:pPr>
      <w:r>
        <w:rPr>
          <w:rFonts w:cs="仿宋" w:hint="eastAsia"/>
          <w:lang w:eastAsia="zh-CN"/>
        </w:rPr>
        <w:t>通过上述分析，该目标系统的密码应用改造所需的密码产品所包括硬件、软件以及相关的服务，如下表所示。</w:t>
      </w:r>
    </w:p>
    <w:tbl>
      <w:tblPr>
        <w:tblStyle w:val="-1a9a1e6d5"/>
        <w:tblpPr w:leftFromText="180" w:rightFromText="180" w:vertAnchor="text" w:horzAnchor="page" w:tblpXSpec="center" w:tblpY="253"/>
        <w:tblOverlap w:val="never"/>
        <w:tblW w:w="9040" w:type="dxa"/>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11"/>
        <w:gridCol w:w="1275"/>
        <w:gridCol w:w="1418"/>
        <w:gridCol w:w="4171"/>
        <w:gridCol w:w="565"/>
        <w:gridCol w:w="1200"/>
      </w:tblGrid>
      <w:tr w:rsidR="00BF1566" w14:paraId="45AF674A" w14:textId="77777777" w:rsidTr="00061B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757F3307" w14:textId="77777777" w:rsidR="00BF1566" w:rsidRDefault="00BF1566" w:rsidP="00061BC7">
            <w:pPr>
              <w:pStyle w:val="-d2369412"/>
              <w:rPr>
                <w:b w:val="0"/>
                <w:bCs/>
                <w:sz w:val="28"/>
              </w:rPr>
            </w:pPr>
            <w:r>
              <w:rPr>
                <w:bCs/>
                <w:sz w:val="28"/>
              </w:rPr>
              <w:t>序号</w:t>
            </w:r>
          </w:p>
        </w:tc>
        <w:tc>
          <w:tcPr>
            <w:tcW w:w="1275" w:type="dxa"/>
            <w:tcBorders>
              <w:tl2br w:val="nil"/>
              <w:tr2bl w:val="nil"/>
            </w:tcBorders>
          </w:tcPr>
          <w:p w14:paraId="2BD5946C" w14:textId="77777777" w:rsidR="00BF1566" w:rsidRDefault="00BF1566" w:rsidP="00061BC7">
            <w:pPr>
              <w:pStyle w:val="-d2369412"/>
              <w:cnfStyle w:val="100000000000" w:firstRow="1" w:lastRow="0" w:firstColumn="0" w:lastColumn="0" w:oddVBand="0" w:evenVBand="0" w:oddHBand="0" w:evenHBand="0" w:firstRowFirstColumn="0" w:firstRowLastColumn="0" w:lastRowFirstColumn="0" w:lastRowLastColumn="0"/>
              <w:rPr>
                <w:b w:val="0"/>
                <w:bCs/>
                <w:sz w:val="28"/>
              </w:rPr>
            </w:pPr>
            <w:r>
              <w:rPr>
                <w:bCs/>
                <w:sz w:val="28"/>
              </w:rPr>
              <w:t>产品名称</w:t>
            </w:r>
          </w:p>
        </w:tc>
        <w:tc>
          <w:tcPr>
            <w:tcW w:w="1418" w:type="dxa"/>
            <w:tcBorders>
              <w:tl2br w:val="nil"/>
              <w:tr2bl w:val="nil"/>
            </w:tcBorders>
          </w:tcPr>
          <w:p w14:paraId="3BABB6E5" w14:textId="77777777" w:rsidR="00BF1566" w:rsidRDefault="00BF1566" w:rsidP="00061BC7">
            <w:pPr>
              <w:pStyle w:val="-d2369412"/>
              <w:cnfStyle w:val="100000000000" w:firstRow="1" w:lastRow="0" w:firstColumn="0" w:lastColumn="0" w:oddVBand="0" w:evenVBand="0" w:oddHBand="0" w:evenHBand="0" w:firstRowFirstColumn="0" w:firstRowLastColumn="0" w:lastRowFirstColumn="0" w:lastRowLastColumn="0"/>
              <w:rPr>
                <w:b w:val="0"/>
                <w:bCs/>
                <w:sz w:val="28"/>
              </w:rPr>
            </w:pPr>
            <w:r>
              <w:rPr>
                <w:bCs/>
                <w:sz w:val="28"/>
              </w:rPr>
              <w:t>部署位置</w:t>
            </w:r>
          </w:p>
        </w:tc>
        <w:tc>
          <w:tcPr>
            <w:tcW w:w="4171" w:type="dxa"/>
            <w:tcBorders>
              <w:tl2br w:val="nil"/>
              <w:tr2bl w:val="nil"/>
            </w:tcBorders>
          </w:tcPr>
          <w:p w14:paraId="459449DB" w14:textId="77777777" w:rsidR="00BF1566" w:rsidRDefault="00BF1566" w:rsidP="00061BC7">
            <w:pPr>
              <w:pStyle w:val="-d2369412"/>
              <w:cnfStyle w:val="100000000000" w:firstRow="1" w:lastRow="0" w:firstColumn="0" w:lastColumn="0" w:oddVBand="0" w:evenVBand="0" w:oddHBand="0" w:evenHBand="0" w:firstRowFirstColumn="0" w:firstRowLastColumn="0" w:lastRowFirstColumn="0" w:lastRowLastColumn="0"/>
              <w:rPr>
                <w:b w:val="0"/>
                <w:bCs/>
                <w:sz w:val="28"/>
              </w:rPr>
            </w:pPr>
            <w:r>
              <w:rPr>
                <w:rFonts w:hint="eastAsia"/>
                <w:bCs/>
                <w:sz w:val="28"/>
              </w:rPr>
              <w:t>主要用途</w:t>
            </w:r>
          </w:p>
        </w:tc>
        <w:tc>
          <w:tcPr>
            <w:tcW w:w="565" w:type="dxa"/>
            <w:tcBorders>
              <w:tl2br w:val="nil"/>
              <w:tr2bl w:val="nil"/>
            </w:tcBorders>
          </w:tcPr>
          <w:p w14:paraId="64E22827" w14:textId="77777777" w:rsidR="00BF1566" w:rsidRDefault="00BF1566" w:rsidP="00061BC7">
            <w:pPr>
              <w:pStyle w:val="-d2369412"/>
              <w:cnfStyle w:val="100000000000" w:firstRow="1" w:lastRow="0" w:firstColumn="0" w:lastColumn="0" w:oddVBand="0" w:evenVBand="0" w:oddHBand="0" w:evenHBand="0" w:firstRowFirstColumn="0" w:firstRowLastColumn="0" w:lastRowFirstColumn="0" w:lastRowLastColumn="0"/>
              <w:rPr>
                <w:b w:val="0"/>
                <w:bCs/>
                <w:sz w:val="28"/>
              </w:rPr>
            </w:pPr>
            <w:r>
              <w:rPr>
                <w:bCs/>
                <w:sz w:val="28"/>
              </w:rPr>
              <w:t>数量</w:t>
            </w:r>
          </w:p>
          <w:p w14:paraId="532B58F4" w14:textId="77777777" w:rsidR="00BF1566" w:rsidRDefault="00BF1566" w:rsidP="00061BC7">
            <w:pPr>
              <w:pStyle w:val="-d2369412"/>
              <w:cnfStyle w:val="100000000000" w:firstRow="1" w:lastRow="0" w:firstColumn="0" w:lastColumn="0" w:oddVBand="0" w:evenVBand="0" w:oddHBand="0" w:evenHBand="0" w:firstRowFirstColumn="0" w:firstRowLastColumn="0" w:lastRowFirstColumn="0" w:lastRowLastColumn="0"/>
              <w:rPr>
                <w:b w:val="0"/>
                <w:bCs/>
                <w:sz w:val="28"/>
              </w:rPr>
            </w:pPr>
            <w:r>
              <w:rPr>
                <w:rFonts w:hint="eastAsia"/>
                <w:bCs/>
                <w:sz w:val="28"/>
                <w:szCs w:val="15"/>
              </w:rPr>
              <w:t>(</w:t>
            </w:r>
            <w:r>
              <w:rPr>
                <w:bCs/>
                <w:sz w:val="28"/>
                <w:szCs w:val="15"/>
              </w:rPr>
              <w:t>台</w:t>
            </w:r>
            <w:r>
              <w:rPr>
                <w:bCs/>
                <w:sz w:val="28"/>
                <w:szCs w:val="15"/>
              </w:rPr>
              <w:t>/</w:t>
            </w:r>
            <w:r>
              <w:rPr>
                <w:bCs/>
                <w:sz w:val="28"/>
                <w:szCs w:val="15"/>
              </w:rPr>
              <w:t>套</w:t>
            </w:r>
            <w:r>
              <w:rPr>
                <w:rFonts w:hint="eastAsia"/>
                <w:bCs/>
                <w:sz w:val="28"/>
                <w:szCs w:val="15"/>
              </w:rPr>
              <w:t>)</w:t>
            </w:r>
          </w:p>
        </w:tc>
        <w:tc>
          <w:tcPr>
            <w:tcW w:w="1200" w:type="dxa"/>
            <w:tcBorders>
              <w:tl2br w:val="nil"/>
              <w:tr2bl w:val="nil"/>
            </w:tcBorders>
          </w:tcPr>
          <w:p w14:paraId="41005AFD" w14:textId="77777777" w:rsidR="00BF1566" w:rsidRDefault="00BF1566" w:rsidP="00061BC7">
            <w:pPr>
              <w:pStyle w:val="-d2369412"/>
              <w:cnfStyle w:val="100000000000" w:firstRow="1" w:lastRow="0" w:firstColumn="0" w:lastColumn="0" w:oddVBand="0" w:evenVBand="0" w:oddHBand="0" w:evenHBand="0" w:firstRowFirstColumn="0" w:firstRowLastColumn="0" w:lastRowFirstColumn="0" w:lastRowLastColumn="0"/>
              <w:rPr>
                <w:b w:val="0"/>
                <w:bCs/>
                <w:sz w:val="28"/>
              </w:rPr>
            </w:pPr>
            <w:r>
              <w:rPr>
                <w:rFonts w:hint="eastAsia"/>
                <w:bCs/>
                <w:sz w:val="28"/>
              </w:rPr>
              <w:t>备注</w:t>
            </w:r>
          </w:p>
        </w:tc>
      </w:tr>
      <w:tr w:rsidR="00BF1566" w14:paraId="3FD9B7FF"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751A5161" w14:textId="77777777" w:rsidR="00BF1566" w:rsidRDefault="00BF1566" w:rsidP="00061BC7">
            <w:pPr>
              <w:pStyle w:val="-d2369412"/>
              <w:jc w:val="both"/>
              <w:rPr>
                <w:bCs/>
                <w:sz w:val="28"/>
              </w:rPr>
            </w:pPr>
            <w:r>
              <w:rPr>
                <w:bCs/>
                <w:sz w:val="28"/>
              </w:rPr>
              <w:t>1</w:t>
            </w:r>
          </w:p>
        </w:tc>
        <w:tc>
          <w:tcPr>
            <w:tcW w:w="1275" w:type="dxa"/>
            <w:tcBorders>
              <w:tl2br w:val="nil"/>
              <w:tr2bl w:val="nil"/>
            </w:tcBorders>
          </w:tcPr>
          <w:p w14:paraId="0DB0EBBB"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服务器密码机</w:t>
            </w:r>
          </w:p>
        </w:tc>
        <w:tc>
          <w:tcPr>
            <w:tcW w:w="1418" w:type="dxa"/>
            <w:tcBorders>
              <w:tl2br w:val="nil"/>
              <w:tr2bl w:val="nil"/>
            </w:tcBorders>
          </w:tcPr>
          <w:p w14:paraId="57501137"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密码资源池</w:t>
            </w:r>
          </w:p>
        </w:tc>
        <w:tc>
          <w:tcPr>
            <w:tcW w:w="4171" w:type="dxa"/>
            <w:tcBorders>
              <w:tl2br w:val="nil"/>
              <w:tr2bl w:val="nil"/>
            </w:tcBorders>
          </w:tcPr>
          <w:p w14:paraId="35B1523C"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提供身份鉴别，保证关键业务信息的真实性、完整性和不可否认性</w:t>
            </w:r>
          </w:p>
        </w:tc>
        <w:tc>
          <w:tcPr>
            <w:tcW w:w="565" w:type="dxa"/>
            <w:tcBorders>
              <w:tl2br w:val="nil"/>
              <w:tr2bl w:val="nil"/>
            </w:tcBorders>
          </w:tcPr>
          <w:p w14:paraId="6EAC86CF"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6BBCAA2F"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08A4276E"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1E749345" w14:textId="77777777" w:rsidR="00BF1566" w:rsidRDefault="00BF1566" w:rsidP="00061BC7">
            <w:pPr>
              <w:pStyle w:val="-d2369412"/>
              <w:jc w:val="both"/>
              <w:rPr>
                <w:bCs/>
                <w:sz w:val="28"/>
              </w:rPr>
            </w:pPr>
            <w:r>
              <w:rPr>
                <w:rFonts w:hint="eastAsia"/>
                <w:bCs/>
                <w:sz w:val="28"/>
              </w:rPr>
              <w:t>2</w:t>
            </w:r>
          </w:p>
        </w:tc>
        <w:tc>
          <w:tcPr>
            <w:tcW w:w="1275" w:type="dxa"/>
            <w:tcBorders>
              <w:tl2br w:val="nil"/>
              <w:tr2bl w:val="nil"/>
            </w:tcBorders>
          </w:tcPr>
          <w:p w14:paraId="79428B8A"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签名验签服务器</w:t>
            </w:r>
          </w:p>
        </w:tc>
        <w:tc>
          <w:tcPr>
            <w:tcW w:w="1418" w:type="dxa"/>
            <w:tcBorders>
              <w:tl2br w:val="nil"/>
              <w:tr2bl w:val="nil"/>
            </w:tcBorders>
          </w:tcPr>
          <w:p w14:paraId="08F0264C"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密码资源池</w:t>
            </w:r>
          </w:p>
        </w:tc>
        <w:tc>
          <w:tcPr>
            <w:tcW w:w="4171" w:type="dxa"/>
            <w:tcBorders>
              <w:tl2br w:val="nil"/>
              <w:tr2bl w:val="nil"/>
            </w:tcBorders>
          </w:tcPr>
          <w:p w14:paraId="7FF9DA24"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提供身份鉴别，保证关键业务信息的真实性、完整性和不可否认性</w:t>
            </w:r>
          </w:p>
        </w:tc>
        <w:tc>
          <w:tcPr>
            <w:tcW w:w="565" w:type="dxa"/>
            <w:tcBorders>
              <w:tl2br w:val="nil"/>
              <w:tr2bl w:val="nil"/>
            </w:tcBorders>
          </w:tcPr>
          <w:p w14:paraId="2F32A18C"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446C451C"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725D5FF6"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1C895BCA" w14:textId="77777777" w:rsidR="00BF1566" w:rsidRDefault="00BF1566" w:rsidP="00061BC7">
            <w:pPr>
              <w:pStyle w:val="-d2369412"/>
              <w:jc w:val="both"/>
              <w:rPr>
                <w:bCs/>
                <w:sz w:val="28"/>
              </w:rPr>
            </w:pPr>
            <w:r>
              <w:rPr>
                <w:rFonts w:hint="eastAsia"/>
                <w:bCs/>
                <w:sz w:val="28"/>
              </w:rPr>
              <w:t>3</w:t>
            </w:r>
          </w:p>
        </w:tc>
        <w:tc>
          <w:tcPr>
            <w:tcW w:w="1275" w:type="dxa"/>
            <w:tcBorders>
              <w:tl2br w:val="nil"/>
              <w:tr2bl w:val="nil"/>
            </w:tcBorders>
          </w:tcPr>
          <w:p w14:paraId="5C930A08"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国密安全密码应用中间件</w:t>
            </w:r>
          </w:p>
        </w:tc>
        <w:tc>
          <w:tcPr>
            <w:tcW w:w="1418" w:type="dxa"/>
            <w:tcBorders>
              <w:tl2br w:val="nil"/>
              <w:tr2bl w:val="nil"/>
            </w:tcBorders>
          </w:tcPr>
          <w:p w14:paraId="0FF4B0D9"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密码资源池</w:t>
            </w:r>
          </w:p>
        </w:tc>
        <w:tc>
          <w:tcPr>
            <w:tcW w:w="4171" w:type="dxa"/>
            <w:tcBorders>
              <w:tl2br w:val="nil"/>
              <w:tr2bl w:val="nil"/>
            </w:tcBorders>
          </w:tcPr>
          <w:p w14:paraId="39312370"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向下对接不同厂商的各类异构密码设备，向上提供统一的密码服务接口</w:t>
            </w:r>
          </w:p>
        </w:tc>
        <w:tc>
          <w:tcPr>
            <w:tcW w:w="565" w:type="dxa"/>
            <w:tcBorders>
              <w:tl2br w:val="nil"/>
              <w:tr2bl w:val="nil"/>
            </w:tcBorders>
          </w:tcPr>
          <w:p w14:paraId="2D2958C7"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263FA303"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778B3B1A"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03375137" w14:textId="77777777" w:rsidR="00BF1566" w:rsidRDefault="00BF1566" w:rsidP="00061BC7">
            <w:pPr>
              <w:pStyle w:val="-d2369412"/>
              <w:jc w:val="both"/>
              <w:rPr>
                <w:bCs/>
                <w:sz w:val="28"/>
              </w:rPr>
            </w:pPr>
            <w:r>
              <w:rPr>
                <w:rFonts w:hint="eastAsia"/>
                <w:bCs/>
                <w:sz w:val="28"/>
              </w:rPr>
              <w:t>4</w:t>
            </w:r>
          </w:p>
        </w:tc>
        <w:tc>
          <w:tcPr>
            <w:tcW w:w="1275" w:type="dxa"/>
            <w:tcBorders>
              <w:tl2br w:val="nil"/>
              <w:tr2bl w:val="nil"/>
            </w:tcBorders>
          </w:tcPr>
          <w:p w14:paraId="7C334D5F"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密钥管理系统</w:t>
            </w:r>
          </w:p>
        </w:tc>
        <w:tc>
          <w:tcPr>
            <w:tcW w:w="1418" w:type="dxa"/>
            <w:tcBorders>
              <w:tl2br w:val="nil"/>
              <w:tr2bl w:val="nil"/>
            </w:tcBorders>
          </w:tcPr>
          <w:p w14:paraId="572C1DAA"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密码资源池</w:t>
            </w:r>
          </w:p>
        </w:tc>
        <w:tc>
          <w:tcPr>
            <w:tcW w:w="4171" w:type="dxa"/>
            <w:tcBorders>
              <w:tl2br w:val="nil"/>
              <w:tr2bl w:val="nil"/>
            </w:tcBorders>
          </w:tcPr>
          <w:p w14:paraId="527ADFBE"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通过标准接口和不同密码设备对接，对外提供统一的密钥管理服务</w:t>
            </w:r>
          </w:p>
        </w:tc>
        <w:tc>
          <w:tcPr>
            <w:tcW w:w="565" w:type="dxa"/>
            <w:tcBorders>
              <w:tl2br w:val="nil"/>
              <w:tr2bl w:val="nil"/>
            </w:tcBorders>
          </w:tcPr>
          <w:p w14:paraId="4EE665D2"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77DD1568"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57415E10"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33674C42" w14:textId="77777777" w:rsidR="00BF1566" w:rsidRDefault="00BF1566" w:rsidP="00061BC7">
            <w:pPr>
              <w:pStyle w:val="-d2369412"/>
              <w:jc w:val="both"/>
              <w:rPr>
                <w:bCs/>
                <w:sz w:val="28"/>
              </w:rPr>
            </w:pPr>
            <w:r>
              <w:rPr>
                <w:rFonts w:hint="eastAsia"/>
                <w:bCs/>
                <w:sz w:val="28"/>
              </w:rPr>
              <w:t>5</w:t>
            </w:r>
          </w:p>
        </w:tc>
        <w:tc>
          <w:tcPr>
            <w:tcW w:w="1275" w:type="dxa"/>
            <w:tcBorders>
              <w:tl2br w:val="nil"/>
              <w:tr2bl w:val="nil"/>
            </w:tcBorders>
          </w:tcPr>
          <w:p w14:paraId="1CE5448A" w14:textId="77777777" w:rsidR="00BF1566" w:rsidRDefault="00BF1566" w:rsidP="00061BC7">
            <w:pPr>
              <w:pStyle w:val="-ed9af0e5"/>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国密数字证书</w:t>
            </w:r>
          </w:p>
        </w:tc>
        <w:tc>
          <w:tcPr>
            <w:tcW w:w="1418" w:type="dxa"/>
            <w:tcBorders>
              <w:tl2br w:val="nil"/>
              <w:tr2bl w:val="nil"/>
            </w:tcBorders>
          </w:tcPr>
          <w:p w14:paraId="22831D54" w14:textId="77777777" w:rsidR="00BF1566" w:rsidRDefault="00BF1566" w:rsidP="00061BC7">
            <w:pPr>
              <w:pStyle w:val="-ed9af0e5"/>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智能密码钥匙</w:t>
            </w:r>
          </w:p>
        </w:tc>
        <w:tc>
          <w:tcPr>
            <w:tcW w:w="4171" w:type="dxa"/>
            <w:tcBorders>
              <w:tl2br w:val="nil"/>
              <w:tr2bl w:val="nil"/>
            </w:tcBorders>
          </w:tcPr>
          <w:p w14:paraId="1B08E607" w14:textId="77777777" w:rsidR="00BF1566" w:rsidRDefault="00BF1566" w:rsidP="00061BC7">
            <w:pPr>
              <w:pStyle w:val="-ed9af0e5"/>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为系统提供基于密码技术的服务区分、标识、鉴别参与方身份</w:t>
            </w:r>
            <w:r>
              <w:rPr>
                <w:rFonts w:hint="eastAsia"/>
                <w:bCs/>
                <w:sz w:val="28"/>
              </w:rPr>
              <w:t>/</w:t>
            </w:r>
            <w:r>
              <w:rPr>
                <w:rFonts w:hint="eastAsia"/>
                <w:bCs/>
                <w:sz w:val="28"/>
              </w:rPr>
              <w:t>身份认证、电子签名</w:t>
            </w:r>
            <w:r>
              <w:rPr>
                <w:rFonts w:hint="eastAsia"/>
                <w:bCs/>
                <w:sz w:val="28"/>
              </w:rPr>
              <w:t>/</w:t>
            </w:r>
            <w:r>
              <w:rPr>
                <w:rFonts w:hint="eastAsia"/>
                <w:bCs/>
                <w:sz w:val="28"/>
              </w:rPr>
              <w:t>数据加密</w:t>
            </w:r>
          </w:p>
        </w:tc>
        <w:tc>
          <w:tcPr>
            <w:tcW w:w="565" w:type="dxa"/>
            <w:tcBorders>
              <w:tl2br w:val="nil"/>
              <w:tr2bl w:val="nil"/>
            </w:tcBorders>
          </w:tcPr>
          <w:p w14:paraId="3F6D4B19"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5EE6CC88"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05CF6CD4"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01C271CB" w14:textId="77777777" w:rsidR="00BF1566" w:rsidRDefault="00BF1566" w:rsidP="00061BC7">
            <w:pPr>
              <w:pStyle w:val="-d2369412"/>
              <w:jc w:val="both"/>
              <w:rPr>
                <w:bCs/>
                <w:sz w:val="28"/>
              </w:rPr>
            </w:pPr>
            <w:r>
              <w:rPr>
                <w:rFonts w:hint="eastAsia"/>
                <w:bCs/>
                <w:sz w:val="28"/>
              </w:rPr>
              <w:t>6</w:t>
            </w:r>
          </w:p>
        </w:tc>
        <w:tc>
          <w:tcPr>
            <w:tcW w:w="1275" w:type="dxa"/>
            <w:tcBorders>
              <w:tl2br w:val="nil"/>
              <w:tr2bl w:val="nil"/>
            </w:tcBorders>
          </w:tcPr>
          <w:p w14:paraId="1B943464"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智能密码钥匙</w:t>
            </w:r>
          </w:p>
        </w:tc>
        <w:tc>
          <w:tcPr>
            <w:tcW w:w="1418" w:type="dxa"/>
            <w:tcBorders>
              <w:tl2br w:val="nil"/>
              <w:tr2bl w:val="nil"/>
            </w:tcBorders>
          </w:tcPr>
          <w:p w14:paraId="1FAAAA49"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用户及运维人员</w:t>
            </w:r>
            <w:r>
              <w:rPr>
                <w:rFonts w:hint="eastAsia"/>
                <w:bCs/>
                <w:sz w:val="28"/>
              </w:rPr>
              <w:t>PC</w:t>
            </w:r>
            <w:r>
              <w:rPr>
                <w:rFonts w:hint="eastAsia"/>
                <w:bCs/>
                <w:sz w:val="28"/>
              </w:rPr>
              <w:t>端</w:t>
            </w:r>
          </w:p>
        </w:tc>
        <w:tc>
          <w:tcPr>
            <w:tcW w:w="4171" w:type="dxa"/>
            <w:tcBorders>
              <w:tl2br w:val="nil"/>
              <w:tr2bl w:val="nil"/>
            </w:tcBorders>
          </w:tcPr>
          <w:p w14:paraId="715387B6"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用于</w:t>
            </w:r>
            <w:r>
              <w:rPr>
                <w:rFonts w:hint="eastAsia"/>
                <w:bCs/>
                <w:sz w:val="28"/>
              </w:rPr>
              <w:t>PC</w:t>
            </w:r>
            <w:r>
              <w:rPr>
                <w:rFonts w:hint="eastAsia"/>
                <w:bCs/>
                <w:sz w:val="28"/>
              </w:rPr>
              <w:t>端登录，实现登录人员的安全身份鉴别，防止非授权人员登录</w:t>
            </w:r>
          </w:p>
        </w:tc>
        <w:tc>
          <w:tcPr>
            <w:tcW w:w="565" w:type="dxa"/>
            <w:tcBorders>
              <w:tl2br w:val="nil"/>
              <w:tr2bl w:val="nil"/>
            </w:tcBorders>
          </w:tcPr>
          <w:p w14:paraId="2C8A3F1D"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4EA407E3"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3AEF9137"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018EC0EF" w14:textId="77777777" w:rsidR="00BF1566" w:rsidRDefault="00BF1566" w:rsidP="00061BC7">
            <w:pPr>
              <w:pStyle w:val="-d2369412"/>
              <w:jc w:val="both"/>
              <w:rPr>
                <w:bCs/>
                <w:sz w:val="28"/>
              </w:rPr>
            </w:pPr>
            <w:r>
              <w:rPr>
                <w:rFonts w:hint="eastAsia"/>
                <w:bCs/>
                <w:sz w:val="28"/>
              </w:rPr>
              <w:t>7</w:t>
            </w:r>
          </w:p>
        </w:tc>
        <w:tc>
          <w:tcPr>
            <w:tcW w:w="1275" w:type="dxa"/>
            <w:tcBorders>
              <w:tl2br w:val="nil"/>
              <w:tr2bl w:val="nil"/>
            </w:tcBorders>
          </w:tcPr>
          <w:p w14:paraId="5C8C41FA"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SSL VPN</w:t>
            </w:r>
            <w:r>
              <w:rPr>
                <w:rFonts w:hint="eastAsia"/>
                <w:bCs/>
                <w:color w:val="000000"/>
                <w:sz w:val="28"/>
              </w:rPr>
              <w:lastRenderedPageBreak/>
              <w:t>安全网关</w:t>
            </w:r>
          </w:p>
        </w:tc>
        <w:tc>
          <w:tcPr>
            <w:tcW w:w="1418" w:type="dxa"/>
            <w:tcBorders>
              <w:tl2br w:val="nil"/>
              <w:tr2bl w:val="nil"/>
            </w:tcBorders>
          </w:tcPr>
          <w:p w14:paraId="0BCBF3A9"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lastRenderedPageBreak/>
              <w:t>网络接入</w:t>
            </w:r>
            <w:r>
              <w:rPr>
                <w:rFonts w:hint="eastAsia"/>
                <w:bCs/>
                <w:sz w:val="28"/>
              </w:rPr>
              <w:lastRenderedPageBreak/>
              <w:t>区</w:t>
            </w:r>
          </w:p>
        </w:tc>
        <w:tc>
          <w:tcPr>
            <w:tcW w:w="4171" w:type="dxa"/>
            <w:tcBorders>
              <w:tl2br w:val="nil"/>
              <w:tr2bl w:val="nil"/>
            </w:tcBorders>
          </w:tcPr>
          <w:p w14:paraId="2A4F3F30"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lastRenderedPageBreak/>
              <w:t>基于国密</w:t>
            </w:r>
            <w:r>
              <w:rPr>
                <w:rFonts w:hint="eastAsia"/>
                <w:bCs/>
                <w:sz w:val="28"/>
              </w:rPr>
              <w:t>SSL</w:t>
            </w:r>
            <w:r>
              <w:rPr>
                <w:rFonts w:hint="eastAsia"/>
                <w:bCs/>
                <w:sz w:val="28"/>
              </w:rPr>
              <w:t>协议保证移动端、</w:t>
            </w:r>
            <w:r>
              <w:rPr>
                <w:rFonts w:hint="eastAsia"/>
                <w:bCs/>
                <w:sz w:val="28"/>
              </w:rPr>
              <w:lastRenderedPageBreak/>
              <w:t>PC</w:t>
            </w:r>
            <w:r>
              <w:rPr>
                <w:rFonts w:hint="eastAsia"/>
                <w:bCs/>
                <w:sz w:val="28"/>
              </w:rPr>
              <w:t>端与站点之间构建安全通道的设备</w:t>
            </w:r>
          </w:p>
        </w:tc>
        <w:tc>
          <w:tcPr>
            <w:tcW w:w="565" w:type="dxa"/>
            <w:tcBorders>
              <w:tl2br w:val="nil"/>
              <w:tr2bl w:val="nil"/>
            </w:tcBorders>
          </w:tcPr>
          <w:p w14:paraId="3D37CF08"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210E4165"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202FA2F8"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13A2B670" w14:textId="77777777" w:rsidR="00BF1566" w:rsidRDefault="00BF1566" w:rsidP="00061BC7">
            <w:pPr>
              <w:pStyle w:val="-d2369412"/>
              <w:jc w:val="both"/>
              <w:rPr>
                <w:bCs/>
                <w:sz w:val="28"/>
              </w:rPr>
            </w:pPr>
            <w:r>
              <w:rPr>
                <w:rFonts w:hint="eastAsia"/>
                <w:bCs/>
                <w:sz w:val="28"/>
              </w:rPr>
              <w:t>8</w:t>
            </w:r>
          </w:p>
        </w:tc>
        <w:tc>
          <w:tcPr>
            <w:tcW w:w="1275" w:type="dxa"/>
            <w:tcBorders>
              <w:tl2br w:val="nil"/>
              <w:tr2bl w:val="nil"/>
            </w:tcBorders>
          </w:tcPr>
          <w:p w14:paraId="643D96CA"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color w:val="000000"/>
                <w:sz w:val="28"/>
              </w:rPr>
            </w:pPr>
            <w:r>
              <w:rPr>
                <w:rFonts w:hint="eastAsia"/>
                <w:bCs/>
                <w:color w:val="000000"/>
                <w:sz w:val="28"/>
              </w:rPr>
              <w:t>IPSec VPN</w:t>
            </w:r>
            <w:r>
              <w:rPr>
                <w:rFonts w:hint="eastAsia"/>
                <w:bCs/>
                <w:color w:val="000000"/>
                <w:sz w:val="28"/>
              </w:rPr>
              <w:t>安全网关</w:t>
            </w:r>
          </w:p>
        </w:tc>
        <w:tc>
          <w:tcPr>
            <w:tcW w:w="1418" w:type="dxa"/>
            <w:tcBorders>
              <w:tl2br w:val="nil"/>
              <w:tr2bl w:val="nil"/>
            </w:tcBorders>
          </w:tcPr>
          <w:p w14:paraId="29CEB4C0"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网络接入区</w:t>
            </w:r>
          </w:p>
        </w:tc>
        <w:tc>
          <w:tcPr>
            <w:tcW w:w="4171" w:type="dxa"/>
            <w:tcBorders>
              <w:tl2br w:val="nil"/>
              <w:tr2bl w:val="nil"/>
            </w:tcBorders>
          </w:tcPr>
          <w:p w14:paraId="79F8FCC4"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为进行数据灾备的通信双方进行双向</w:t>
            </w:r>
            <w:r>
              <w:rPr>
                <w:rFonts w:hint="eastAsia"/>
                <w:bCs/>
                <w:sz w:val="28"/>
              </w:rPr>
              <w:t xml:space="preserve"> </w:t>
            </w:r>
            <w:r>
              <w:rPr>
                <w:rFonts w:hint="eastAsia"/>
                <w:bCs/>
                <w:sz w:val="28"/>
              </w:rPr>
              <w:t>身份鉴别，</w:t>
            </w:r>
            <w:r>
              <w:rPr>
                <w:rFonts w:hint="eastAsia"/>
                <w:bCs/>
                <w:sz w:val="28"/>
              </w:rPr>
              <w:t xml:space="preserve"> </w:t>
            </w:r>
            <w:r>
              <w:rPr>
                <w:rFonts w:hint="eastAsia"/>
                <w:bCs/>
                <w:sz w:val="28"/>
              </w:rPr>
              <w:t>对数据</w:t>
            </w:r>
            <w:r>
              <w:rPr>
                <w:rFonts w:hint="eastAsia"/>
                <w:bCs/>
                <w:sz w:val="28"/>
              </w:rPr>
              <w:t xml:space="preserve"> </w:t>
            </w:r>
            <w:r>
              <w:rPr>
                <w:rFonts w:hint="eastAsia"/>
                <w:bCs/>
                <w:sz w:val="28"/>
              </w:rPr>
              <w:t>备份传输通道进行</w:t>
            </w:r>
            <w:r>
              <w:rPr>
                <w:rFonts w:hint="eastAsia"/>
                <w:bCs/>
                <w:sz w:val="28"/>
              </w:rPr>
              <w:t xml:space="preserve"> </w:t>
            </w:r>
            <w:r>
              <w:rPr>
                <w:rFonts w:hint="eastAsia"/>
                <w:bCs/>
                <w:sz w:val="28"/>
              </w:rPr>
              <w:t>传输机密性、</w:t>
            </w:r>
            <w:r>
              <w:rPr>
                <w:rFonts w:hint="eastAsia"/>
                <w:bCs/>
                <w:sz w:val="28"/>
              </w:rPr>
              <w:t xml:space="preserve"> </w:t>
            </w:r>
            <w:r>
              <w:rPr>
                <w:rFonts w:hint="eastAsia"/>
                <w:bCs/>
                <w:sz w:val="28"/>
              </w:rPr>
              <w:t>完整性保护</w:t>
            </w:r>
          </w:p>
        </w:tc>
        <w:tc>
          <w:tcPr>
            <w:tcW w:w="565" w:type="dxa"/>
            <w:tcBorders>
              <w:tl2br w:val="nil"/>
              <w:tr2bl w:val="nil"/>
            </w:tcBorders>
          </w:tcPr>
          <w:p w14:paraId="6005F54B"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5FA03575"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r>
    </w:tbl>
    <w:p w14:paraId="593A463C" w14:textId="77777777" w:rsidR="00967D64" w:rsidRDefault="00967D64">
      <w:pPr>
        <w:rPr>
          <w:rFonts w:hint="eastAsia"/>
          <w:lang w:eastAsia="zh-CN"/>
        </w:rPr>
      </w:pPr>
    </w:p>
    <w:sectPr w:rsidR="00967D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EB6F3E" w14:textId="77777777" w:rsidR="00A716AB" w:rsidRDefault="00A716AB" w:rsidP="00BF1566">
      <w:pPr>
        <w:rPr>
          <w:rFonts w:hint="eastAsia"/>
        </w:rPr>
      </w:pPr>
      <w:r>
        <w:separator/>
      </w:r>
    </w:p>
  </w:endnote>
  <w:endnote w:type="continuationSeparator" w:id="0">
    <w:p w14:paraId="690DF121" w14:textId="77777777" w:rsidR="00A716AB" w:rsidRDefault="00A716AB" w:rsidP="00BF1566">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仿宋">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E19411" w14:textId="77777777" w:rsidR="00A716AB" w:rsidRDefault="00A716AB" w:rsidP="00BF1566">
      <w:pPr>
        <w:rPr>
          <w:rFonts w:hint="eastAsia"/>
        </w:rPr>
      </w:pPr>
      <w:r>
        <w:separator/>
      </w:r>
    </w:p>
  </w:footnote>
  <w:footnote w:type="continuationSeparator" w:id="0">
    <w:p w14:paraId="53986ABD" w14:textId="77777777" w:rsidR="00A716AB" w:rsidRDefault="00A716AB" w:rsidP="00BF1566">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5695B9B"/>
    <w:multiLevelType w:val="multilevel"/>
    <w:tmpl w:val="85695B9B"/>
    <w:lvl w:ilvl="0">
      <w:start w:val="1"/>
      <w:numFmt w:val="decimal"/>
      <w:suff w:val="nothing"/>
      <w:lvlText w:val="%1)"/>
      <w:lvlJc w:val="left"/>
      <w:pPr>
        <w:ind w:left="0"/>
      </w:pPr>
      <w:rPr>
        <w:rFonts w:ascii="仿宋" w:eastAsia="仿宋" w:hAnsi="仿宋" w:cs="仿宋" w:hint="default"/>
        <w:b w:val="0"/>
        <w:bCs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AE34731D"/>
    <w:multiLevelType w:val="multilevel"/>
    <w:tmpl w:val="AE34731D"/>
    <w:lvl w:ilvl="0">
      <w:start w:val="1"/>
      <w:numFmt w:val="decimal"/>
      <w:suff w:val="nothing"/>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 w15:restartNumberingAfterBreak="0">
    <w:nsid w:val="B66DE247"/>
    <w:multiLevelType w:val="singleLevel"/>
    <w:tmpl w:val="D1462828"/>
    <w:lvl w:ilvl="0">
      <w:start w:val="5"/>
      <w:numFmt w:val="decimal"/>
      <w:pStyle w:val="1"/>
      <w:lvlText w:val="%1."/>
      <w:lvlJc w:val="left"/>
      <w:pPr>
        <w:tabs>
          <w:tab w:val="num" w:pos="312"/>
        </w:tabs>
        <w:ind w:left="0" w:firstLine="0"/>
      </w:pPr>
      <w:rPr>
        <w:rFonts w:hint="eastAsia"/>
      </w:rPr>
    </w:lvl>
  </w:abstractNum>
  <w:abstractNum w:abstractNumId="3" w15:restartNumberingAfterBreak="0">
    <w:nsid w:val="D8874265"/>
    <w:multiLevelType w:val="singleLevel"/>
    <w:tmpl w:val="D8874265"/>
    <w:lvl w:ilvl="0">
      <w:start w:val="1"/>
      <w:numFmt w:val="chineseCounting"/>
      <w:suff w:val="nothing"/>
      <w:lvlText w:val="（%1）"/>
      <w:lvlJc w:val="left"/>
      <w:pPr>
        <w:ind w:left="0" w:firstLine="420"/>
      </w:pPr>
      <w:rPr>
        <w:rFonts w:hint="eastAsia"/>
      </w:rPr>
    </w:lvl>
  </w:abstractNum>
  <w:abstractNum w:abstractNumId="4" w15:restartNumberingAfterBreak="0">
    <w:nsid w:val="DAA5F455"/>
    <w:multiLevelType w:val="singleLevel"/>
    <w:tmpl w:val="DAA5F455"/>
    <w:lvl w:ilvl="0">
      <w:start w:val="1"/>
      <w:numFmt w:val="decimal"/>
      <w:suff w:val="nothing"/>
      <w:lvlText w:val="%1、"/>
      <w:lvlJc w:val="left"/>
    </w:lvl>
  </w:abstractNum>
  <w:abstractNum w:abstractNumId="5" w15:restartNumberingAfterBreak="0">
    <w:nsid w:val="337762D2"/>
    <w:multiLevelType w:val="multilevel"/>
    <w:tmpl w:val="337762D2"/>
    <w:lvl w:ilvl="0">
      <w:start w:val="1"/>
      <w:numFmt w:val="decimal"/>
      <w:suff w:val="nothing"/>
      <w:lvlText w:val="%1)"/>
      <w:lvlJc w:val="left"/>
      <w:pPr>
        <w:ind w:left="0"/>
      </w:pPr>
      <w:rPr>
        <w:rFonts w:ascii="仿宋" w:eastAsia="仿宋" w:hAnsi="仿宋" w:cs="仿宋" w:hint="default"/>
        <w:b w:val="0"/>
        <w:bCs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5AB81B62"/>
    <w:multiLevelType w:val="hybridMultilevel"/>
    <w:tmpl w:val="4E581944"/>
    <w:lvl w:ilvl="0" w:tplc="FD7E4D48">
      <w:start w:val="1"/>
      <w:numFmt w:val="decimal"/>
      <w:lvlText w:val="%1)"/>
      <w:lvlJc w:val="left"/>
      <w:pPr>
        <w:ind w:left="848" w:hanging="288"/>
      </w:pPr>
      <w:rPr>
        <w:rFonts w:hint="default"/>
      </w:r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num w:numId="1" w16cid:durableId="478034718">
    <w:abstractNumId w:val="2"/>
  </w:num>
  <w:num w:numId="2" w16cid:durableId="1333141777">
    <w:abstractNumId w:val="4"/>
  </w:num>
  <w:num w:numId="3" w16cid:durableId="1312054577">
    <w:abstractNumId w:val="5"/>
  </w:num>
  <w:num w:numId="4" w16cid:durableId="341007184">
    <w:abstractNumId w:val="3"/>
  </w:num>
  <w:num w:numId="5" w16cid:durableId="1774863084">
    <w:abstractNumId w:val="0"/>
  </w:num>
  <w:num w:numId="6" w16cid:durableId="1911497709">
    <w:abstractNumId w:val="1"/>
  </w:num>
  <w:num w:numId="7" w16cid:durableId="1751582916">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30997">
    <w15:presenceInfo w15:providerId="AD" w15:userId="S::e30997@1.365of.vip::f9a2c3bd-8c14-4909-b307-941e023d32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47FF0"/>
    <w:rsid w:val="00043D2C"/>
    <w:rsid w:val="000729B4"/>
    <w:rsid w:val="00100997"/>
    <w:rsid w:val="00153A0A"/>
    <w:rsid w:val="002271DC"/>
    <w:rsid w:val="00270C22"/>
    <w:rsid w:val="002F31C1"/>
    <w:rsid w:val="00330C68"/>
    <w:rsid w:val="004A0EEC"/>
    <w:rsid w:val="00527779"/>
    <w:rsid w:val="005A07D7"/>
    <w:rsid w:val="005A26B9"/>
    <w:rsid w:val="00607656"/>
    <w:rsid w:val="00644CDA"/>
    <w:rsid w:val="006A19D8"/>
    <w:rsid w:val="006F119E"/>
    <w:rsid w:val="007834DA"/>
    <w:rsid w:val="007A1CFE"/>
    <w:rsid w:val="00957992"/>
    <w:rsid w:val="00967D64"/>
    <w:rsid w:val="00970BBB"/>
    <w:rsid w:val="0098754F"/>
    <w:rsid w:val="00A47FF0"/>
    <w:rsid w:val="00A716AB"/>
    <w:rsid w:val="00B15FA5"/>
    <w:rsid w:val="00B54A71"/>
    <w:rsid w:val="00BF1566"/>
    <w:rsid w:val="00C0124E"/>
    <w:rsid w:val="00C1377C"/>
    <w:rsid w:val="00C704CA"/>
    <w:rsid w:val="00CB6E84"/>
    <w:rsid w:val="00D355BE"/>
    <w:rsid w:val="00DB6D38"/>
    <w:rsid w:val="00DD0516"/>
    <w:rsid w:val="00DF5D14"/>
    <w:rsid w:val="00E129BC"/>
    <w:rsid w:val="00E74EC8"/>
    <w:rsid w:val="00E9518A"/>
    <w:rsid w:val="00EC2E4E"/>
    <w:rsid w:val="00FA2A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71BEA"/>
  <w15:chartTrackingRefBased/>
  <w15:docId w15:val="{EC0116F3-2E58-4370-9CB8-EE8AA565E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1"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uiPriority w:val="1"/>
    <w:qFormat/>
    <w:rsid w:val="00BF1566"/>
    <w:pPr>
      <w:widowControl w:val="0"/>
    </w:pPr>
    <w:rPr>
      <w:kern w:val="0"/>
      <w:sz w:val="22"/>
      <w:lang w:eastAsia="en-US"/>
    </w:rPr>
  </w:style>
  <w:style w:type="paragraph" w:styleId="1">
    <w:name w:val="heading 1"/>
    <w:basedOn w:val="a"/>
    <w:next w:val="a"/>
    <w:link w:val="10"/>
    <w:autoRedefine/>
    <w:qFormat/>
    <w:rsid w:val="00BF1566"/>
    <w:pPr>
      <w:keepNext/>
      <w:keepLines/>
      <w:numPr>
        <w:numId w:val="1"/>
      </w:numPr>
      <w:tabs>
        <w:tab w:val="clear" w:pos="312"/>
      </w:tabs>
      <w:spacing w:before="340" w:after="330" w:line="576" w:lineRule="auto"/>
      <w:outlineLvl w:val="0"/>
    </w:pPr>
    <w:rPr>
      <w:b/>
      <w:kern w:val="44"/>
      <w:sz w:val="44"/>
    </w:rPr>
  </w:style>
  <w:style w:type="paragraph" w:styleId="2">
    <w:name w:val="heading 2"/>
    <w:basedOn w:val="a"/>
    <w:next w:val="a"/>
    <w:link w:val="20"/>
    <w:autoRedefine/>
    <w:unhideWhenUsed/>
    <w:qFormat/>
    <w:rsid w:val="00BF1566"/>
    <w:pPr>
      <w:keepNext/>
      <w:keepLines/>
      <w:spacing w:before="260" w:after="260" w:line="413" w:lineRule="auto"/>
      <w:outlineLvl w:val="1"/>
    </w:pPr>
    <w:rPr>
      <w:rFonts w:ascii="Arial" w:eastAsia="黑体" w:hAnsi="Arial"/>
      <w:b/>
      <w:sz w:val="32"/>
    </w:rPr>
  </w:style>
  <w:style w:type="paragraph" w:styleId="3">
    <w:name w:val="heading 3"/>
    <w:basedOn w:val="a"/>
    <w:next w:val="a"/>
    <w:link w:val="30"/>
    <w:autoRedefine/>
    <w:unhideWhenUsed/>
    <w:qFormat/>
    <w:rsid w:val="00BF1566"/>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1566"/>
    <w:pPr>
      <w:tabs>
        <w:tab w:val="center" w:pos="4153"/>
        <w:tab w:val="right" w:pos="8306"/>
      </w:tabs>
      <w:snapToGrid w:val="0"/>
      <w:jc w:val="center"/>
    </w:pPr>
    <w:rPr>
      <w:sz w:val="18"/>
      <w:szCs w:val="18"/>
    </w:rPr>
  </w:style>
  <w:style w:type="character" w:customStyle="1" w:styleId="a4">
    <w:name w:val="页眉 字符"/>
    <w:basedOn w:val="a0"/>
    <w:link w:val="a3"/>
    <w:uiPriority w:val="99"/>
    <w:rsid w:val="00BF1566"/>
    <w:rPr>
      <w:sz w:val="18"/>
      <w:szCs w:val="18"/>
    </w:rPr>
  </w:style>
  <w:style w:type="paragraph" w:styleId="a5">
    <w:name w:val="footer"/>
    <w:basedOn w:val="a"/>
    <w:link w:val="a6"/>
    <w:uiPriority w:val="99"/>
    <w:unhideWhenUsed/>
    <w:rsid w:val="00BF1566"/>
    <w:pPr>
      <w:tabs>
        <w:tab w:val="center" w:pos="4153"/>
        <w:tab w:val="right" w:pos="8306"/>
      </w:tabs>
      <w:snapToGrid w:val="0"/>
    </w:pPr>
    <w:rPr>
      <w:sz w:val="18"/>
      <w:szCs w:val="18"/>
    </w:rPr>
  </w:style>
  <w:style w:type="character" w:customStyle="1" w:styleId="a6">
    <w:name w:val="页脚 字符"/>
    <w:basedOn w:val="a0"/>
    <w:link w:val="a5"/>
    <w:uiPriority w:val="99"/>
    <w:rsid w:val="00BF1566"/>
    <w:rPr>
      <w:sz w:val="18"/>
      <w:szCs w:val="18"/>
    </w:rPr>
  </w:style>
  <w:style w:type="character" w:customStyle="1" w:styleId="10">
    <w:name w:val="标题 1 字符"/>
    <w:basedOn w:val="a0"/>
    <w:link w:val="1"/>
    <w:rsid w:val="00BF1566"/>
    <w:rPr>
      <w:b/>
      <w:kern w:val="44"/>
      <w:sz w:val="44"/>
      <w:lang w:eastAsia="en-US"/>
    </w:rPr>
  </w:style>
  <w:style w:type="character" w:customStyle="1" w:styleId="20">
    <w:name w:val="标题 2 字符"/>
    <w:basedOn w:val="a0"/>
    <w:link w:val="2"/>
    <w:rsid w:val="00BF1566"/>
    <w:rPr>
      <w:rFonts w:ascii="Arial" w:eastAsia="黑体" w:hAnsi="Arial"/>
      <w:b/>
      <w:kern w:val="0"/>
      <w:sz w:val="32"/>
      <w:lang w:eastAsia="en-US"/>
    </w:rPr>
  </w:style>
  <w:style w:type="character" w:customStyle="1" w:styleId="30">
    <w:name w:val="标题 3 字符"/>
    <w:basedOn w:val="a0"/>
    <w:link w:val="3"/>
    <w:rsid w:val="00BF1566"/>
    <w:rPr>
      <w:b/>
      <w:kern w:val="0"/>
      <w:sz w:val="32"/>
      <w:lang w:eastAsia="en-US"/>
    </w:rPr>
  </w:style>
  <w:style w:type="paragraph" w:styleId="a7">
    <w:name w:val="Body Text"/>
    <w:basedOn w:val="a"/>
    <w:link w:val="a8"/>
    <w:uiPriority w:val="99"/>
    <w:semiHidden/>
    <w:unhideWhenUsed/>
    <w:rsid w:val="00BF1566"/>
    <w:pPr>
      <w:spacing w:after="120"/>
    </w:pPr>
  </w:style>
  <w:style w:type="character" w:customStyle="1" w:styleId="a8">
    <w:name w:val="正文文本 字符"/>
    <w:basedOn w:val="a0"/>
    <w:link w:val="a7"/>
    <w:uiPriority w:val="99"/>
    <w:semiHidden/>
    <w:rsid w:val="00BF1566"/>
    <w:rPr>
      <w:kern w:val="0"/>
      <w:sz w:val="22"/>
      <w:lang w:eastAsia="en-US"/>
      <w14:ligatures w14:val="none"/>
    </w:rPr>
  </w:style>
  <w:style w:type="paragraph" w:styleId="a9">
    <w:name w:val="Body Text First Indent"/>
    <w:basedOn w:val="a7"/>
    <w:link w:val="aa"/>
    <w:autoRedefine/>
    <w:uiPriority w:val="99"/>
    <w:unhideWhenUsed/>
    <w:qFormat/>
    <w:rsid w:val="00BF1566"/>
    <w:pPr>
      <w:spacing w:after="0"/>
      <w:ind w:left="122" w:firstLineChars="100" w:firstLine="420"/>
    </w:pPr>
    <w:rPr>
      <w:rFonts w:ascii="仿宋" w:eastAsia="仿宋" w:hAnsi="仿宋"/>
      <w:sz w:val="28"/>
      <w:szCs w:val="28"/>
    </w:rPr>
  </w:style>
  <w:style w:type="character" w:customStyle="1" w:styleId="aa">
    <w:name w:val="正文文本首行缩进 字符"/>
    <w:basedOn w:val="a8"/>
    <w:link w:val="a9"/>
    <w:uiPriority w:val="99"/>
    <w:rsid w:val="00BF1566"/>
    <w:rPr>
      <w:rFonts w:ascii="仿宋" w:eastAsia="仿宋" w:hAnsi="仿宋"/>
      <w:kern w:val="0"/>
      <w:sz w:val="28"/>
      <w:szCs w:val="28"/>
      <w:lang w:eastAsia="en-US"/>
      <w14:ligatures w14:val="none"/>
    </w:rPr>
  </w:style>
  <w:style w:type="table" w:styleId="ab">
    <w:name w:val="Table Grid"/>
    <w:basedOn w:val="a1"/>
    <w:autoRedefine/>
    <w:qFormat/>
    <w:rsid w:val="00BF1566"/>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autoRedefine/>
    <w:semiHidden/>
    <w:unhideWhenUsed/>
    <w:qFormat/>
    <w:rsid w:val="00BF1566"/>
    <w:rPr>
      <w:rFonts w:ascii="Times New Roman" w:eastAsia="宋体" w:hAnsi="Times New Roman" w:cs="Times New Roman"/>
      <w:kern w:val="0"/>
      <w:sz w:val="20"/>
      <w:szCs w:val="20"/>
    </w:rPr>
    <w:tblPr>
      <w:tblCellMar>
        <w:top w:w="0" w:type="dxa"/>
        <w:left w:w="0" w:type="dxa"/>
        <w:bottom w:w="0" w:type="dxa"/>
        <w:right w:w="0" w:type="dxa"/>
      </w:tblCellMar>
    </w:tblPr>
  </w:style>
  <w:style w:type="paragraph" w:customStyle="1" w:styleId="Normal158b0944">
    <w:name w:val="Normal158b0944"/>
    <w:autoRedefine/>
    <w:qFormat/>
    <w:rsid w:val="00BF1566"/>
    <w:pPr>
      <w:widowControl w:val="0"/>
      <w:autoSpaceDE w:val="0"/>
      <w:autoSpaceDN w:val="0"/>
      <w:adjustRightInd w:val="0"/>
      <w:snapToGrid w:val="0"/>
      <w:spacing w:line="360" w:lineRule="auto"/>
      <w:ind w:firstLineChars="200" w:firstLine="200"/>
      <w:jc w:val="both"/>
    </w:pPr>
    <w:rPr>
      <w:rFonts w:ascii="Times New Roman" w:eastAsia="仿宋" w:hAnsi="Times New Roman"/>
      <w:kern w:val="0"/>
      <w:sz w:val="28"/>
      <w:szCs w:val="20"/>
    </w:rPr>
  </w:style>
  <w:style w:type="paragraph" w:customStyle="1" w:styleId="Normalbe11a1a4">
    <w:name w:val="Normalbe11a1a4"/>
    <w:autoRedefine/>
    <w:qFormat/>
    <w:rsid w:val="00BF1566"/>
    <w:pPr>
      <w:widowControl w:val="0"/>
      <w:autoSpaceDE w:val="0"/>
      <w:autoSpaceDN w:val="0"/>
      <w:adjustRightInd w:val="0"/>
      <w:snapToGrid w:val="0"/>
      <w:spacing w:line="360" w:lineRule="auto"/>
      <w:ind w:firstLineChars="200" w:firstLine="200"/>
      <w:jc w:val="both"/>
    </w:pPr>
    <w:rPr>
      <w:rFonts w:ascii="Times New Roman" w:eastAsia="仿宋" w:hAnsi="Times New Roman"/>
      <w:kern w:val="0"/>
      <w:sz w:val="28"/>
      <w:szCs w:val="20"/>
    </w:rPr>
  </w:style>
  <w:style w:type="paragraph" w:customStyle="1" w:styleId="Normal3f050afc">
    <w:name w:val="Normal3f050afc"/>
    <w:autoRedefine/>
    <w:qFormat/>
    <w:rsid w:val="00BF1566"/>
    <w:pPr>
      <w:widowControl w:val="0"/>
      <w:autoSpaceDE w:val="0"/>
      <w:autoSpaceDN w:val="0"/>
      <w:adjustRightInd w:val="0"/>
      <w:snapToGrid w:val="0"/>
      <w:spacing w:line="360" w:lineRule="auto"/>
      <w:ind w:firstLineChars="200" w:firstLine="200"/>
      <w:jc w:val="both"/>
    </w:pPr>
    <w:rPr>
      <w:rFonts w:ascii="Times New Roman" w:eastAsia="仿宋" w:hAnsi="Times New Roman"/>
      <w:kern w:val="0"/>
      <w:sz w:val="28"/>
      <w:szCs w:val="20"/>
    </w:rPr>
  </w:style>
  <w:style w:type="paragraph" w:customStyle="1" w:styleId="-ed9af0e5">
    <w:name w:val="密-表格正文ed9af0e5"/>
    <w:basedOn w:val="a"/>
    <w:autoRedefine/>
    <w:qFormat/>
    <w:rsid w:val="00BF1566"/>
    <w:pPr>
      <w:autoSpaceDE w:val="0"/>
      <w:autoSpaceDN w:val="0"/>
      <w:adjustRightInd w:val="0"/>
      <w:snapToGrid w:val="0"/>
      <w:jc w:val="center"/>
    </w:pPr>
    <w:rPr>
      <w:rFonts w:ascii="Times New Roman" w:eastAsia="仿宋" w:hAnsi="Times New Roman"/>
      <w:sz w:val="24"/>
      <w:szCs w:val="20"/>
      <w:lang w:eastAsia="zh-CN"/>
    </w:rPr>
  </w:style>
  <w:style w:type="table" w:customStyle="1" w:styleId="TableGrid6f65ee42">
    <w:name w:val="Table Grid6f65ee42"/>
    <w:basedOn w:val="a1"/>
    <w:autoRedefine/>
    <w:qFormat/>
    <w:rsid w:val="00BF1566"/>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ec02e1fb">
    <w:name w:val="List Paragraphec02e1fb"/>
    <w:basedOn w:val="Normal158b0944"/>
    <w:autoRedefine/>
    <w:uiPriority w:val="34"/>
    <w:qFormat/>
    <w:rsid w:val="00BF1566"/>
    <w:pPr>
      <w:ind w:firstLine="420"/>
    </w:pPr>
  </w:style>
  <w:style w:type="paragraph" w:customStyle="1" w:styleId="-d2369412">
    <w:name w:val="密-表格正文d2369412"/>
    <w:basedOn w:val="a"/>
    <w:qFormat/>
    <w:rsid w:val="00BF1566"/>
    <w:pPr>
      <w:autoSpaceDE w:val="0"/>
      <w:autoSpaceDN w:val="0"/>
      <w:adjustRightInd w:val="0"/>
      <w:snapToGrid w:val="0"/>
      <w:jc w:val="center"/>
    </w:pPr>
    <w:rPr>
      <w:rFonts w:ascii="Times New Roman" w:eastAsia="仿宋" w:hAnsi="Times New Roman"/>
      <w:sz w:val="24"/>
      <w:szCs w:val="20"/>
      <w:lang w:eastAsia="zh-CN"/>
    </w:rPr>
  </w:style>
  <w:style w:type="table" w:customStyle="1" w:styleId="-1a9a1e6d5">
    <w:name w:val="密-表格样式1a9a1e6d5"/>
    <w:basedOn w:val="a1"/>
    <w:autoRedefine/>
    <w:uiPriority w:val="99"/>
    <w:qFormat/>
    <w:rsid w:val="00BF1566"/>
    <w:pPr>
      <w:autoSpaceDE w:val="0"/>
      <w:autoSpaceDN w:val="0"/>
      <w:adjustRightInd w:val="0"/>
      <w:snapToGrid w:val="0"/>
      <w:jc w:val="center"/>
    </w:pPr>
    <w:rPr>
      <w:rFonts w:ascii="Times New Roman" w:eastAsia="宋体" w:hAnsi="Times New Roman" w:cs="Times New Roman"/>
      <w:kern w:val="0"/>
      <w:sz w:val="24"/>
      <w:szCs w:val="20"/>
    </w:rPr>
    <w:tblPr>
      <w:jc w:val="cente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ac">
    <w:name w:val="List Paragraph"/>
    <w:basedOn w:val="a"/>
    <w:uiPriority w:val="34"/>
    <w:qFormat/>
    <w:rsid w:val="00153A0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microsoft.com/office/2011/relationships/people" Target="peop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32</Pages>
  <Words>2101</Words>
  <Characters>11982</Characters>
  <Application>Microsoft Office Word</Application>
  <DocSecurity>0</DocSecurity>
  <Lines>99</Lines>
  <Paragraphs>28</Paragraphs>
  <ScaleCrop>false</ScaleCrop>
  <Company>P R C</Company>
  <LinksUpToDate>false</LinksUpToDate>
  <CharactersWithSpaces>14055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晓轩 胡</dc:creator>
  <cp:keywords/>
  <dc:description/>
  <cp:lastModifiedBy>钰尧 周</cp:lastModifiedBy>
  <cp:revision>11</cp:revision>
  <dcterms:created xsi:type="dcterms:W3CDTF">2024-06-12T07:59:00Z</dcterms:created>
  <dcterms:modified xsi:type="dcterms:W3CDTF">2024-08-12T02:41:00Z</dcterms:modified>
</cp:coreProperties>
</file>